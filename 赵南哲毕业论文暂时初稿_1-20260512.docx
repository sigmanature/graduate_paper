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163A32" w14:textId="77777777" w:rsidR="00481C32" w:rsidRDefault="00481C32" w:rsidP="001C5344">
      <w:pPr>
        <w:ind w:firstLineChars="150" w:firstLine="660"/>
        <w:rPr>
          <w:sz w:val="44"/>
          <w:szCs w:val="44"/>
        </w:rPr>
      </w:pPr>
    </w:p>
    <w:p w14:paraId="4FC3740B" w14:textId="77777777" w:rsidR="00481C32" w:rsidRPr="00D46637" w:rsidRDefault="00481C32" w:rsidP="001C5344">
      <w:pPr>
        <w:ind w:firstLineChars="150" w:firstLine="330"/>
        <w:rPr>
          <w:rFonts w:ascii="方正行楷简体" w:eastAsia="方正行楷简体"/>
          <w:sz w:val="44"/>
          <w:szCs w:val="44"/>
          <w:lang w:eastAsia="zh-CN"/>
        </w:rPr>
      </w:pPr>
      <w:r>
        <w:rPr>
          <w:noProof/>
          <w:lang w:eastAsia="zh-CN"/>
        </w:rPr>
        <w:drawing>
          <wp:anchor distT="0" distB="0" distL="114300" distR="114300" simplePos="0" relativeHeight="251658240" behindDoc="0" locked="0" layoutInCell="1" allowOverlap="1" wp14:anchorId="30B3E2DB" wp14:editId="0012A76E">
            <wp:simplePos x="0" y="0"/>
            <wp:positionH relativeFrom="column">
              <wp:posOffset>1390650</wp:posOffset>
            </wp:positionH>
            <wp:positionV relativeFrom="paragraph">
              <wp:posOffset>62865</wp:posOffset>
            </wp:positionV>
            <wp:extent cx="2552700" cy="58102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44"/>
          <w:szCs w:val="44"/>
          <w:lang w:eastAsia="zh-CN"/>
        </w:rPr>
        <w:t xml:space="preserve">                     </w:t>
      </w:r>
    </w:p>
    <w:p w14:paraId="1847A8B5" w14:textId="77777777" w:rsidR="00481C32" w:rsidRDefault="00481C32">
      <w:pPr>
        <w:rPr>
          <w:sz w:val="44"/>
          <w:szCs w:val="44"/>
          <w:lang w:eastAsia="zh-CN"/>
        </w:rPr>
      </w:pPr>
    </w:p>
    <w:p w14:paraId="101FF203" w14:textId="77777777" w:rsidR="00481C32" w:rsidRDefault="00481C32">
      <w:pPr>
        <w:rPr>
          <w:sz w:val="44"/>
          <w:szCs w:val="44"/>
          <w:lang w:eastAsia="zh-CN"/>
        </w:rPr>
      </w:pPr>
    </w:p>
    <w:p w14:paraId="349410CB" w14:textId="77777777" w:rsidR="00481C32" w:rsidRPr="00D46637" w:rsidRDefault="00481C32" w:rsidP="001C5344">
      <w:pPr>
        <w:jc w:val="center"/>
        <w:rPr>
          <w:rFonts w:ascii="华文楷体" w:eastAsia="华文楷体" w:hAnsi="华文楷体"/>
          <w:sz w:val="52"/>
          <w:szCs w:val="52"/>
          <w:lang w:eastAsia="zh-CN"/>
        </w:rPr>
      </w:pPr>
      <w:r w:rsidRPr="00645A0E">
        <w:rPr>
          <w:rFonts w:hint="eastAsia"/>
          <w:noProof/>
          <w:sz w:val="30"/>
          <w:szCs w:val="30"/>
          <w:lang w:eastAsia="zh-CN"/>
        </w:rPr>
        <mc:AlternateContent>
          <mc:Choice Requires="wps">
            <w:drawing>
              <wp:anchor distT="0" distB="0" distL="114300" distR="114300" simplePos="0" relativeHeight="251656192" behindDoc="0" locked="0" layoutInCell="1" allowOverlap="1" wp14:anchorId="66ADDF74" wp14:editId="376263B2">
                <wp:simplePos x="0" y="0"/>
                <wp:positionH relativeFrom="column">
                  <wp:posOffset>800100</wp:posOffset>
                </wp:positionH>
                <wp:positionV relativeFrom="paragraph">
                  <wp:posOffset>396240</wp:posOffset>
                </wp:positionV>
                <wp:extent cx="914400" cy="0"/>
                <wp:effectExtent l="9525" t="7620" r="9525" b="1143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5B64E" id="Line 4"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1.2pt" to="1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WW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"/>
            </w:pict>
          </mc:Fallback>
        </mc:AlternateContent>
      </w:r>
      <w:r>
        <w:rPr>
          <w:rFonts w:hint="eastAsia"/>
          <w:sz w:val="48"/>
          <w:szCs w:val="48"/>
          <w:lang w:eastAsia="zh-CN"/>
        </w:rPr>
        <w:t xml:space="preserve">     2026   </w:t>
      </w:r>
      <w:r w:rsidRPr="00D46637">
        <w:rPr>
          <w:rFonts w:ascii="华文楷体" w:eastAsia="华文楷体" w:hAnsi="华文楷体" w:hint="eastAsia"/>
          <w:sz w:val="52"/>
          <w:szCs w:val="52"/>
          <w:lang w:eastAsia="zh-CN"/>
        </w:rPr>
        <w:t>届毕业设计（论文）</w:t>
      </w:r>
    </w:p>
    <w:p w14:paraId="2F54FBF6" w14:textId="77777777" w:rsidR="00481C32" w:rsidRDefault="00481C32">
      <w:pPr>
        <w:rPr>
          <w:sz w:val="28"/>
          <w:szCs w:val="28"/>
          <w:lang w:eastAsia="zh-CN"/>
        </w:rPr>
      </w:pPr>
    </w:p>
    <w:p w14:paraId="6A52D964" w14:textId="77777777" w:rsidR="00481C32" w:rsidRDefault="00481C32">
      <w:pPr>
        <w:rPr>
          <w:sz w:val="28"/>
          <w:szCs w:val="28"/>
          <w:lang w:eastAsia="zh-CN"/>
        </w:rPr>
      </w:pPr>
    </w:p>
    <w:p w14:paraId="076AC70B" w14:textId="77777777" w:rsidR="00481C32" w:rsidRDefault="00481C32">
      <w:pPr>
        <w:rPr>
          <w:sz w:val="28"/>
          <w:szCs w:val="28"/>
          <w:lang w:eastAsia="zh-CN"/>
        </w:rPr>
      </w:pPr>
    </w:p>
    <w:p w14:paraId="2662B230" w14:textId="1C9748BC" w:rsidR="00481C32" w:rsidRPr="00481C32" w:rsidRDefault="00481C32" w:rsidP="00481C32">
      <w:pPr>
        <w:spacing w:line="240" w:lineRule="auto"/>
        <w:jc w:val="center"/>
        <w:rPr>
          <w:rFonts w:ascii="宋体" w:eastAsia="宋体" w:hAnsi="宋体"/>
          <w:color w:val="000000"/>
          <w:sz w:val="24"/>
          <w:lang w:eastAsia="zh-CN"/>
        </w:rPr>
      </w:pPr>
      <w:commentRangeStart w:id="0"/>
      <w:r w:rsidRPr="00481C32">
        <w:rPr>
          <w:rFonts w:ascii="宋体" w:eastAsia="宋体" w:hAnsi="宋体" w:hint="eastAsia"/>
          <w:sz w:val="32"/>
          <w:szCs w:val="32"/>
          <w:lang w:eastAsia="zh-CN"/>
        </w:rPr>
        <w:t>题    目：</w:t>
      </w:r>
      <w:r w:rsidR="007B65EE" w:rsidRPr="007B65EE">
        <w:rPr>
          <w:rFonts w:ascii="宋体" w:eastAsia="宋体" w:hAnsi="宋体" w:hint="eastAsia"/>
          <w:color w:val="000000"/>
          <w:sz w:val="32"/>
          <w:szCs w:val="32"/>
          <w:lang w:eastAsia="zh-CN"/>
        </w:rPr>
        <w:t>面向</w:t>
      </w:r>
      <w:r w:rsidR="007B65EE" w:rsidRPr="007B65EE">
        <w:rPr>
          <w:rFonts w:ascii="宋体" w:eastAsia="宋体" w:hAnsi="宋体"/>
          <w:color w:val="000000"/>
          <w:sz w:val="32"/>
          <w:szCs w:val="32"/>
          <w:lang w:eastAsia="zh-CN"/>
        </w:rPr>
        <w:t>F2FS</w:t>
      </w:r>
      <w:r w:rsidR="007B65EE" w:rsidRPr="007B65EE">
        <w:rPr>
          <w:rFonts w:ascii="宋体" w:eastAsia="宋体" w:hAnsi="宋体" w:hint="eastAsia"/>
          <w:color w:val="000000"/>
          <w:sz w:val="32"/>
          <w:szCs w:val="32"/>
          <w:lang w:eastAsia="zh-CN"/>
        </w:rPr>
        <w:t>文件系统的</w:t>
      </w:r>
      <w:r w:rsidRPr="00481C32">
        <w:rPr>
          <w:rFonts w:ascii="宋体" w:eastAsia="宋体" w:hAnsi="宋体"/>
          <w:color w:val="000000"/>
          <w:sz w:val="24"/>
          <w:lang w:eastAsia="zh-CN"/>
        </w:rPr>
        <w:t xml:space="preserve"> </w:t>
      </w:r>
    </w:p>
    <w:p w14:paraId="335A8FF7" w14:textId="10E70089" w:rsidR="00481C32" w:rsidRPr="007B65EE" w:rsidRDefault="00481C32" w:rsidP="00481C32">
      <w:pPr>
        <w:spacing w:line="240" w:lineRule="auto"/>
        <w:jc w:val="center"/>
        <w:rPr>
          <w:rFonts w:ascii="宋体" w:eastAsia="宋体" w:hAnsi="宋体"/>
          <w:sz w:val="28"/>
          <w:szCs w:val="28"/>
          <w:lang w:eastAsia="zh-CN"/>
        </w:rPr>
      </w:pPr>
      <w:r w:rsidRPr="00481C32">
        <w:rPr>
          <w:rFonts w:ascii="宋体" w:eastAsia="宋体" w:hAnsi="宋体" w:hint="eastAsia"/>
          <w:noProof/>
          <w:sz w:val="32"/>
          <w:szCs w:val="32"/>
          <w:lang w:eastAsia="zh-CN"/>
        </w:rPr>
        <mc:AlternateContent>
          <mc:Choice Requires="wps">
            <w:drawing>
              <wp:anchor distT="0" distB="0" distL="114300" distR="114300" simplePos="0" relativeHeight="251661312" behindDoc="0" locked="0" layoutInCell="1" allowOverlap="1" wp14:anchorId="5497831F" wp14:editId="7549B242">
                <wp:simplePos x="0" y="0"/>
                <wp:positionH relativeFrom="column">
                  <wp:posOffset>1947228</wp:posOffset>
                </wp:positionH>
                <wp:positionV relativeFrom="paragraph">
                  <wp:posOffset>233045</wp:posOffset>
                </wp:positionV>
                <wp:extent cx="1943100"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2C614BA" id="Line 5"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53.35pt,18.35pt" to="306.3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PM4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p6ExvXAEBldrZUBs9qxez1fS7Q0pXLVEHHhm+XgykZSEjeZMSNs4A/r7/rBnEkKPXsU3n&#10;xnYBEhqAzlGNy10NfvaIwmG2yJ+y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"/>
            </w:pict>
          </mc:Fallback>
        </mc:AlternateContent>
      </w:r>
      <w:r w:rsidRPr="00481C32">
        <w:rPr>
          <w:rFonts w:ascii="宋体" w:eastAsia="宋体" w:hAnsi="宋体" w:hint="eastAsia"/>
          <w:color w:val="000000"/>
          <w:sz w:val="24"/>
          <w:lang w:eastAsia="zh-CN"/>
        </w:rPr>
        <w:t xml:space="preserve">         </w:t>
      </w:r>
      <w:r w:rsidR="007B65EE" w:rsidRPr="007B65EE">
        <w:rPr>
          <w:rFonts w:ascii="宋体" w:eastAsia="宋体" w:hAnsi="宋体"/>
          <w:color w:val="000000"/>
          <w:sz w:val="28"/>
          <w:szCs w:val="28"/>
          <w:lang w:eastAsia="zh-CN"/>
        </w:rPr>
        <w:t>Large Folios</w:t>
      </w:r>
      <w:r w:rsidR="007B65EE" w:rsidRPr="007B65EE">
        <w:rPr>
          <w:rFonts w:ascii="宋体" w:eastAsia="宋体" w:hAnsi="宋体" w:hint="eastAsia"/>
          <w:color w:val="000000"/>
          <w:sz w:val="28"/>
          <w:szCs w:val="28"/>
          <w:lang w:eastAsia="zh-CN"/>
        </w:rPr>
        <w:t>机制研究与实现</w:t>
      </w:r>
    </w:p>
    <w:p w14:paraId="3451B6DF" w14:textId="5068CAB5" w:rsidR="00481C32" w:rsidRPr="00481C32" w:rsidRDefault="00481C32" w:rsidP="00481C32">
      <w:pPr>
        <w:spacing w:line="240" w:lineRule="auto"/>
        <w:ind w:firstLineChars="550" w:firstLine="1760"/>
        <w:rPr>
          <w:rFonts w:ascii="宋体" w:eastAsia="宋体" w:hAnsi="宋体"/>
          <w:sz w:val="32"/>
          <w:szCs w:val="32"/>
          <w:lang w:eastAsia="zh-CN"/>
        </w:rPr>
      </w:pPr>
      <w:r w:rsidRPr="00481C32">
        <w:rPr>
          <w:rFonts w:ascii="宋体" w:eastAsia="宋体" w:hAnsi="宋体" w:hint="eastAsia"/>
          <w:noProof/>
          <w:sz w:val="32"/>
          <w:szCs w:val="32"/>
          <w:lang w:eastAsia="zh-CN"/>
        </w:rPr>
        <mc:AlternateContent>
          <mc:Choice Requires="wps">
            <w:drawing>
              <wp:anchor distT="0" distB="0" distL="114300" distR="114300" simplePos="0" relativeHeight="251654144" behindDoc="0" locked="0" layoutInCell="1" allowOverlap="1" wp14:anchorId="0F4E59F6" wp14:editId="75284CB5">
                <wp:simplePos x="0" y="0"/>
                <wp:positionH relativeFrom="column">
                  <wp:posOffset>1909445</wp:posOffset>
                </wp:positionH>
                <wp:positionV relativeFrom="paragraph">
                  <wp:posOffset>281623</wp:posOffset>
                </wp:positionV>
                <wp:extent cx="1943100" cy="0"/>
                <wp:effectExtent l="0" t="0" r="0" b="0"/>
                <wp:wrapNone/>
                <wp:docPr id="1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4DA8A" id="Line 6"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35pt,22.2pt" to="303.3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e/3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"/>
            </w:pict>
          </mc:Fallback>
        </mc:AlternateContent>
      </w:r>
      <w:r w:rsidRPr="00481C32">
        <w:rPr>
          <w:rFonts w:ascii="宋体" w:eastAsia="宋体" w:hAnsi="宋体" w:hint="eastAsia"/>
          <w:sz w:val="32"/>
          <w:szCs w:val="32"/>
          <w:lang w:eastAsia="zh-CN"/>
        </w:rPr>
        <w:t>专    业：   人工智能</w:t>
      </w:r>
    </w:p>
    <w:p w14:paraId="3DE14F12" w14:textId="2F39418C" w:rsidR="00481C32" w:rsidRPr="00481C32" w:rsidRDefault="00481C32" w:rsidP="00481C32">
      <w:pPr>
        <w:spacing w:line="240" w:lineRule="auto"/>
        <w:ind w:firstLineChars="550" w:firstLine="1760"/>
        <w:rPr>
          <w:rFonts w:ascii="宋体" w:eastAsia="宋体" w:hAnsi="宋体"/>
          <w:sz w:val="32"/>
          <w:szCs w:val="32"/>
          <w:lang w:eastAsia="zh-CN"/>
        </w:rPr>
      </w:pPr>
      <w:r w:rsidRPr="00481C32">
        <w:rPr>
          <w:rFonts w:ascii="宋体" w:eastAsia="宋体" w:hAnsi="宋体" w:hint="eastAsia"/>
          <w:noProof/>
          <w:sz w:val="32"/>
          <w:szCs w:val="32"/>
          <w:lang w:eastAsia="zh-CN"/>
        </w:rPr>
        <mc:AlternateContent>
          <mc:Choice Requires="wps">
            <w:drawing>
              <wp:anchor distT="0" distB="0" distL="114300" distR="114300" simplePos="0" relativeHeight="251655168" behindDoc="0" locked="0" layoutInCell="1" allowOverlap="1" wp14:anchorId="1D3FC4B1" wp14:editId="056138A4">
                <wp:simplePos x="0" y="0"/>
                <wp:positionH relativeFrom="column">
                  <wp:posOffset>1943100</wp:posOffset>
                </wp:positionH>
                <wp:positionV relativeFrom="paragraph">
                  <wp:posOffset>272733</wp:posOffset>
                </wp:positionV>
                <wp:extent cx="1943100" cy="0"/>
                <wp:effectExtent l="0" t="0" r="0" b="0"/>
                <wp:wrapNone/>
                <wp:docPr id="1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EF450" id="Line 7"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1.5pt" to="30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04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"/>
            </w:pict>
          </mc:Fallback>
        </mc:AlternateContent>
      </w:r>
      <w:r w:rsidRPr="00481C32">
        <w:rPr>
          <w:rFonts w:ascii="宋体" w:eastAsia="宋体" w:hAnsi="宋体" w:hint="eastAsia"/>
          <w:sz w:val="32"/>
          <w:szCs w:val="32"/>
          <w:lang w:eastAsia="zh-CN"/>
        </w:rPr>
        <w:t>班    级：   智能</w:t>
      </w:r>
      <w:r w:rsidRPr="00481C32">
        <w:rPr>
          <w:rFonts w:ascii="Times New Roman" w:eastAsia="宋体" w:hAnsi="Times New Roman" w:cs="Times New Roman"/>
          <w:sz w:val="32"/>
          <w:szCs w:val="32"/>
          <w:lang w:eastAsia="zh-CN"/>
        </w:rPr>
        <w:t>2202</w:t>
      </w:r>
    </w:p>
    <w:p w14:paraId="07A33903" w14:textId="2954C01C" w:rsidR="00481C32" w:rsidRPr="00481C32" w:rsidRDefault="00481C32" w:rsidP="00481C32">
      <w:pPr>
        <w:spacing w:line="240" w:lineRule="auto"/>
        <w:ind w:firstLineChars="550" w:firstLine="1760"/>
        <w:rPr>
          <w:rFonts w:ascii="宋体" w:eastAsia="宋体" w:hAnsi="宋体"/>
          <w:sz w:val="32"/>
          <w:szCs w:val="32"/>
          <w:lang w:eastAsia="zh-CN"/>
        </w:rPr>
      </w:pPr>
      <w:r w:rsidRPr="00481C32">
        <w:rPr>
          <w:rFonts w:ascii="宋体" w:eastAsia="宋体" w:hAnsi="宋体" w:hint="eastAsia"/>
          <w:noProof/>
          <w:sz w:val="32"/>
          <w:szCs w:val="32"/>
          <w:lang w:eastAsia="zh-CN"/>
        </w:rPr>
        <mc:AlternateContent>
          <mc:Choice Requires="wps">
            <w:drawing>
              <wp:anchor distT="0" distB="0" distL="114300" distR="114300" simplePos="0" relativeHeight="251657216" behindDoc="0" locked="0" layoutInCell="1" allowOverlap="1" wp14:anchorId="13B0656E" wp14:editId="0A4AA82B">
                <wp:simplePos x="0" y="0"/>
                <wp:positionH relativeFrom="column">
                  <wp:posOffset>1943100</wp:posOffset>
                </wp:positionH>
                <wp:positionV relativeFrom="paragraph">
                  <wp:posOffset>311467</wp:posOffset>
                </wp:positionV>
                <wp:extent cx="1943100" cy="0"/>
                <wp:effectExtent l="0" t="0" r="0" b="0"/>
                <wp:wrapNone/>
                <wp:docPr id="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4A4C4" id="Line 8"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4.5pt" to="30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0+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"/>
            </w:pict>
          </mc:Fallback>
        </mc:AlternateContent>
      </w:r>
      <w:r w:rsidRPr="00481C32">
        <w:rPr>
          <w:rFonts w:ascii="宋体" w:eastAsia="宋体" w:hAnsi="宋体" w:hint="eastAsia"/>
          <w:sz w:val="32"/>
          <w:szCs w:val="32"/>
          <w:lang w:eastAsia="zh-CN"/>
        </w:rPr>
        <w:t>姓    名：    赵南哲</w:t>
      </w:r>
    </w:p>
    <w:p w14:paraId="1BCEE8E8" w14:textId="40A0F5D8" w:rsidR="00481C32" w:rsidRPr="00481C32" w:rsidRDefault="00481C32" w:rsidP="00481C32">
      <w:pPr>
        <w:spacing w:line="240" w:lineRule="auto"/>
        <w:ind w:firstLineChars="550" w:firstLine="1760"/>
        <w:rPr>
          <w:rFonts w:ascii="宋体" w:eastAsia="宋体" w:hAnsi="宋体"/>
          <w:sz w:val="32"/>
          <w:szCs w:val="32"/>
          <w:lang w:eastAsia="zh-CN"/>
        </w:rPr>
      </w:pPr>
      <w:r w:rsidRPr="00481C32">
        <w:rPr>
          <w:rFonts w:ascii="宋体" w:eastAsia="宋体" w:hAnsi="宋体" w:hint="eastAsia"/>
          <w:noProof/>
          <w:sz w:val="32"/>
          <w:szCs w:val="32"/>
          <w:lang w:eastAsia="zh-CN"/>
        </w:rPr>
        <mc:AlternateContent>
          <mc:Choice Requires="wps">
            <w:drawing>
              <wp:anchor distT="0" distB="0" distL="114300" distR="114300" simplePos="0" relativeHeight="251659264" behindDoc="0" locked="0" layoutInCell="1" allowOverlap="1" wp14:anchorId="5745DD64" wp14:editId="346E60D5">
                <wp:simplePos x="0" y="0"/>
                <wp:positionH relativeFrom="column">
                  <wp:posOffset>1943100</wp:posOffset>
                </wp:positionH>
                <wp:positionV relativeFrom="paragraph">
                  <wp:posOffset>314007</wp:posOffset>
                </wp:positionV>
                <wp:extent cx="1943100" cy="0"/>
                <wp:effectExtent l="0" t="0" r="0" b="0"/>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1D47A" id="Line 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4.7pt" to="306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E+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"/>
            </w:pict>
          </mc:Fallback>
        </mc:AlternateContent>
      </w:r>
      <w:r w:rsidRPr="00481C32">
        <w:rPr>
          <w:rFonts w:ascii="宋体" w:eastAsia="宋体" w:hAnsi="宋体" w:hint="eastAsia"/>
          <w:sz w:val="32"/>
          <w:szCs w:val="32"/>
          <w:lang w:eastAsia="zh-CN"/>
        </w:rPr>
        <w:t>指导老师：    万夕里</w:t>
      </w:r>
    </w:p>
    <w:p w14:paraId="159B566B" w14:textId="267A94AA" w:rsidR="00481C32" w:rsidRDefault="00481C32" w:rsidP="00481C32">
      <w:pPr>
        <w:spacing w:line="240" w:lineRule="auto"/>
        <w:ind w:firstLineChars="550" w:firstLine="1760"/>
        <w:rPr>
          <w:rFonts w:ascii="宋体" w:eastAsia="宋体" w:hAnsi="宋体"/>
          <w:sz w:val="32"/>
          <w:szCs w:val="32"/>
          <w:lang w:eastAsia="zh-CN"/>
        </w:rPr>
      </w:pPr>
      <w:r w:rsidRPr="00481C32">
        <w:rPr>
          <w:rFonts w:ascii="宋体" w:eastAsia="宋体" w:hAnsi="宋体" w:hint="eastAsia"/>
          <w:sz w:val="32"/>
          <w:szCs w:val="32"/>
          <w:lang w:eastAsia="zh-CN"/>
        </w:rPr>
        <w:t>起讫日期：</w:t>
      </w:r>
      <w:r w:rsidRPr="00481C32">
        <w:rPr>
          <w:rFonts w:ascii="Times New Roman" w:eastAsia="宋体" w:hAnsi="Times New Roman" w:cs="Times New Roman"/>
          <w:sz w:val="32"/>
          <w:szCs w:val="32"/>
          <w:lang w:eastAsia="zh-CN"/>
        </w:rPr>
        <w:t>2026</w:t>
      </w:r>
      <w:r w:rsidRPr="00481C32">
        <w:rPr>
          <w:rFonts w:ascii="宋体" w:eastAsia="宋体" w:hAnsi="宋体" w:hint="eastAsia"/>
          <w:sz w:val="32"/>
          <w:szCs w:val="32"/>
          <w:lang w:eastAsia="zh-CN"/>
        </w:rPr>
        <w:t>年</w:t>
      </w:r>
      <w:r w:rsidRPr="00481C32">
        <w:rPr>
          <w:rFonts w:ascii="Times New Roman" w:eastAsia="宋体" w:hAnsi="Times New Roman" w:cs="Times New Roman"/>
          <w:sz w:val="32"/>
          <w:szCs w:val="32"/>
          <w:lang w:eastAsia="zh-CN"/>
        </w:rPr>
        <w:t>3</w:t>
      </w:r>
      <w:r w:rsidRPr="00481C32">
        <w:rPr>
          <w:rFonts w:ascii="宋体" w:eastAsia="宋体" w:hAnsi="宋体" w:hint="eastAsia"/>
          <w:sz w:val="32"/>
          <w:szCs w:val="32"/>
          <w:lang w:eastAsia="zh-CN"/>
        </w:rPr>
        <w:t>月</w:t>
      </w:r>
      <w:r w:rsidRPr="00481C32">
        <w:rPr>
          <w:rFonts w:ascii="Times New Roman" w:eastAsia="宋体" w:hAnsi="Times New Roman" w:cs="Times New Roman"/>
          <w:sz w:val="32"/>
          <w:szCs w:val="32"/>
          <w:lang w:eastAsia="zh-CN"/>
        </w:rPr>
        <w:t>5</w:t>
      </w:r>
      <w:r w:rsidRPr="00481C32">
        <w:rPr>
          <w:rFonts w:ascii="宋体" w:eastAsia="宋体" w:hAnsi="宋体" w:hint="eastAsia"/>
          <w:sz w:val="32"/>
          <w:szCs w:val="32"/>
          <w:lang w:eastAsia="zh-CN"/>
        </w:rPr>
        <w:t>日</w:t>
      </w:r>
      <w:commentRangeEnd w:id="0"/>
      <w:r w:rsidR="001C5344">
        <w:rPr>
          <w:rStyle w:val="aff2"/>
        </w:rPr>
        <w:commentReference w:id="0"/>
      </w:r>
    </w:p>
    <w:p w14:paraId="367D9F43" w14:textId="3D3DB42F" w:rsidR="00481C32" w:rsidRPr="00481C32" w:rsidRDefault="00481C32" w:rsidP="00481C32">
      <w:pPr>
        <w:spacing w:line="800" w:lineRule="exact"/>
        <w:ind w:firstLineChars="550" w:firstLine="1760"/>
        <w:rPr>
          <w:rFonts w:ascii="宋体" w:eastAsia="宋体" w:hAnsi="宋体"/>
          <w:sz w:val="32"/>
          <w:szCs w:val="32"/>
          <w:lang w:eastAsia="zh-CN"/>
        </w:rPr>
      </w:pPr>
      <w:r>
        <w:rPr>
          <w:rFonts w:hint="eastAsia"/>
          <w:noProof/>
          <w:sz w:val="32"/>
          <w:szCs w:val="32"/>
          <w:lang w:eastAsia="zh-CN"/>
        </w:rPr>
        <mc:AlternateContent>
          <mc:Choice Requires="wps">
            <w:drawing>
              <wp:anchor distT="0" distB="0" distL="114300" distR="114300" simplePos="0" relativeHeight="251660288" behindDoc="0" locked="0" layoutInCell="1" allowOverlap="1" wp14:anchorId="12900AF4" wp14:editId="73594C3E">
                <wp:simplePos x="0" y="0"/>
                <wp:positionH relativeFrom="column">
                  <wp:posOffset>1943100</wp:posOffset>
                </wp:positionH>
                <wp:positionV relativeFrom="paragraph">
                  <wp:posOffset>552767</wp:posOffset>
                </wp:positionV>
                <wp:extent cx="1943100" cy="0"/>
                <wp:effectExtent l="0" t="0" r="0" b="0"/>
                <wp:wrapNone/>
                <wp:docPr id="1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D3E34" id="Line 10"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43.5pt" to="30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DtFAIAACo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"/>
            </w:pict>
          </mc:Fallback>
        </mc:AlternateContent>
      </w:r>
      <w:r>
        <w:rPr>
          <w:rFonts w:ascii="宋体" w:eastAsia="宋体" w:hAnsi="宋体" w:hint="eastAsia"/>
          <w:sz w:val="32"/>
          <w:szCs w:val="32"/>
          <w:lang w:eastAsia="zh-CN"/>
        </w:rPr>
        <w:t xml:space="preserve">          </w:t>
      </w:r>
      <w:r w:rsidRPr="001C5344">
        <w:rPr>
          <w:rFonts w:ascii="宋体" w:eastAsia="宋体" w:hAnsi="宋体" w:hint="eastAsia"/>
          <w:sz w:val="32"/>
          <w:szCs w:val="32"/>
          <w:highlight w:val="yellow"/>
          <w:lang w:eastAsia="zh-CN"/>
          <w:rPrChange w:id="1" w:author="Microsoft 帐户" w:date="2026-05-15T14:20:00Z">
            <w:rPr>
              <w:rFonts w:ascii="宋体" w:eastAsia="宋体" w:hAnsi="宋体" w:hint="eastAsia"/>
              <w:sz w:val="32"/>
              <w:szCs w:val="32"/>
              <w:lang w:eastAsia="zh-CN"/>
            </w:rPr>
          </w:rPrChange>
        </w:rPr>
        <w:t>至</w:t>
      </w:r>
      <w:r w:rsidRPr="001C5344">
        <w:rPr>
          <w:rFonts w:ascii="Times New Roman" w:eastAsia="宋体" w:hAnsi="Times New Roman" w:cs="Times New Roman"/>
          <w:sz w:val="32"/>
          <w:szCs w:val="32"/>
          <w:highlight w:val="yellow"/>
          <w:lang w:eastAsia="zh-CN"/>
          <w:rPrChange w:id="2" w:author="Microsoft 帐户" w:date="2026-05-15T14:20:00Z">
            <w:rPr>
              <w:rFonts w:ascii="Times New Roman" w:eastAsia="宋体" w:hAnsi="Times New Roman" w:cs="Times New Roman"/>
              <w:sz w:val="32"/>
              <w:szCs w:val="32"/>
              <w:lang w:eastAsia="zh-CN"/>
            </w:rPr>
          </w:rPrChange>
        </w:rPr>
        <w:t>2026</w:t>
      </w:r>
      <w:r w:rsidRPr="001C5344">
        <w:rPr>
          <w:rFonts w:ascii="宋体" w:eastAsia="宋体" w:hAnsi="宋体" w:hint="eastAsia"/>
          <w:sz w:val="32"/>
          <w:szCs w:val="32"/>
          <w:highlight w:val="yellow"/>
          <w:lang w:eastAsia="zh-CN"/>
          <w:rPrChange w:id="3" w:author="Microsoft 帐户" w:date="2026-05-15T14:20:00Z">
            <w:rPr>
              <w:rFonts w:ascii="宋体" w:eastAsia="宋体" w:hAnsi="宋体" w:hint="eastAsia"/>
              <w:sz w:val="32"/>
              <w:szCs w:val="32"/>
              <w:lang w:eastAsia="zh-CN"/>
            </w:rPr>
          </w:rPrChange>
        </w:rPr>
        <w:t>年</w:t>
      </w:r>
      <w:r w:rsidRPr="001C5344">
        <w:rPr>
          <w:rFonts w:ascii="Times New Roman" w:eastAsia="宋体" w:hAnsi="Times New Roman" w:cs="Times New Roman"/>
          <w:sz w:val="32"/>
          <w:szCs w:val="32"/>
          <w:highlight w:val="yellow"/>
          <w:lang w:eastAsia="zh-CN"/>
          <w:rPrChange w:id="4" w:author="Microsoft 帐户" w:date="2026-05-15T14:20:00Z">
            <w:rPr>
              <w:rFonts w:ascii="Times New Roman" w:eastAsia="宋体" w:hAnsi="Times New Roman" w:cs="Times New Roman"/>
              <w:sz w:val="32"/>
              <w:szCs w:val="32"/>
              <w:lang w:eastAsia="zh-CN"/>
            </w:rPr>
          </w:rPrChange>
        </w:rPr>
        <w:t>6</w:t>
      </w:r>
      <w:r w:rsidRPr="001C5344">
        <w:rPr>
          <w:rFonts w:ascii="宋体" w:eastAsia="宋体" w:hAnsi="宋体" w:hint="eastAsia"/>
          <w:sz w:val="32"/>
          <w:szCs w:val="32"/>
          <w:highlight w:val="yellow"/>
          <w:lang w:eastAsia="zh-CN"/>
          <w:rPrChange w:id="5" w:author="Microsoft 帐户" w:date="2026-05-15T14:20:00Z">
            <w:rPr>
              <w:rFonts w:ascii="宋体" w:eastAsia="宋体" w:hAnsi="宋体" w:hint="eastAsia"/>
              <w:sz w:val="32"/>
              <w:szCs w:val="32"/>
              <w:lang w:eastAsia="zh-CN"/>
            </w:rPr>
          </w:rPrChange>
        </w:rPr>
        <w:t>月</w:t>
      </w:r>
      <w:r w:rsidRPr="001C5344">
        <w:rPr>
          <w:rFonts w:ascii="Times New Roman" w:eastAsia="宋体" w:hAnsi="Times New Roman" w:cs="Times New Roman"/>
          <w:sz w:val="32"/>
          <w:szCs w:val="32"/>
          <w:highlight w:val="yellow"/>
          <w:lang w:eastAsia="zh-CN"/>
          <w:rPrChange w:id="6" w:author="Microsoft 帐户" w:date="2026-05-15T14:20:00Z">
            <w:rPr>
              <w:rFonts w:ascii="Times New Roman" w:eastAsia="宋体" w:hAnsi="Times New Roman" w:cs="Times New Roman"/>
              <w:sz w:val="32"/>
              <w:szCs w:val="32"/>
              <w:lang w:eastAsia="zh-CN"/>
            </w:rPr>
          </w:rPrChange>
        </w:rPr>
        <w:t>10</w:t>
      </w:r>
      <w:r w:rsidRPr="001C5344">
        <w:rPr>
          <w:rFonts w:ascii="宋体" w:eastAsia="宋体" w:hAnsi="宋体" w:hint="eastAsia"/>
          <w:sz w:val="32"/>
          <w:szCs w:val="32"/>
          <w:highlight w:val="yellow"/>
          <w:lang w:eastAsia="zh-CN"/>
          <w:rPrChange w:id="7" w:author="Microsoft 帐户" w:date="2026-05-15T14:20:00Z">
            <w:rPr>
              <w:rFonts w:ascii="宋体" w:eastAsia="宋体" w:hAnsi="宋体" w:hint="eastAsia"/>
              <w:sz w:val="32"/>
              <w:szCs w:val="32"/>
              <w:lang w:eastAsia="zh-CN"/>
            </w:rPr>
          </w:rPrChange>
        </w:rPr>
        <w:t>日</w:t>
      </w:r>
      <w:r>
        <w:rPr>
          <w:rFonts w:ascii="宋体" w:eastAsia="宋体" w:hAnsi="宋体" w:hint="eastAsia"/>
          <w:sz w:val="32"/>
          <w:szCs w:val="32"/>
          <w:lang w:eastAsia="zh-CN"/>
        </w:rPr>
        <w:t xml:space="preserve"> </w:t>
      </w:r>
    </w:p>
    <w:p w14:paraId="0C53919A" w14:textId="7C2F4A2E" w:rsidR="00481C32" w:rsidRDefault="00481C32">
      <w:pPr>
        <w:rPr>
          <w:sz w:val="30"/>
          <w:szCs w:val="30"/>
          <w:lang w:eastAsia="zh-CN"/>
        </w:rPr>
      </w:pPr>
    </w:p>
    <w:p w14:paraId="580AA57B" w14:textId="77777777" w:rsidR="00481C32" w:rsidRPr="00481C32" w:rsidRDefault="00481C32" w:rsidP="00481C32">
      <w:pPr>
        <w:rPr>
          <w:rFonts w:eastAsia="宋体"/>
          <w:sz w:val="32"/>
          <w:szCs w:val="32"/>
          <w:lang w:eastAsia="zh-CN"/>
        </w:rPr>
      </w:pPr>
    </w:p>
    <w:p w14:paraId="2B7B352E" w14:textId="77777777" w:rsidR="00481C32" w:rsidRPr="00645A0E" w:rsidRDefault="00481C32" w:rsidP="001C5344">
      <w:pPr>
        <w:jc w:val="center"/>
        <w:rPr>
          <w:sz w:val="32"/>
          <w:szCs w:val="32"/>
          <w:lang w:eastAsia="zh-CN"/>
        </w:rPr>
      </w:pPr>
      <w:r>
        <w:rPr>
          <w:rFonts w:hint="eastAsia"/>
          <w:sz w:val="32"/>
          <w:szCs w:val="32"/>
          <w:lang w:eastAsia="zh-CN"/>
        </w:rPr>
        <w:t>2026</w:t>
      </w:r>
      <w:r w:rsidRPr="00645A0E">
        <w:rPr>
          <w:rFonts w:hint="eastAsia"/>
          <w:sz w:val="32"/>
          <w:szCs w:val="32"/>
          <w:lang w:eastAsia="zh-CN"/>
        </w:rPr>
        <w:t>年</w:t>
      </w:r>
      <w:r>
        <w:rPr>
          <w:rFonts w:hint="eastAsia"/>
          <w:sz w:val="32"/>
          <w:szCs w:val="32"/>
          <w:lang w:eastAsia="zh-CN"/>
        </w:rPr>
        <w:t xml:space="preserve">    5 </w:t>
      </w:r>
      <w:r w:rsidRPr="00645A0E">
        <w:rPr>
          <w:rFonts w:hint="eastAsia"/>
          <w:sz w:val="32"/>
          <w:szCs w:val="32"/>
          <w:lang w:eastAsia="zh-CN"/>
        </w:rPr>
        <w:t>月</w:t>
      </w:r>
    </w:p>
    <w:p w14:paraId="7F3B8213" w14:textId="77777777" w:rsidR="00481C32" w:rsidRDefault="00481C32">
      <w:pPr>
        <w:jc w:val="center"/>
        <w:rPr>
          <w:rFonts w:ascii="Times New Roman" w:eastAsia="宋体" w:hAnsi="Times New Roman"/>
          <w:color w:val="000000"/>
          <w:sz w:val="30"/>
          <w:lang w:eastAsia="zh-CN"/>
        </w:rPr>
      </w:pPr>
      <w:r>
        <w:rPr>
          <w:rFonts w:ascii="Times New Roman" w:eastAsia="宋体" w:hAnsi="Times New Roman"/>
          <w:color w:val="000000"/>
          <w:sz w:val="30"/>
          <w:lang w:eastAsia="zh-CN"/>
        </w:rPr>
        <w:br w:type="page"/>
      </w:r>
    </w:p>
    <w:p w14:paraId="298FD694" w14:textId="78F3A3B8" w:rsidR="009F31DD" w:rsidRDefault="007B65EE">
      <w:pPr>
        <w:jc w:val="center"/>
        <w:rPr>
          <w:lang w:eastAsia="zh-CN"/>
        </w:rPr>
      </w:pPr>
      <w:r w:rsidRPr="007B65EE">
        <w:rPr>
          <w:rFonts w:ascii="Times New Roman" w:eastAsia="宋体" w:hAnsi="Times New Roman" w:hint="eastAsia"/>
          <w:color w:val="000000"/>
          <w:sz w:val="30"/>
          <w:lang w:eastAsia="zh-CN"/>
        </w:rPr>
        <w:lastRenderedPageBreak/>
        <w:t>面向</w:t>
      </w:r>
      <w:r w:rsidRPr="007B65EE">
        <w:rPr>
          <w:rFonts w:ascii="Times New Roman" w:eastAsia="宋体" w:hAnsi="Times New Roman"/>
          <w:color w:val="000000"/>
          <w:sz w:val="30"/>
          <w:lang w:eastAsia="zh-CN"/>
        </w:rPr>
        <w:t>F2FS</w:t>
      </w:r>
      <w:r w:rsidRPr="007B65EE">
        <w:rPr>
          <w:rFonts w:ascii="Times New Roman" w:eastAsia="宋体" w:hAnsi="Times New Roman" w:hint="eastAsia"/>
          <w:color w:val="000000"/>
          <w:sz w:val="30"/>
          <w:lang w:eastAsia="zh-CN"/>
        </w:rPr>
        <w:t>文件系统的</w:t>
      </w:r>
      <w:r w:rsidRPr="007B65EE">
        <w:rPr>
          <w:rFonts w:ascii="Times New Roman" w:eastAsia="宋体" w:hAnsi="Times New Roman"/>
          <w:color w:val="000000"/>
          <w:sz w:val="30"/>
          <w:lang w:eastAsia="zh-CN"/>
        </w:rPr>
        <w:t>Large Folios</w:t>
      </w:r>
      <w:r w:rsidRPr="007B65EE">
        <w:rPr>
          <w:rFonts w:ascii="Times New Roman" w:eastAsia="宋体" w:hAnsi="Times New Roman" w:hint="eastAsia"/>
          <w:color w:val="000000"/>
          <w:sz w:val="30"/>
          <w:lang w:eastAsia="zh-CN"/>
        </w:rPr>
        <w:t>机制研究与实现</w:t>
      </w:r>
    </w:p>
    <w:p w14:paraId="0E27B44D" w14:textId="77777777" w:rsidR="009F31DD" w:rsidRDefault="00591719">
      <w:pPr>
        <w:jc w:val="center"/>
        <w:outlineLvl w:val="0"/>
        <w:rPr>
          <w:lang w:eastAsia="zh-CN"/>
        </w:rPr>
      </w:pPr>
      <w:bookmarkStart w:id="8" w:name="_Toc228288594"/>
      <w:bookmarkStart w:id="9" w:name="_Toc229384965"/>
      <w:r>
        <w:rPr>
          <w:rFonts w:ascii="Times New Roman" w:eastAsia="宋体" w:hAnsi="Times New Roman"/>
          <w:color w:val="000000"/>
          <w:sz w:val="30"/>
          <w:lang w:eastAsia="zh-CN"/>
        </w:rPr>
        <w:t>摘</w:t>
      </w:r>
      <w:r>
        <w:rPr>
          <w:rFonts w:ascii="Times New Roman" w:eastAsia="宋体" w:hAnsi="Times New Roman"/>
          <w:color w:val="000000"/>
          <w:sz w:val="30"/>
          <w:lang w:eastAsia="zh-CN"/>
        </w:rPr>
        <w:t xml:space="preserve">  </w:t>
      </w:r>
      <w:r>
        <w:rPr>
          <w:rFonts w:ascii="Times New Roman" w:eastAsia="宋体" w:hAnsi="Times New Roman"/>
          <w:color w:val="000000"/>
          <w:sz w:val="30"/>
          <w:lang w:eastAsia="zh-CN"/>
        </w:rPr>
        <w:t>要</w:t>
      </w:r>
      <w:bookmarkEnd w:id="8"/>
      <w:bookmarkEnd w:id="9"/>
    </w:p>
    <w:p w14:paraId="40030369" w14:textId="77777777" w:rsidR="001840F9" w:rsidRDefault="00591719" w:rsidP="001C5344">
      <w:pPr>
        <w:spacing w:line="360" w:lineRule="auto"/>
        <w:ind w:firstLine="480"/>
        <w:jc w:val="both"/>
        <w:rPr>
          <w:ins w:id="10" w:author="Microsoft 帐户" w:date="2026-05-16T10:54:00Z"/>
          <w:rFonts w:ascii="Times New Roman" w:eastAsia="宋体" w:hAnsi="Times New Roman"/>
          <w:sz w:val="24"/>
          <w:lang w:eastAsia="zh-CN"/>
        </w:rPr>
      </w:pPr>
      <w:r>
        <w:rPr>
          <w:rFonts w:ascii="Times New Roman" w:eastAsia="宋体" w:hAnsi="Times New Roman"/>
          <w:sz w:val="24"/>
          <w:lang w:eastAsia="zh-CN"/>
        </w:rPr>
        <w:t>随着服务器内存容量和</w:t>
      </w:r>
      <w:r>
        <w:rPr>
          <w:rFonts w:ascii="Times New Roman" w:eastAsia="宋体" w:hAnsi="Times New Roman"/>
          <w:sz w:val="24"/>
          <w:lang w:eastAsia="zh-CN"/>
        </w:rPr>
        <w:t xml:space="preserve"> NVMe </w:t>
      </w:r>
      <w:r>
        <w:rPr>
          <w:rFonts w:ascii="Times New Roman" w:eastAsia="宋体" w:hAnsi="Times New Roman"/>
          <w:sz w:val="24"/>
          <w:lang w:eastAsia="zh-CN"/>
        </w:rPr>
        <w:t>存储设备的发展，</w:t>
      </w:r>
      <w:r>
        <w:rPr>
          <w:rFonts w:ascii="Times New Roman" w:eastAsia="宋体" w:hAnsi="Times New Roman"/>
          <w:sz w:val="24"/>
          <w:lang w:eastAsia="zh-CN"/>
        </w:rPr>
        <w:t xml:space="preserve">Linux </w:t>
      </w:r>
      <w:r>
        <w:rPr>
          <w:rFonts w:ascii="Times New Roman" w:eastAsia="宋体" w:hAnsi="Times New Roman"/>
          <w:sz w:val="24"/>
          <w:lang w:eastAsia="zh-CN"/>
        </w:rPr>
        <w:t>内核长期使用</w:t>
      </w:r>
      <w:r>
        <w:rPr>
          <w:rFonts w:ascii="Times New Roman" w:eastAsia="宋体" w:hAnsi="Times New Roman"/>
          <w:sz w:val="24"/>
          <w:lang w:eastAsia="zh-CN"/>
        </w:rPr>
        <w:t xml:space="preserve"> 4 KiB page </w:t>
      </w:r>
      <w:r>
        <w:rPr>
          <w:rFonts w:ascii="Times New Roman" w:eastAsia="宋体" w:hAnsi="Times New Roman"/>
          <w:sz w:val="24"/>
          <w:lang w:eastAsia="zh-CN"/>
        </w:rPr>
        <w:t>作为基础管理单元的设计，在页缓存和文件系统</w:t>
      </w:r>
      <w:r>
        <w:rPr>
          <w:rFonts w:ascii="Times New Roman" w:eastAsia="宋体" w:hAnsi="Times New Roman"/>
          <w:sz w:val="24"/>
          <w:lang w:eastAsia="zh-CN"/>
        </w:rPr>
        <w:t xml:space="preserve"> I/O </w:t>
      </w:r>
      <w:r>
        <w:rPr>
          <w:rFonts w:ascii="Times New Roman" w:eastAsia="宋体" w:hAnsi="Times New Roman"/>
          <w:sz w:val="24"/>
          <w:lang w:eastAsia="zh-CN"/>
        </w:rPr>
        <w:t>路径中逐渐暴露出可扩展性问题。为适应大内存和大块顺序</w:t>
      </w:r>
      <w:r>
        <w:rPr>
          <w:rFonts w:ascii="Times New Roman" w:eastAsia="宋体" w:hAnsi="Times New Roman"/>
          <w:sz w:val="24"/>
          <w:lang w:eastAsia="zh-CN"/>
        </w:rPr>
        <w:t xml:space="preserve"> I/O</w:t>
      </w:r>
      <w:r>
        <w:rPr>
          <w:rFonts w:ascii="Times New Roman" w:eastAsia="宋体" w:hAnsi="Times New Roman"/>
          <w:sz w:val="24"/>
          <w:lang w:eastAsia="zh-CN"/>
        </w:rPr>
        <w:t>，内核社区引入</w:t>
      </w:r>
      <w:r w:rsidR="000121A0">
        <w:rPr>
          <w:rFonts w:ascii="Times New Roman" w:eastAsia="宋体" w:hAnsi="Times New Roman" w:hint="eastAsia"/>
          <w:sz w:val="24"/>
          <w:lang w:eastAsia="zh-CN"/>
        </w:rPr>
        <w:t>动态大页</w:t>
      </w:r>
      <w:r w:rsidR="000121A0">
        <w:rPr>
          <w:rFonts w:ascii="Times New Roman" w:eastAsia="宋体" w:hAnsi="Times New Roman" w:hint="eastAsia"/>
          <w:sz w:val="24"/>
          <w:lang w:eastAsia="zh-CN"/>
        </w:rPr>
        <w:t>:</w:t>
      </w:r>
      <w:r>
        <w:rPr>
          <w:rFonts w:ascii="Times New Roman" w:eastAsia="宋体" w:hAnsi="Times New Roman"/>
          <w:sz w:val="24"/>
          <w:lang w:eastAsia="zh-CN"/>
        </w:rPr>
        <w:t>Large Folio</w:t>
      </w:r>
      <w:r>
        <w:rPr>
          <w:rFonts w:ascii="Times New Roman" w:eastAsia="宋体" w:hAnsi="Times New Roman"/>
          <w:sz w:val="24"/>
          <w:lang w:eastAsia="zh-CN"/>
        </w:rPr>
        <w:t>，并推动</w:t>
      </w:r>
      <w:r>
        <w:rPr>
          <w:rFonts w:ascii="Times New Roman" w:eastAsia="宋体" w:hAnsi="Times New Roman"/>
          <w:sz w:val="24"/>
          <w:lang w:eastAsia="zh-CN"/>
        </w:rPr>
        <w:t xml:space="preserve"> iomap </w:t>
      </w:r>
      <w:r>
        <w:rPr>
          <w:rFonts w:ascii="Times New Roman" w:eastAsia="宋体" w:hAnsi="Times New Roman"/>
          <w:sz w:val="24"/>
          <w:lang w:eastAsia="zh-CN"/>
        </w:rPr>
        <w:t>取代传统</w:t>
      </w:r>
      <w:r>
        <w:rPr>
          <w:rFonts w:ascii="Times New Roman" w:eastAsia="宋体" w:hAnsi="Times New Roman"/>
          <w:sz w:val="24"/>
          <w:lang w:eastAsia="zh-CN"/>
        </w:rPr>
        <w:t xml:space="preserve"> buffer_head </w:t>
      </w:r>
      <w:r>
        <w:rPr>
          <w:rFonts w:ascii="Times New Roman" w:eastAsia="宋体" w:hAnsi="Times New Roman"/>
          <w:sz w:val="24"/>
          <w:lang w:eastAsia="zh-CN"/>
        </w:rPr>
        <w:t>模型。该框架以区间方式描述文件映射和写回状态，为页缓存提供更大的处理粒度。本文围绕</w:t>
      </w:r>
      <w:r>
        <w:rPr>
          <w:rFonts w:ascii="Times New Roman" w:eastAsia="宋体" w:hAnsi="Times New Roman"/>
          <w:sz w:val="24"/>
          <w:lang w:eastAsia="zh-CN"/>
        </w:rPr>
        <w:t xml:space="preserve"> Large Folio </w:t>
      </w:r>
      <w:r>
        <w:rPr>
          <w:rFonts w:ascii="Times New Roman" w:eastAsia="宋体" w:hAnsi="Times New Roman"/>
          <w:sz w:val="24"/>
          <w:lang w:eastAsia="zh-CN"/>
        </w:rPr>
        <w:t>与</w:t>
      </w:r>
      <w:r>
        <w:rPr>
          <w:rFonts w:ascii="Times New Roman" w:eastAsia="宋体" w:hAnsi="Times New Roman"/>
          <w:sz w:val="24"/>
          <w:lang w:eastAsia="zh-CN"/>
        </w:rPr>
        <w:t xml:space="preserve"> iomap </w:t>
      </w:r>
      <w:r>
        <w:rPr>
          <w:rFonts w:ascii="Times New Roman" w:eastAsia="宋体" w:hAnsi="Times New Roman"/>
          <w:sz w:val="24"/>
          <w:lang w:eastAsia="zh-CN"/>
        </w:rPr>
        <w:t>在</w:t>
      </w:r>
      <w:r w:rsidR="000121A0">
        <w:rPr>
          <w:rFonts w:ascii="Times New Roman" w:eastAsia="宋体" w:hAnsi="Times New Roman" w:hint="eastAsia"/>
          <w:sz w:val="24"/>
          <w:lang w:eastAsia="zh-CN"/>
        </w:rPr>
        <w:t>安卓常用闪存文件系统</w:t>
      </w:r>
      <w:r>
        <w:rPr>
          <w:rFonts w:ascii="Times New Roman" w:eastAsia="宋体" w:hAnsi="Times New Roman"/>
          <w:sz w:val="24"/>
          <w:lang w:eastAsia="zh-CN"/>
        </w:rPr>
        <w:t xml:space="preserve">F2FS </w:t>
      </w:r>
      <w:r>
        <w:rPr>
          <w:rFonts w:ascii="Times New Roman" w:eastAsia="宋体" w:hAnsi="Times New Roman"/>
          <w:sz w:val="24"/>
          <w:lang w:eastAsia="zh-CN"/>
        </w:rPr>
        <w:t>页缓存路径中的适配展开。论文结合</w:t>
      </w:r>
      <w:r>
        <w:rPr>
          <w:rFonts w:ascii="Times New Roman" w:eastAsia="宋体" w:hAnsi="Times New Roman"/>
          <w:sz w:val="24"/>
          <w:lang w:eastAsia="zh-CN"/>
        </w:rPr>
        <w:t xml:space="preserve"> F2FS </w:t>
      </w:r>
      <w:r>
        <w:rPr>
          <w:rFonts w:ascii="Times New Roman" w:eastAsia="宋体" w:hAnsi="Times New Roman"/>
          <w:sz w:val="24"/>
          <w:lang w:eastAsia="zh-CN"/>
        </w:rPr>
        <w:t>的日志结构、压缩簇和原子写特性，分析大页缓存粒度与文件系统块状态之间的错配问题，并给出工程实现方案。</w:t>
      </w:r>
    </w:p>
    <w:p w14:paraId="243C9ADB" w14:textId="4EA6972E" w:rsidR="009F31DD" w:rsidRDefault="00591719" w:rsidP="001C5344">
      <w:pPr>
        <w:spacing w:line="360" w:lineRule="auto"/>
        <w:ind w:firstLine="480"/>
        <w:jc w:val="both"/>
        <w:rPr>
          <w:lang w:eastAsia="zh-CN"/>
        </w:rPr>
      </w:pPr>
      <w:commentRangeStart w:id="11"/>
      <w:r>
        <w:rPr>
          <w:rFonts w:ascii="Times New Roman" w:eastAsia="宋体" w:hAnsi="Times New Roman"/>
          <w:sz w:val="24"/>
          <w:lang w:eastAsia="zh-CN"/>
        </w:rPr>
        <w:t>在实现上，本文基于</w:t>
      </w:r>
      <w:r>
        <w:rPr>
          <w:rFonts w:ascii="Times New Roman" w:eastAsia="宋体" w:hAnsi="Times New Roman"/>
          <w:sz w:val="24"/>
          <w:lang w:eastAsia="zh-CN"/>
        </w:rPr>
        <w:t xml:space="preserve"> iomap buffered write </w:t>
      </w:r>
      <w:r>
        <w:rPr>
          <w:rFonts w:ascii="Times New Roman" w:eastAsia="宋体" w:hAnsi="Times New Roman"/>
          <w:sz w:val="24"/>
          <w:lang w:eastAsia="zh-CN"/>
        </w:rPr>
        <w:t>和写回通路，补充</w:t>
      </w:r>
      <w:r>
        <w:rPr>
          <w:rFonts w:ascii="Times New Roman" w:eastAsia="宋体" w:hAnsi="Times New Roman"/>
          <w:sz w:val="24"/>
          <w:lang w:eastAsia="zh-CN"/>
        </w:rPr>
        <w:t xml:space="preserve"> F2FS </w:t>
      </w:r>
      <w:r>
        <w:rPr>
          <w:rFonts w:ascii="Times New Roman" w:eastAsia="宋体" w:hAnsi="Times New Roman"/>
          <w:sz w:val="24"/>
          <w:lang w:eastAsia="zh-CN"/>
        </w:rPr>
        <w:t>对</w:t>
      </w:r>
      <w:r>
        <w:rPr>
          <w:rFonts w:ascii="Times New Roman" w:eastAsia="宋体" w:hAnsi="Times New Roman"/>
          <w:sz w:val="24"/>
          <w:lang w:eastAsia="zh-CN"/>
        </w:rPr>
        <w:t xml:space="preserve"> Large Folio </w:t>
      </w:r>
      <w:r>
        <w:rPr>
          <w:rFonts w:ascii="Times New Roman" w:eastAsia="宋体" w:hAnsi="Times New Roman"/>
          <w:sz w:val="24"/>
          <w:lang w:eastAsia="zh-CN"/>
        </w:rPr>
        <w:t>的声明、分配、逐块脏页追踪和写回边界控制。该实现使一个</w:t>
      </w:r>
      <w:r>
        <w:rPr>
          <w:rFonts w:ascii="Times New Roman" w:eastAsia="宋体" w:hAnsi="Times New Roman"/>
          <w:sz w:val="24"/>
          <w:lang w:eastAsia="zh-CN"/>
        </w:rPr>
        <w:t xml:space="preserve"> Large Folio </w:t>
      </w:r>
      <w:r>
        <w:rPr>
          <w:rFonts w:ascii="Times New Roman" w:eastAsia="宋体" w:hAnsi="Times New Roman"/>
          <w:sz w:val="24"/>
          <w:lang w:eastAsia="zh-CN"/>
        </w:rPr>
        <w:t>内只有实际修改的文件系统块进入</w:t>
      </w:r>
      <w:r>
        <w:rPr>
          <w:rFonts w:ascii="Times New Roman" w:eastAsia="宋体" w:hAnsi="Times New Roman"/>
          <w:sz w:val="24"/>
          <w:lang w:eastAsia="zh-CN"/>
        </w:rPr>
        <w:t xml:space="preserve"> I/O </w:t>
      </w:r>
      <w:r>
        <w:rPr>
          <w:rFonts w:ascii="Times New Roman" w:eastAsia="宋体" w:hAnsi="Times New Roman"/>
          <w:sz w:val="24"/>
          <w:lang w:eastAsia="zh-CN"/>
        </w:rPr>
        <w:t>提交路径。实验结果表明，在顺序读写负载下，该方案减少了页缓存元数据和锁竞争开销，降低了映射与写回路径中的</w:t>
      </w:r>
      <w:r>
        <w:rPr>
          <w:rFonts w:ascii="Times New Roman" w:eastAsia="宋体" w:hAnsi="Times New Roman"/>
          <w:sz w:val="24"/>
          <w:lang w:eastAsia="zh-CN"/>
        </w:rPr>
        <w:t xml:space="preserve"> CPU </w:t>
      </w:r>
      <w:r>
        <w:rPr>
          <w:rFonts w:ascii="Times New Roman" w:eastAsia="宋体" w:hAnsi="Times New Roman"/>
          <w:sz w:val="24"/>
          <w:lang w:eastAsia="zh-CN"/>
        </w:rPr>
        <w:t>消耗，并提升了</w:t>
      </w:r>
      <w:r>
        <w:rPr>
          <w:rFonts w:ascii="Times New Roman" w:eastAsia="宋体" w:hAnsi="Times New Roman"/>
          <w:sz w:val="24"/>
          <w:lang w:eastAsia="zh-CN"/>
        </w:rPr>
        <w:t xml:space="preserve"> F2FS </w:t>
      </w:r>
      <w:r>
        <w:rPr>
          <w:rFonts w:ascii="Times New Roman" w:eastAsia="宋体" w:hAnsi="Times New Roman"/>
          <w:sz w:val="24"/>
          <w:lang w:eastAsia="zh-CN"/>
        </w:rPr>
        <w:t>大块</w:t>
      </w:r>
      <w:r>
        <w:rPr>
          <w:rFonts w:ascii="Times New Roman" w:eastAsia="宋体" w:hAnsi="Times New Roman"/>
          <w:sz w:val="24"/>
          <w:lang w:eastAsia="zh-CN"/>
        </w:rPr>
        <w:t xml:space="preserve"> I/O </w:t>
      </w:r>
      <w:r>
        <w:rPr>
          <w:rFonts w:ascii="Times New Roman" w:eastAsia="宋体" w:hAnsi="Times New Roman"/>
          <w:sz w:val="24"/>
          <w:lang w:eastAsia="zh-CN"/>
        </w:rPr>
        <w:t>的吞吐表现。</w:t>
      </w:r>
      <w:commentRangeEnd w:id="11"/>
      <w:r w:rsidR="001840F9">
        <w:rPr>
          <w:rStyle w:val="aff2"/>
        </w:rPr>
        <w:commentReference w:id="11"/>
      </w:r>
    </w:p>
    <w:p w14:paraId="440D95D4" w14:textId="67CB0D2B" w:rsidR="009F31DD" w:rsidRDefault="00591719">
      <w:pPr>
        <w:spacing w:line="360" w:lineRule="auto"/>
        <w:jc w:val="both"/>
        <w:rPr>
          <w:lang w:eastAsia="zh-CN"/>
        </w:rPr>
      </w:pPr>
      <w:r>
        <w:rPr>
          <w:rFonts w:ascii="Times New Roman" w:eastAsia="宋体" w:hAnsi="Times New Roman"/>
          <w:b/>
          <w:sz w:val="21"/>
          <w:lang w:eastAsia="zh-CN"/>
        </w:rPr>
        <w:t>关键词：</w:t>
      </w:r>
      <w:r>
        <w:rPr>
          <w:rFonts w:ascii="Times New Roman" w:eastAsia="宋体" w:hAnsi="Times New Roman"/>
          <w:sz w:val="21"/>
          <w:lang w:eastAsia="zh-CN"/>
        </w:rPr>
        <w:t>动态大页；</w:t>
      </w:r>
      <w:r>
        <w:rPr>
          <w:rFonts w:ascii="Times New Roman" w:eastAsia="宋体" w:hAnsi="Times New Roman"/>
          <w:sz w:val="21"/>
          <w:lang w:eastAsia="zh-CN"/>
        </w:rPr>
        <w:t>iomap</w:t>
      </w:r>
      <w:r>
        <w:rPr>
          <w:rFonts w:ascii="Times New Roman" w:eastAsia="宋体" w:hAnsi="Times New Roman"/>
          <w:sz w:val="21"/>
          <w:lang w:eastAsia="zh-CN"/>
        </w:rPr>
        <w:t>；文件系统；页缓存；写回</w:t>
      </w:r>
    </w:p>
    <w:p w14:paraId="5839D0CA" w14:textId="77777777" w:rsidR="009F31DD" w:rsidRDefault="00591719">
      <w:pPr>
        <w:rPr>
          <w:lang w:eastAsia="zh-CN"/>
        </w:rPr>
      </w:pPr>
      <w:r>
        <w:rPr>
          <w:lang w:eastAsia="zh-CN"/>
        </w:rPr>
        <w:br w:type="page"/>
      </w:r>
    </w:p>
    <w:p w14:paraId="3D0BA901" w14:textId="77777777" w:rsidR="009F31DD" w:rsidRPr="00CC7933" w:rsidRDefault="00591719">
      <w:pPr>
        <w:jc w:val="center"/>
        <w:rPr>
          <w:b/>
          <w:bCs/>
        </w:rPr>
      </w:pPr>
      <w:r w:rsidRPr="00CC7933">
        <w:rPr>
          <w:rFonts w:ascii="Times New Roman" w:eastAsia="宋体" w:hAnsi="Times New Roman"/>
          <w:b/>
          <w:bCs/>
          <w:sz w:val="24"/>
        </w:rPr>
        <w:lastRenderedPageBreak/>
        <w:t>Research and Implementation of the Large Folios Mechanism for the F2FS File System</w:t>
      </w:r>
    </w:p>
    <w:p w14:paraId="035F5A1E" w14:textId="77777777" w:rsidR="009F31DD" w:rsidRPr="00CC7933" w:rsidRDefault="00591719">
      <w:pPr>
        <w:jc w:val="center"/>
        <w:outlineLvl w:val="0"/>
        <w:rPr>
          <w:b/>
          <w:bCs/>
        </w:rPr>
      </w:pPr>
      <w:bookmarkStart w:id="12" w:name="_Toc228288595"/>
      <w:bookmarkStart w:id="13" w:name="_Toc229384966"/>
      <w:r w:rsidRPr="00CC7933">
        <w:rPr>
          <w:rFonts w:ascii="Times New Roman" w:eastAsia="Times New Roman" w:hAnsi="Times New Roman"/>
          <w:b/>
          <w:bCs/>
          <w:color w:val="000000"/>
          <w:sz w:val="28"/>
        </w:rPr>
        <w:t>Abstract</w:t>
      </w:r>
      <w:bookmarkEnd w:id="12"/>
      <w:bookmarkEnd w:id="13"/>
    </w:p>
    <w:p w14:paraId="7C10E0B3" w14:textId="0C72A2C5" w:rsidR="009F31DD" w:rsidRDefault="00591719">
      <w:pPr>
        <w:spacing w:line="360" w:lineRule="auto"/>
        <w:ind w:firstLine="480"/>
        <w:jc w:val="both"/>
      </w:pPr>
      <w:r>
        <w:rPr>
          <w:rFonts w:ascii="Times New Roman" w:eastAsia="宋体" w:hAnsi="Times New Roman"/>
          <w:sz w:val="24"/>
        </w:rPr>
        <w:t xml:space="preserve">Large-memory servers and NVMe storage expose scalability limits in the Linux page cache and filesystem I/O stack. Traditional 4KB page granularity becomes inefficient under large working sets and sequential I/O. Linux has introduced </w:t>
      </w:r>
      <w:r w:rsidR="000121A0">
        <w:rPr>
          <w:rFonts w:ascii="Times New Roman" w:eastAsia="宋体" w:hAnsi="Times New Roman" w:hint="eastAsia"/>
          <w:sz w:val="24"/>
          <w:lang w:eastAsia="zh-CN"/>
        </w:rPr>
        <w:t>dynamic grained huge page:</w:t>
      </w:r>
      <w:r>
        <w:rPr>
          <w:rFonts w:ascii="Times New Roman" w:eastAsia="宋体" w:hAnsi="Times New Roman"/>
          <w:sz w:val="24"/>
        </w:rPr>
        <w:t>Large Folios, and iomap to improve page-cache management. This thesis studies how these mechanisms can be integrated into F2FS. The target filesystem includes log-structured allocation, compression clusters, and atomic write semantics. The main issue is the mismatch between large page-cache units and per-block filesystem state. The implementation extends the F2FS buffered write and writeback paths. It adds per-block dirty tracking and controls writeback boundaries inside a Large Folio. Error rollback, compressed writeback, and atomic file paths are also adjusted. These changes match iomap delalloc release and state-machine semantics. Experiments show lower metadata overhead, reduced lock contention, and improved large-block I/O throughput on F2FS.</w:t>
      </w:r>
    </w:p>
    <w:p w14:paraId="2E892EE3" w14:textId="6CC1BA99" w:rsidR="009F31DD" w:rsidRDefault="00591719">
      <w:pPr>
        <w:spacing w:line="360" w:lineRule="auto"/>
        <w:jc w:val="both"/>
      </w:pPr>
      <w:r>
        <w:rPr>
          <w:rFonts w:ascii="Times New Roman" w:eastAsia="宋体" w:hAnsi="Times New Roman"/>
          <w:sz w:val="21"/>
        </w:rPr>
        <w:t>Key Words: dynamic grained huge page; iomap; filesystem; page cache; writeback</w:t>
      </w:r>
    </w:p>
    <w:p w14:paraId="5FD877AE" w14:textId="77777777" w:rsidR="009F31DD" w:rsidRDefault="00591719">
      <w:r>
        <w:br w:type="page"/>
      </w:r>
    </w:p>
    <w:p w14:paraId="0E74376A" w14:textId="77777777" w:rsidR="009F31DD" w:rsidRDefault="00591719">
      <w:pPr>
        <w:spacing w:after="0" w:line="800" w:lineRule="exact"/>
        <w:jc w:val="center"/>
        <w:rPr>
          <w:lang w:eastAsia="zh-CN"/>
        </w:rPr>
      </w:pPr>
      <w:r>
        <w:rPr>
          <w:rFonts w:ascii="宋体" w:eastAsia="宋体" w:hAnsi="宋体"/>
          <w:sz w:val="32"/>
          <w:lang w:eastAsia="zh-CN"/>
        </w:rPr>
        <w:lastRenderedPageBreak/>
        <w:t>目  录</w:t>
      </w:r>
    </w:p>
    <w:p w14:paraId="1B7E91E3" w14:textId="77777777" w:rsidR="009F31DD" w:rsidRDefault="009F31DD">
      <w:pPr>
        <w:spacing w:after="0" w:line="360" w:lineRule="exact"/>
        <w:rPr>
          <w:lang w:eastAsia="zh-CN"/>
        </w:rPr>
      </w:pPr>
    </w:p>
    <w:p w14:paraId="58607EFE" w14:textId="7ADA4CA1"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lang w:eastAsia="zh-CN"/>
        </w:rPr>
        <w:t>摘要</w:t>
      </w:r>
      <w:r>
        <w:rPr>
          <w:rFonts w:ascii="宋体" w:eastAsia="宋体" w:hAnsi="宋体"/>
          <w:sz w:val="24"/>
          <w:lang w:eastAsia="zh-CN"/>
        </w:rPr>
        <w:t>…………………………………………………………………………………2</w:t>
      </w:r>
    </w:p>
    <w:p w14:paraId="08F4B5F6" w14:textId="3EC6B2C0"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rPr>
        <w:t>ABSTRACT</w:t>
      </w:r>
      <w:r>
        <w:rPr>
          <w:rFonts w:ascii="宋体" w:eastAsia="宋体" w:hAnsi="宋体"/>
          <w:sz w:val="24"/>
        </w:rPr>
        <w:t>……………………………………………………………………………3</w:t>
      </w:r>
    </w:p>
    <w:p w14:paraId="2EF5501F" w14:textId="62EE2C8D"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rPr>
        <w:t>第一章 研究背景</w:t>
      </w:r>
      <w:r>
        <w:rPr>
          <w:rFonts w:ascii="宋体" w:eastAsia="宋体" w:hAnsi="宋体"/>
          <w:sz w:val="24"/>
        </w:rPr>
        <w:t>…………………………………………………………………1</w:t>
      </w:r>
    </w:p>
    <w:p w14:paraId="140F801E" w14:textId="6E1806EA"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1.1 内存管理机制的演进………………………………………………………1</w:t>
      </w:r>
    </w:p>
    <w:p w14:paraId="31B2C3FC" w14:textId="09F3BF4D"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1.1.1 页表与 TLB 的工作原理……………………………………………1</w:t>
      </w:r>
    </w:p>
    <w:p w14:paraId="32156028" w14:textId="3E76B1A4"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1.1.2 4KB 页面在大内存系统中的扩展性问题…………………………1</w:t>
      </w:r>
    </w:p>
    <w:p w14:paraId="7916AE8D" w14:textId="053D562D"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rPr>
        <w:t>1.2 Linux 文件系统 I/O 栈概述………………………………………………2</w:t>
      </w:r>
    </w:p>
    <w:p w14:paraId="7633571F" w14:textId="2CD7B8FB"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1.2.1 页缓存与 VFS 层交互………………………………………………2</w:t>
      </w:r>
    </w:p>
    <w:p w14:paraId="2AA242DD" w14:textId="0BA1A3C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1.2.2 传统 buffer_head 映射机制及其局限性…………………………4</w:t>
      </w:r>
    </w:p>
    <w:p w14:paraId="2DEBE2D7" w14:textId="4A861922"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rPr>
        <w:t>1.3 F2FS 文件系统架构…………………………………………………………6</w:t>
      </w:r>
    </w:p>
    <w:p w14:paraId="4D6A21AE" w14:textId="6E7330BB"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1.3.1 日志结构文件系统 (LFS) 与闪存感知设计………………………6</w:t>
      </w:r>
    </w:p>
    <w:p w14:paraId="7B9AE64D" w14:textId="1164C72D"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1.3.2 数据布局、Segment 结构与 Checkpoint 机制…………………7</w:t>
      </w:r>
    </w:p>
    <w:p w14:paraId="00820CDD" w14:textId="35A3F9A2"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rPr>
        <w:t>第二章 引入 Folio 和 iomap 的意义</w:t>
      </w:r>
      <w:r>
        <w:rPr>
          <w:rFonts w:ascii="宋体" w:eastAsia="宋体" w:hAnsi="宋体"/>
          <w:sz w:val="24"/>
        </w:rPr>
        <w:t>……………………………………8</w:t>
      </w:r>
    </w:p>
    <w:p w14:paraId="18343B8D" w14:textId="30556158"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rPr>
        <w:t>2.1 Struct Folio：新一代内存管理单元……………………………………8</w:t>
      </w:r>
    </w:p>
    <w:p w14:paraId="26DD4BB8" w14:textId="473B3E9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2.1.1 Linux 传统大页机制回顾</w:t>
      </w:r>
      <w:r w:rsidR="002577D2">
        <w:rPr>
          <w:rFonts w:ascii="宋体" w:eastAsia="宋体" w:hAnsi="宋体" w:hint="eastAsia"/>
          <w:sz w:val="24"/>
          <w:lang w:eastAsia="zh-CN"/>
        </w:rPr>
        <w:t xml:space="preserve"> </w:t>
      </w:r>
      <w:r w:rsidR="002577D2">
        <w:rPr>
          <w:rFonts w:ascii="宋体" w:eastAsia="宋体" w:hAnsi="宋体"/>
          <w:sz w:val="24"/>
          <w:lang w:eastAsia="zh-CN"/>
        </w:rPr>
        <w:t>……………………………………</w:t>
      </w:r>
      <w:r>
        <w:rPr>
          <w:rFonts w:ascii="宋体" w:eastAsia="宋体" w:hAnsi="宋体"/>
          <w:sz w:val="24"/>
          <w:lang w:eastAsia="zh-CN"/>
        </w:rPr>
        <w:t>……8</w:t>
      </w:r>
    </w:p>
    <w:p w14:paraId="12AE995E" w14:textId="272E986F"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2.1.2 Folio 在内核中的演进现状与趋势………………………………10</w:t>
      </w:r>
    </w:p>
    <w:p w14:paraId="4F3E59DE" w14:textId="2437DA15"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2.2 iomap 框架：现代化的 I/O 路径………………………………………11</w:t>
      </w:r>
    </w:p>
    <w:p w14:paraId="260A6A03" w14:textId="0E4DF64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2.2.1 iomap 数据结构与接口定义………………………………………12</w:t>
      </w:r>
    </w:p>
    <w:p w14:paraId="7891B47A" w14:textId="3CF6471E"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2.2.2 迭代器模式与区间映射优势………………………………………14</w:t>
      </w:r>
    </w:p>
    <w:p w14:paraId="08C59FCA" w14:textId="5EDDCE0E"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rPr>
        <w:t>第三章 F2FS 支持 Large Folios 的核心难点</w:t>
      </w:r>
      <w:r>
        <w:rPr>
          <w:rFonts w:ascii="宋体" w:eastAsia="宋体" w:hAnsi="宋体"/>
          <w:sz w:val="24"/>
        </w:rPr>
        <w:t>…………………………15</w:t>
      </w:r>
    </w:p>
    <w:p w14:paraId="208FB86A" w14:textId="1DEACF0D"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rPr>
        <w:t>3.1 块映射与 I/O 提交的粒度失配…………………………………………16</w:t>
      </w:r>
    </w:p>
    <w:p w14:paraId="44A27E8B" w14:textId="6464ED8E"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3.1.1 逐页处理带来的 CPU 开销</w:t>
      </w:r>
      <w:r w:rsidR="002577D2">
        <w:rPr>
          <w:rFonts w:ascii="宋体" w:eastAsia="宋体" w:hAnsi="宋体" w:hint="eastAsia"/>
          <w:sz w:val="24"/>
          <w:lang w:eastAsia="zh-CN"/>
        </w:rPr>
        <w:t xml:space="preserve"> </w:t>
      </w:r>
      <w:r>
        <w:rPr>
          <w:rFonts w:ascii="宋体" w:eastAsia="宋体" w:hAnsi="宋体"/>
          <w:sz w:val="24"/>
          <w:lang w:eastAsia="zh-CN"/>
        </w:rPr>
        <w:t>………………………………………16</w:t>
      </w:r>
    </w:p>
    <w:p w14:paraId="28DD71A4" w14:textId="6431A23E"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3.1.2 Large Folio 子区间多 BIO 提交与 I/O 生命周期失配………16</w:t>
      </w:r>
    </w:p>
    <w:p w14:paraId="525D5D92" w14:textId="0EFA5A0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3.1.3 空洞文件与 I/O 区间划分的一致性</w:t>
      </w:r>
      <w:r w:rsidR="002577D2">
        <w:rPr>
          <w:rFonts w:ascii="宋体" w:eastAsia="宋体" w:hAnsi="宋体" w:hint="eastAsia"/>
          <w:sz w:val="24"/>
          <w:lang w:eastAsia="zh-CN"/>
        </w:rPr>
        <w:t xml:space="preserve"> </w:t>
      </w:r>
      <w:r>
        <w:rPr>
          <w:rFonts w:ascii="宋体" w:eastAsia="宋体" w:hAnsi="宋体"/>
          <w:sz w:val="24"/>
          <w:lang w:eastAsia="zh-CN"/>
        </w:rPr>
        <w:t>……………………………19</w:t>
      </w:r>
    </w:p>
    <w:p w14:paraId="62DB7E55" w14:textId="12FA5E5F"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3.2 关键数据结构的冲突与兼容………………………………………………20</w:t>
      </w:r>
    </w:p>
    <w:p w14:paraId="198A69FC" w14:textId="21B7AFA8"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3.2.1 私有字段复用带来的状态冲突……………………………………20</w:t>
      </w:r>
    </w:p>
    <w:p w14:paraId="6E10999F" w14:textId="50FC199D"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lastRenderedPageBreak/>
        <w:t>3.2.2 状态误判导致的崩溃风险…………………………………………20</w:t>
      </w:r>
    </w:p>
    <w:p w14:paraId="0DE267FE" w14:textId="2C366D0E"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3.2.3 I/O 描述粒度限制…………………………………………………23</w:t>
      </w:r>
    </w:p>
    <w:p w14:paraId="41BC3F3C" w14:textId="725345E6"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3.3 压缩文件场景下的复杂性…………………………………………………23</w:t>
      </w:r>
    </w:p>
    <w:p w14:paraId="6DD2B0F8" w14:textId="095DB967"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3.3.1 压缩簇与 Folio 边界的不对齐</w:t>
      </w:r>
      <w:r w:rsidR="002577D2">
        <w:rPr>
          <w:rFonts w:ascii="宋体" w:eastAsia="宋体" w:hAnsi="宋体" w:hint="eastAsia"/>
          <w:sz w:val="24"/>
          <w:lang w:eastAsia="zh-CN"/>
        </w:rPr>
        <w:t xml:space="preserve"> </w:t>
      </w:r>
      <w:r>
        <w:rPr>
          <w:rFonts w:ascii="宋体" w:eastAsia="宋体" w:hAnsi="宋体"/>
          <w:sz w:val="24"/>
          <w:lang w:eastAsia="zh-CN"/>
        </w:rPr>
        <w:t>…………………………………23</w:t>
      </w:r>
    </w:p>
    <w:p w14:paraId="46DC0192" w14:textId="6B9E48D5"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3.3.2 混合 I/O 模型（压缩与非压缩混排）</w:t>
      </w:r>
      <w:r w:rsidR="002577D2">
        <w:rPr>
          <w:rFonts w:ascii="宋体" w:eastAsia="宋体" w:hAnsi="宋体" w:hint="eastAsia"/>
          <w:sz w:val="24"/>
          <w:lang w:eastAsia="zh-CN"/>
        </w:rPr>
        <w:t xml:space="preserve"> </w:t>
      </w:r>
      <w:r>
        <w:rPr>
          <w:rFonts w:ascii="宋体" w:eastAsia="宋体" w:hAnsi="宋体"/>
          <w:sz w:val="24"/>
          <w:lang w:eastAsia="zh-CN"/>
        </w:rPr>
        <w:t>…………………………24</w:t>
      </w:r>
    </w:p>
    <w:p w14:paraId="0135120A" w14:textId="67444481"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3.4 脏页写回中的写放大风险…………………………………………………24</w:t>
      </w:r>
    </w:p>
    <w:p w14:paraId="6C01AE7F" w14:textId="325CF7D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3.4.1 F2FS 原有写回模型与写放大根源</w:t>
      </w:r>
      <w:r w:rsidR="002577D2">
        <w:rPr>
          <w:rFonts w:ascii="宋体" w:eastAsia="宋体" w:hAnsi="宋体" w:hint="eastAsia"/>
          <w:sz w:val="24"/>
          <w:lang w:eastAsia="zh-CN"/>
        </w:rPr>
        <w:t xml:space="preserve"> </w:t>
      </w:r>
      <w:r>
        <w:rPr>
          <w:rFonts w:ascii="宋体" w:eastAsia="宋体" w:hAnsi="宋体"/>
          <w:sz w:val="24"/>
          <w:lang w:eastAsia="zh-CN"/>
        </w:rPr>
        <w:t>………………………………24</w:t>
      </w:r>
    </w:p>
    <w:p w14:paraId="17902611" w14:textId="339D7CBA"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rPr>
        <w:t>3.4.2 Large Folio 与压缩写回的架构性挑战</w:t>
      </w:r>
      <w:r w:rsidR="002577D2">
        <w:rPr>
          <w:rFonts w:ascii="宋体" w:eastAsia="宋体" w:hAnsi="宋体" w:hint="eastAsia"/>
          <w:sz w:val="24"/>
          <w:lang w:eastAsia="zh-CN"/>
        </w:rPr>
        <w:t xml:space="preserve">  </w:t>
      </w:r>
      <w:r>
        <w:rPr>
          <w:rFonts w:ascii="宋体" w:eastAsia="宋体" w:hAnsi="宋体"/>
          <w:sz w:val="24"/>
        </w:rPr>
        <w:t>………………………25</w:t>
      </w:r>
    </w:p>
    <w:p w14:paraId="101116CC" w14:textId="0A96D692"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rPr>
        <w:t>第四章 F2FS Large Folio 缓冲 I/O 设计与实现</w:t>
      </w:r>
      <w:r>
        <w:rPr>
          <w:rFonts w:ascii="宋体" w:eastAsia="宋体" w:hAnsi="宋体"/>
          <w:sz w:val="24"/>
        </w:rPr>
        <w:t>……………………26</w:t>
      </w:r>
    </w:p>
    <w:p w14:paraId="7AA4418F" w14:textId="413E3EE3"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4.1 设计目标与总体思路………………………………………………………26</w:t>
      </w:r>
    </w:p>
    <w:p w14:paraId="0A7406A9" w14:textId="3A0F3ED7"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rPr>
        <w:t>4.2 基于区间映射的普通文件 I/O 路径……………………………………26</w:t>
      </w:r>
    </w:p>
    <w:p w14:paraId="203030AD" w14:textId="3162E267"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4.2.1 F2FS 块映射与 iomap 字节区间的粒度差异</w:t>
      </w:r>
      <w:r w:rsidR="002577D2">
        <w:rPr>
          <w:rFonts w:ascii="宋体" w:eastAsia="宋体" w:hAnsi="宋体" w:hint="eastAsia"/>
          <w:sz w:val="24"/>
          <w:lang w:eastAsia="zh-CN"/>
        </w:rPr>
        <w:t xml:space="preserve"> </w:t>
      </w:r>
      <w:r>
        <w:rPr>
          <w:rFonts w:ascii="宋体" w:eastAsia="宋体" w:hAnsi="宋体"/>
          <w:sz w:val="24"/>
          <w:lang w:eastAsia="zh-CN"/>
        </w:rPr>
        <w:t>…………………27</w:t>
      </w:r>
    </w:p>
    <w:p w14:paraId="73C827EC" w14:textId="33D5A8E6"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4.2.2 块区间到 iomap 区间的转换</w:t>
      </w:r>
      <w:r w:rsidR="002577D2">
        <w:rPr>
          <w:rFonts w:ascii="宋体" w:eastAsia="宋体" w:hAnsi="宋体" w:hint="eastAsia"/>
          <w:sz w:val="24"/>
          <w:lang w:eastAsia="zh-CN"/>
        </w:rPr>
        <w:t xml:space="preserve">  </w:t>
      </w:r>
      <w:r>
        <w:rPr>
          <w:rFonts w:ascii="宋体" w:eastAsia="宋体" w:hAnsi="宋体"/>
          <w:sz w:val="24"/>
          <w:lang w:eastAsia="zh-CN"/>
        </w:rPr>
        <w:t>…………………………………27</w:t>
      </w:r>
    </w:p>
    <w:p w14:paraId="60B08916" w14:textId="46BFA486"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4.2.3 普通文件读取路径</w:t>
      </w:r>
      <w:r w:rsidR="002577D2">
        <w:rPr>
          <w:rFonts w:ascii="宋体" w:eastAsia="宋体" w:hAnsi="宋体" w:hint="eastAsia"/>
          <w:sz w:val="24"/>
          <w:lang w:eastAsia="zh-CN"/>
        </w:rPr>
        <w:t xml:space="preserve"> </w:t>
      </w:r>
      <w:r>
        <w:rPr>
          <w:rFonts w:ascii="宋体" w:eastAsia="宋体" w:hAnsi="宋体"/>
          <w:sz w:val="24"/>
          <w:lang w:eastAsia="zh-CN"/>
        </w:rPr>
        <w:t>………………………………………………29</w:t>
      </w:r>
    </w:p>
    <w:p w14:paraId="6F87F0AC" w14:textId="1B00D0FA"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4.2.4 普通文件写入路径与空间预分配</w:t>
      </w:r>
      <w:r w:rsidR="002577D2">
        <w:rPr>
          <w:rFonts w:ascii="宋体" w:eastAsia="宋体" w:hAnsi="宋体" w:hint="eastAsia"/>
          <w:sz w:val="24"/>
          <w:lang w:eastAsia="zh-CN"/>
        </w:rPr>
        <w:t xml:space="preserve"> </w:t>
      </w:r>
      <w:r>
        <w:rPr>
          <w:rFonts w:ascii="宋体" w:eastAsia="宋体" w:hAnsi="宋体"/>
          <w:sz w:val="24"/>
          <w:lang w:eastAsia="zh-CN"/>
        </w:rPr>
        <w:t>………………………………30</w:t>
      </w:r>
    </w:p>
    <w:p w14:paraId="4D28F4F6" w14:textId="4C1D9F21"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4.3 面向 Large Folio 的状态管理…………………………………………32</w:t>
      </w:r>
    </w:p>
    <w:p w14:paraId="374A7296" w14:textId="11B258D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4.3.1 统一状态结构</w:t>
      </w:r>
      <w:r w:rsidR="002577D2">
        <w:rPr>
          <w:rFonts w:ascii="宋体" w:eastAsia="宋体" w:hAnsi="宋体" w:hint="eastAsia"/>
          <w:sz w:val="24"/>
          <w:lang w:eastAsia="zh-CN"/>
        </w:rPr>
        <w:t xml:space="preserve"> </w:t>
      </w:r>
      <w:r>
        <w:rPr>
          <w:rFonts w:ascii="宋体" w:eastAsia="宋体" w:hAnsi="宋体"/>
          <w:sz w:val="24"/>
          <w:lang w:eastAsia="zh-CN"/>
        </w:rPr>
        <w:t>……………………………………………………32</w:t>
      </w:r>
    </w:p>
    <w:p w14:paraId="3E1AA994" w14:textId="149EE766"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4.3.2 状态分配与旧私有状态迁移</w:t>
      </w:r>
      <w:r w:rsidR="002577D2">
        <w:rPr>
          <w:rFonts w:ascii="宋体" w:eastAsia="宋体" w:hAnsi="宋体" w:hint="eastAsia"/>
          <w:sz w:val="24"/>
          <w:lang w:eastAsia="zh-CN"/>
        </w:rPr>
        <w:t xml:space="preserve"> </w:t>
      </w:r>
      <w:r>
        <w:rPr>
          <w:rFonts w:ascii="宋体" w:eastAsia="宋体" w:hAnsi="宋体"/>
          <w:sz w:val="24"/>
          <w:lang w:eastAsia="zh-CN"/>
        </w:rPr>
        <w:t>……………………………………34</w:t>
      </w:r>
    </w:p>
    <w:p w14:paraId="1FE85860" w14:textId="76A8D693"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4.3.3 读完成计数</w:t>
      </w:r>
      <w:r w:rsidR="002577D2">
        <w:rPr>
          <w:rFonts w:ascii="宋体" w:eastAsia="宋体" w:hAnsi="宋体" w:hint="eastAsia"/>
          <w:sz w:val="24"/>
          <w:lang w:eastAsia="zh-CN"/>
        </w:rPr>
        <w:t xml:space="preserve"> </w:t>
      </w:r>
      <w:r>
        <w:rPr>
          <w:rFonts w:ascii="宋体" w:eastAsia="宋体" w:hAnsi="宋体"/>
          <w:sz w:val="24"/>
          <w:lang w:eastAsia="zh-CN"/>
        </w:rPr>
        <w:t>………………………………………………………37</w:t>
      </w:r>
    </w:p>
    <w:p w14:paraId="2F932AE6" w14:textId="3B0F213B"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4.4 脏页写回路径中的粒度控制………………………………………………38</w:t>
      </w:r>
    </w:p>
    <w:p w14:paraId="3BE19318" w14:textId="0720E604"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4.4.1 从逐页写回到 Folio 内脏区定位………………………………38</w:t>
      </w:r>
    </w:p>
    <w:p w14:paraId="57D4DBE1" w14:textId="23112D18"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4.4.2 子范围提交与重试边界</w:t>
      </w:r>
      <w:r w:rsidR="002577D2">
        <w:rPr>
          <w:rFonts w:ascii="宋体" w:eastAsia="宋体" w:hAnsi="宋体" w:hint="eastAsia"/>
          <w:sz w:val="24"/>
          <w:lang w:eastAsia="zh-CN"/>
        </w:rPr>
        <w:t xml:space="preserve"> </w:t>
      </w:r>
      <w:r>
        <w:rPr>
          <w:rFonts w:ascii="宋体" w:eastAsia="宋体" w:hAnsi="宋体"/>
          <w:sz w:val="24"/>
          <w:lang w:eastAsia="zh-CN"/>
        </w:rPr>
        <w:t>…………………………………………41</w:t>
      </w:r>
    </w:p>
    <w:p w14:paraId="1C04309D" w14:textId="27CEC060"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4.4.3 压缩上下文中的延迟解锁</w:t>
      </w:r>
      <w:r w:rsidR="002577D2">
        <w:rPr>
          <w:rFonts w:ascii="宋体" w:eastAsia="宋体" w:hAnsi="宋体" w:hint="eastAsia"/>
          <w:sz w:val="24"/>
          <w:lang w:eastAsia="zh-CN"/>
        </w:rPr>
        <w:t xml:space="preserve"> </w:t>
      </w:r>
      <w:r>
        <w:rPr>
          <w:rFonts w:ascii="宋体" w:eastAsia="宋体" w:hAnsi="宋体"/>
          <w:sz w:val="24"/>
          <w:lang w:eastAsia="zh-CN"/>
        </w:rPr>
        <w:t>………………………………………45</w:t>
      </w:r>
    </w:p>
    <w:p w14:paraId="67C9C3C2" w14:textId="390C29FA"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4.5 GC 路径中的 Large Folio 适配…………………………………………46</w:t>
      </w:r>
    </w:p>
    <w:p w14:paraId="4267E9AE" w14:textId="45052345"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4.5.1 GC 搬运中的私有状态……………………………………………46</w:t>
      </w:r>
    </w:p>
    <w:p w14:paraId="277C89E2" w14:textId="242F2879"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4.5.2 GC 读路径与 bio 提交偏移</w:t>
      </w:r>
      <w:r w:rsidR="002577D2">
        <w:rPr>
          <w:rFonts w:ascii="宋体" w:eastAsia="宋体" w:hAnsi="宋体" w:hint="eastAsia"/>
          <w:sz w:val="24"/>
          <w:lang w:eastAsia="zh-CN"/>
        </w:rPr>
        <w:t xml:space="preserve"> </w:t>
      </w:r>
      <w:r>
        <w:rPr>
          <w:rFonts w:ascii="宋体" w:eastAsia="宋体" w:hAnsi="宋体"/>
          <w:sz w:val="24"/>
          <w:lang w:eastAsia="zh-CN"/>
        </w:rPr>
        <w:t>……………………………………47</w:t>
      </w:r>
    </w:p>
    <w:p w14:paraId="6FC27C7D" w14:textId="1DE435D0"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4.5.3 前台搬运中的写回控制</w:t>
      </w:r>
      <w:r w:rsidR="002577D2">
        <w:rPr>
          <w:rFonts w:ascii="宋体" w:eastAsia="宋体" w:hAnsi="宋体" w:hint="eastAsia"/>
          <w:sz w:val="24"/>
          <w:lang w:eastAsia="zh-CN"/>
        </w:rPr>
        <w:t xml:space="preserve"> </w:t>
      </w:r>
      <w:r>
        <w:rPr>
          <w:rFonts w:ascii="宋体" w:eastAsia="宋体" w:hAnsi="宋体"/>
          <w:sz w:val="24"/>
          <w:lang w:eastAsia="zh-CN"/>
        </w:rPr>
        <w:t>…………………………………………48</w:t>
      </w:r>
    </w:p>
    <w:p w14:paraId="132EBC00" w14:textId="2FB8ACB8"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4.6 压缩文件场景下的扩展处理………………………………………………49</w:t>
      </w:r>
    </w:p>
    <w:p w14:paraId="02EF17C2" w14:textId="7DEDB434"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4.6.1 压缩读取中的簇级映射与完成计数</w:t>
      </w:r>
      <w:r w:rsidR="002577D2">
        <w:rPr>
          <w:rFonts w:ascii="宋体" w:eastAsia="宋体" w:hAnsi="宋体" w:hint="eastAsia"/>
          <w:sz w:val="24"/>
          <w:lang w:eastAsia="zh-CN"/>
        </w:rPr>
        <w:t xml:space="preserve"> </w:t>
      </w:r>
      <w:r>
        <w:rPr>
          <w:rFonts w:ascii="宋体" w:eastAsia="宋体" w:hAnsi="宋体"/>
          <w:sz w:val="24"/>
          <w:lang w:eastAsia="zh-CN"/>
        </w:rPr>
        <w:t>……………………………49</w:t>
      </w:r>
    </w:p>
    <w:p w14:paraId="296F1318" w14:textId="3F9D8C2C"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4.6.2 压缩写入中的 Large Folio 准备………………………………56</w:t>
      </w:r>
    </w:p>
    <w:p w14:paraId="253C3A3E" w14:textId="0484573D"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lastRenderedPageBreak/>
        <w:t>4.6.3 压缩写回中的簇级提交……………………………………………57</w:t>
      </w:r>
    </w:p>
    <w:p w14:paraId="129321AF" w14:textId="326C8C3F"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lang w:eastAsia="zh-CN"/>
        </w:rPr>
        <w:t>第五章 项目性能测试</w:t>
      </w:r>
      <w:r>
        <w:rPr>
          <w:rFonts w:ascii="宋体" w:eastAsia="宋体" w:hAnsi="宋体"/>
          <w:sz w:val="24"/>
          <w:lang w:eastAsia="zh-CN"/>
        </w:rPr>
        <w:t>…………………………………………………………58</w:t>
      </w:r>
    </w:p>
    <w:p w14:paraId="31800327" w14:textId="6E8569D1"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5.1 测试环境与方法论…………………………………………………………58</w:t>
      </w:r>
    </w:p>
    <w:p w14:paraId="1705BB13" w14:textId="303B2992"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5.1.1 顺序读写测试的批量调度</w:t>
      </w:r>
      <w:r w:rsidR="002577D2">
        <w:rPr>
          <w:rFonts w:ascii="宋体" w:eastAsia="宋体" w:hAnsi="宋体" w:hint="eastAsia"/>
          <w:sz w:val="24"/>
          <w:lang w:eastAsia="zh-CN"/>
        </w:rPr>
        <w:t xml:space="preserve"> </w:t>
      </w:r>
      <w:r>
        <w:rPr>
          <w:rFonts w:ascii="宋体" w:eastAsia="宋体" w:hAnsi="宋体"/>
          <w:sz w:val="24"/>
          <w:lang w:eastAsia="zh-CN"/>
        </w:rPr>
        <w:t>………………………………………58</w:t>
      </w:r>
    </w:p>
    <w:p w14:paraId="51E67B74" w14:textId="1F920387"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5.1.2 单轮 FIO 执行与缓存控制………………………………………63</w:t>
      </w:r>
    </w:p>
    <w:p w14:paraId="121AE9C9" w14:textId="531EB17F"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5.2 性能测试结果与分析………………………………………………………64</w:t>
      </w:r>
    </w:p>
    <w:p w14:paraId="2D8772ED" w14:textId="12606B0F"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5.2.1 QEMU 虚拟机性能测试……………………………………………64</w:t>
      </w:r>
    </w:p>
    <w:p w14:paraId="4050BCB3" w14:textId="40F54D5B"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5.2.2 树莓派 5 性能测试………………………………………………68</w:t>
      </w:r>
    </w:p>
    <w:p w14:paraId="7463E741" w14:textId="7C1E2572" w:rsidR="00B50733" w:rsidRDefault="00B50733">
      <w:pPr>
        <w:tabs>
          <w:tab w:val="right" w:leader="dot" w:pos="8296"/>
        </w:tabs>
        <w:spacing w:after="0" w:line="360" w:lineRule="auto"/>
        <w:ind w:firstLine="360"/>
        <w:jc w:val="right"/>
        <w:rPr>
          <w:noProof/>
          <w:kern w:val="2"/>
          <w:szCs w:val="24"/>
          <w:lang w:eastAsia="zh-CN"/>
          <w14:ligatures w14:val="standardContextual"/>
        </w:rPr>
      </w:pPr>
      <w:r>
        <w:rPr>
          <w:rFonts w:ascii="宋体" w:eastAsia="宋体" w:hAnsi="宋体"/>
          <w:sz w:val="24"/>
          <w:lang w:eastAsia="zh-CN"/>
        </w:rPr>
        <w:t>5.3 数据处理与可视化脚本……………………………………………………72</w:t>
      </w:r>
    </w:p>
    <w:p w14:paraId="37ABACB6" w14:textId="3D5797FE"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5.3.1 FIO 日志的结构化解析</w:t>
      </w:r>
      <w:r w:rsidR="002577D2">
        <w:rPr>
          <w:rFonts w:ascii="宋体" w:eastAsia="宋体" w:hAnsi="宋体" w:hint="eastAsia"/>
          <w:sz w:val="24"/>
          <w:lang w:eastAsia="zh-CN"/>
        </w:rPr>
        <w:t xml:space="preserve"> </w:t>
      </w:r>
      <w:r>
        <w:rPr>
          <w:rFonts w:ascii="宋体" w:eastAsia="宋体" w:hAnsi="宋体"/>
          <w:sz w:val="24"/>
          <w:lang w:eastAsia="zh-CN"/>
        </w:rPr>
        <w:t>…………………………………………72</w:t>
      </w:r>
    </w:p>
    <w:p w14:paraId="500DA4F2" w14:textId="09A38EAB" w:rsidR="00B50733" w:rsidRDefault="00B50733">
      <w:pPr>
        <w:tabs>
          <w:tab w:val="right" w:leader="dot" w:pos="8296"/>
        </w:tabs>
        <w:spacing w:after="0" w:line="360" w:lineRule="auto"/>
        <w:ind w:left="309" w:firstLine="480"/>
        <w:jc w:val="right"/>
        <w:rPr>
          <w:noProof/>
          <w:kern w:val="2"/>
          <w:szCs w:val="24"/>
          <w:lang w:eastAsia="zh-CN"/>
          <w14:ligatures w14:val="standardContextual"/>
        </w:rPr>
      </w:pPr>
      <w:r>
        <w:rPr>
          <w:rFonts w:ascii="宋体" w:eastAsia="宋体" w:hAnsi="宋体"/>
          <w:sz w:val="24"/>
          <w:lang w:eastAsia="zh-CN"/>
        </w:rPr>
        <w:t>5.3.2 测试结果的图表生成</w:t>
      </w:r>
      <w:r w:rsidR="002577D2">
        <w:rPr>
          <w:rFonts w:ascii="宋体" w:eastAsia="宋体" w:hAnsi="宋体" w:hint="eastAsia"/>
          <w:sz w:val="24"/>
          <w:lang w:eastAsia="zh-CN"/>
        </w:rPr>
        <w:t xml:space="preserve"> </w:t>
      </w:r>
      <w:r>
        <w:rPr>
          <w:rFonts w:ascii="宋体" w:eastAsia="宋体" w:hAnsi="宋体"/>
          <w:sz w:val="24"/>
          <w:lang w:eastAsia="zh-CN"/>
        </w:rPr>
        <w:t>……………………………………………75</w:t>
      </w:r>
    </w:p>
    <w:p w14:paraId="367DC828" w14:textId="4144F785"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lang w:eastAsia="zh-CN"/>
        </w:rPr>
        <w:t>结语</w:t>
      </w:r>
      <w:r>
        <w:rPr>
          <w:rFonts w:ascii="宋体" w:eastAsia="宋体" w:hAnsi="宋体"/>
          <w:sz w:val="24"/>
          <w:lang w:eastAsia="zh-CN"/>
        </w:rPr>
        <w:t>…………………………………………………………………………………77</w:t>
      </w:r>
    </w:p>
    <w:p w14:paraId="1274841F" w14:textId="3E6BFFF1"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lang w:eastAsia="zh-CN"/>
        </w:rPr>
        <w:t>参考文献</w:t>
      </w:r>
      <w:r w:rsidR="002577D2">
        <w:rPr>
          <w:rFonts w:ascii="黑体" w:eastAsia="黑体" w:hAnsi="黑体" w:hint="eastAsia"/>
          <w:sz w:val="28"/>
          <w:lang w:eastAsia="zh-CN"/>
        </w:rPr>
        <w:t xml:space="preserve"> </w:t>
      </w:r>
      <w:r>
        <w:rPr>
          <w:rFonts w:ascii="宋体" w:eastAsia="宋体" w:hAnsi="宋体"/>
          <w:sz w:val="24"/>
          <w:lang w:eastAsia="zh-CN"/>
        </w:rPr>
        <w:t>…………………………………………………………………………78</w:t>
      </w:r>
    </w:p>
    <w:p w14:paraId="1AFD47B8" w14:textId="5F75C0CD" w:rsidR="00B50733" w:rsidRDefault="00B50733">
      <w:pPr>
        <w:tabs>
          <w:tab w:val="right" w:leader="dot" w:pos="8296"/>
        </w:tabs>
        <w:spacing w:after="0" w:line="360" w:lineRule="auto"/>
        <w:jc w:val="right"/>
        <w:rPr>
          <w:noProof/>
          <w:kern w:val="2"/>
          <w:szCs w:val="24"/>
          <w:lang w:eastAsia="zh-CN"/>
          <w14:ligatures w14:val="standardContextual"/>
        </w:rPr>
      </w:pPr>
      <w:r>
        <w:rPr>
          <w:rFonts w:ascii="黑体" w:eastAsia="黑体" w:hAnsi="黑体"/>
          <w:sz w:val="28"/>
          <w:lang w:eastAsia="zh-CN"/>
        </w:rPr>
        <w:t>致谢</w:t>
      </w:r>
      <w:r>
        <w:rPr>
          <w:rFonts w:ascii="宋体" w:eastAsia="宋体" w:hAnsi="宋体"/>
          <w:sz w:val="24"/>
          <w:lang w:eastAsia="zh-CN"/>
        </w:rPr>
        <w:t>…………………………………………………………………………………80</w:t>
      </w:r>
    </w:p>
    <w:p w14:paraId="61AF63AA" w14:textId="01B52900" w:rsidR="007B6CCC" w:rsidRDefault="007B6CCC">
      <w:pPr>
        <w:tabs>
          <w:tab w:val="right" w:leader="dot" w:pos="8296"/>
        </w:tabs>
        <w:spacing w:after="0" w:line="360" w:lineRule="auto"/>
        <w:jc w:val="right"/>
        <w:rPr>
          <w:noProof/>
          <w:kern w:val="2"/>
          <w:szCs w:val="24"/>
          <w:lang w:eastAsia="zh-CN"/>
          <w14:ligatures w14:val="standardContextual"/>
        </w:rPr>
      </w:pPr>
    </w:p>
    <w:p w14:paraId="731CD0F4" w14:textId="77777777" w:rsidR="00591719" w:rsidRPr="00591719" w:rsidRDefault="00591719" w:rsidP="00591719">
      <w:pPr>
        <w:spacing w:after="0" w:line="360" w:lineRule="auto"/>
        <w:jc w:val="right"/>
        <w:rPr>
          <w:rFonts w:ascii="Times New Roman" w:eastAsia="黑体" w:hAnsi="Times New Roman" w:cs="Times New Roman"/>
          <w:noProof/>
          <w:color w:val="000000"/>
          <w:sz w:val="28"/>
          <w:lang w:eastAsia="zh-CN"/>
        </w:rPr>
      </w:pPr>
    </w:p>
    <w:p w14:paraId="3389141B" w14:textId="77777777" w:rsidR="009F31DD" w:rsidRDefault="009F31DD">
      <w:pPr>
        <w:rPr>
          <w:lang w:eastAsia="zh-CN"/>
        </w:rPr>
      </w:pPr>
    </w:p>
    <w:p w14:paraId="2CD52634" w14:textId="77777777" w:rsidR="009F31DD" w:rsidRDefault="009F31DD">
      <w:pPr>
        <w:rPr>
          <w:lang w:eastAsia="zh-CN"/>
        </w:rPr>
        <w:sectPr w:rsidR="009F31DD">
          <w:pgSz w:w="11906" w:h="16838"/>
          <w:pgMar w:top="1440" w:right="1800" w:bottom="1440" w:left="1800" w:header="720" w:footer="720" w:gutter="0"/>
          <w:cols w:space="720"/>
          <w:docGrid w:linePitch="360"/>
        </w:sectPr>
      </w:pPr>
    </w:p>
    <w:p w14:paraId="08275CEE" w14:textId="77777777" w:rsidR="009F31DD" w:rsidRDefault="00591719" w:rsidP="001840F9">
      <w:pPr>
        <w:pStyle w:val="1"/>
        <w:spacing w:before="240"/>
        <w:rPr>
          <w:lang w:eastAsia="zh-CN"/>
        </w:rPr>
      </w:pPr>
      <w:bookmarkStart w:id="14" w:name="_Toc227766928"/>
      <w:bookmarkStart w:id="15" w:name="_Toc228288596"/>
      <w:bookmarkStart w:id="16" w:name="_Toc229384967"/>
      <w:r>
        <w:rPr>
          <w:rFonts w:ascii="Times New Roman" w:eastAsia="宋体" w:hAnsi="Times New Roman"/>
          <w:lang w:eastAsia="zh-CN"/>
        </w:rPr>
        <w:lastRenderedPageBreak/>
        <w:t>第一章</w:t>
      </w:r>
      <w:r>
        <w:rPr>
          <w:rFonts w:ascii="Times New Roman" w:eastAsia="宋体" w:hAnsi="Times New Roman"/>
          <w:lang w:eastAsia="zh-CN"/>
        </w:rPr>
        <w:t xml:space="preserve">  </w:t>
      </w:r>
      <w:r>
        <w:rPr>
          <w:rFonts w:ascii="Times New Roman" w:eastAsia="宋体" w:hAnsi="Times New Roman"/>
          <w:lang w:eastAsia="zh-CN"/>
        </w:rPr>
        <w:t>研究背景</w:t>
      </w:r>
      <w:bookmarkEnd w:id="14"/>
      <w:bookmarkEnd w:id="15"/>
      <w:bookmarkEnd w:id="16"/>
    </w:p>
    <w:p w14:paraId="6924C73D" w14:textId="77777777" w:rsidR="009F31DD" w:rsidRDefault="00591719" w:rsidP="001840F9">
      <w:pPr>
        <w:pStyle w:val="21"/>
        <w:spacing w:before="240"/>
        <w:rPr>
          <w:lang w:eastAsia="zh-CN"/>
        </w:rPr>
        <w:pPrChange w:id="17" w:author="Microsoft 帐户" w:date="2026-05-16T10:57:00Z">
          <w:pPr>
            <w:pStyle w:val="21"/>
          </w:pPr>
        </w:pPrChange>
      </w:pPr>
      <w:bookmarkStart w:id="18" w:name="_Toc227766929"/>
      <w:bookmarkStart w:id="19" w:name="_Toc228288597"/>
      <w:bookmarkStart w:id="20" w:name="_Toc229384968"/>
      <w:r>
        <w:rPr>
          <w:rFonts w:ascii="Times New Roman" w:eastAsia="宋体" w:hAnsi="Times New Roman"/>
          <w:lang w:eastAsia="zh-CN"/>
        </w:rPr>
        <w:t xml:space="preserve">1.1  </w:t>
      </w:r>
      <w:r>
        <w:rPr>
          <w:rFonts w:ascii="Times New Roman" w:eastAsia="宋体" w:hAnsi="Times New Roman"/>
          <w:lang w:eastAsia="zh-CN"/>
        </w:rPr>
        <w:t>内存管理机制的演进</w:t>
      </w:r>
      <w:bookmarkEnd w:id="18"/>
      <w:bookmarkEnd w:id="19"/>
      <w:bookmarkEnd w:id="20"/>
    </w:p>
    <w:p w14:paraId="42FC5284" w14:textId="61FE967D" w:rsidR="009F31DD" w:rsidRDefault="00591719">
      <w:pPr>
        <w:spacing w:line="360" w:lineRule="auto"/>
        <w:ind w:firstLine="480"/>
        <w:jc w:val="both"/>
        <w:rPr>
          <w:lang w:eastAsia="zh-CN"/>
        </w:rPr>
      </w:pPr>
      <w:commentRangeStart w:id="21"/>
      <w:r>
        <w:rPr>
          <w:rFonts w:ascii="Times New Roman" w:eastAsia="宋体" w:hAnsi="Times New Roman"/>
          <w:sz w:val="24"/>
          <w:lang w:eastAsia="zh-CN"/>
        </w:rPr>
        <w:t>本文关注文件系统页缓存路径中的粒度问题。</w:t>
      </w:r>
      <w:commentRangeEnd w:id="21"/>
      <w:r w:rsidR="001840F9">
        <w:rPr>
          <w:rStyle w:val="aff2"/>
        </w:rPr>
        <w:commentReference w:id="21"/>
      </w:r>
      <w:r>
        <w:rPr>
          <w:rFonts w:ascii="Times New Roman" w:eastAsia="宋体" w:hAnsi="Times New Roman"/>
          <w:sz w:val="24"/>
          <w:lang w:eastAsia="zh-CN"/>
        </w:rPr>
        <w:t xml:space="preserve">Linux </w:t>
      </w:r>
      <w:r>
        <w:rPr>
          <w:rFonts w:ascii="Times New Roman" w:eastAsia="宋体" w:hAnsi="Times New Roman"/>
          <w:sz w:val="24"/>
          <w:lang w:eastAsia="zh-CN"/>
        </w:rPr>
        <w:t>长期以</w:t>
      </w:r>
      <w:r>
        <w:rPr>
          <w:rFonts w:ascii="Times New Roman" w:eastAsia="宋体" w:hAnsi="Times New Roman"/>
          <w:sz w:val="24"/>
          <w:lang w:eastAsia="zh-CN"/>
        </w:rPr>
        <w:t xml:space="preserve"> 4 KiB page </w:t>
      </w:r>
      <w:r>
        <w:rPr>
          <w:rFonts w:ascii="Times New Roman" w:eastAsia="宋体" w:hAnsi="Times New Roman"/>
          <w:sz w:val="24"/>
          <w:lang w:eastAsia="zh-CN"/>
        </w:rPr>
        <w:t>作为页缓存和内存管理的基本单位</w:t>
      </w:r>
      <w:del w:id="22" w:author="Microsoft 帐户" w:date="2026-05-16T10:58:00Z">
        <w:r w:rsidDel="001840F9">
          <w:rPr>
            <w:rFonts w:ascii="Times New Roman" w:eastAsia="宋体" w:hAnsi="Times New Roman"/>
            <w:sz w:val="24"/>
            <w:lang w:eastAsia="zh-CN"/>
          </w:rPr>
          <w:delText>；</w:delText>
        </w:r>
      </w:del>
      <w:ins w:id="23" w:author="Microsoft 帐户" w:date="2026-05-16T10:58:00Z">
        <w:r w:rsidR="001840F9">
          <w:rPr>
            <w:rFonts w:ascii="Times New Roman" w:eastAsia="宋体" w:hAnsi="Times New Roman"/>
            <w:sz w:val="24"/>
            <w:lang w:eastAsia="zh-CN"/>
          </w:rPr>
          <w:t>，</w:t>
        </w:r>
      </w:ins>
      <w:r>
        <w:rPr>
          <w:rFonts w:ascii="Times New Roman" w:eastAsia="宋体" w:hAnsi="Times New Roman"/>
          <w:sz w:val="24"/>
          <w:lang w:eastAsia="zh-CN"/>
        </w:rPr>
        <w:t>当一次文件访问覆盖较大的连续区间时，页缓存仍需要围绕多个小页组织状态、查找映射并提交</w:t>
      </w:r>
      <w:r>
        <w:rPr>
          <w:rFonts w:ascii="Times New Roman" w:eastAsia="宋体" w:hAnsi="Times New Roman"/>
          <w:sz w:val="24"/>
          <w:lang w:eastAsia="zh-CN"/>
        </w:rPr>
        <w:t xml:space="preserve"> I/O</w:t>
      </w:r>
      <w:r>
        <w:rPr>
          <w:rFonts w:ascii="Times New Roman" w:eastAsia="宋体" w:hAnsi="Times New Roman"/>
          <w:sz w:val="24"/>
          <w:lang w:eastAsia="zh-CN"/>
        </w:rPr>
        <w:t>。对</w:t>
      </w:r>
      <w:r>
        <w:rPr>
          <w:rFonts w:ascii="Times New Roman" w:eastAsia="宋体" w:hAnsi="Times New Roman"/>
          <w:sz w:val="24"/>
          <w:lang w:eastAsia="zh-CN"/>
        </w:rPr>
        <w:t xml:space="preserve"> </w:t>
      </w:r>
      <w:commentRangeStart w:id="24"/>
      <w:r>
        <w:rPr>
          <w:rFonts w:ascii="Times New Roman" w:eastAsia="宋体" w:hAnsi="Times New Roman"/>
          <w:sz w:val="24"/>
          <w:lang w:eastAsia="zh-CN"/>
        </w:rPr>
        <w:t xml:space="preserve">F2FS </w:t>
      </w:r>
      <w:commentRangeEnd w:id="24"/>
      <w:r w:rsidR="001840F9">
        <w:rPr>
          <w:rStyle w:val="aff2"/>
        </w:rPr>
        <w:commentReference w:id="24"/>
      </w:r>
      <w:r>
        <w:rPr>
          <w:rFonts w:ascii="Times New Roman" w:eastAsia="宋体" w:hAnsi="Times New Roman"/>
          <w:sz w:val="24"/>
          <w:lang w:eastAsia="zh-CN"/>
        </w:rPr>
        <w:t>而言，这种</w:t>
      </w:r>
      <w:commentRangeStart w:id="25"/>
      <w:r>
        <w:rPr>
          <w:rFonts w:ascii="Times New Roman" w:eastAsia="宋体" w:hAnsi="Times New Roman"/>
          <w:sz w:val="24"/>
          <w:lang w:eastAsia="zh-CN"/>
        </w:rPr>
        <w:t>粒度差异</w:t>
      </w:r>
      <w:commentRangeEnd w:id="25"/>
      <w:r w:rsidR="001840F9">
        <w:rPr>
          <w:rStyle w:val="aff2"/>
        </w:rPr>
        <w:commentReference w:id="25"/>
      </w:r>
      <w:r>
        <w:rPr>
          <w:rFonts w:ascii="Times New Roman" w:eastAsia="宋体" w:hAnsi="Times New Roman"/>
          <w:sz w:val="24"/>
          <w:lang w:eastAsia="zh-CN"/>
        </w:rPr>
        <w:t>会继续传递到块映射、写回和压缩文件</w:t>
      </w:r>
      <w:commentRangeStart w:id="26"/>
      <w:r>
        <w:rPr>
          <w:rFonts w:ascii="Times New Roman" w:eastAsia="宋体" w:hAnsi="Times New Roman"/>
          <w:sz w:val="24"/>
          <w:lang w:eastAsia="zh-CN"/>
        </w:rPr>
        <w:t>路径</w:t>
      </w:r>
      <w:commentRangeEnd w:id="26"/>
      <w:r w:rsidR="001840F9">
        <w:rPr>
          <w:rStyle w:val="aff2"/>
        </w:rPr>
        <w:commentReference w:id="26"/>
      </w:r>
      <w:r>
        <w:rPr>
          <w:rFonts w:ascii="Times New Roman" w:eastAsia="宋体" w:hAnsi="Times New Roman"/>
          <w:sz w:val="24"/>
          <w:lang w:eastAsia="zh-CN"/>
        </w:rPr>
        <w:t>中，因此本文将</w:t>
      </w:r>
      <w:r>
        <w:rPr>
          <w:rFonts w:ascii="Times New Roman" w:eastAsia="宋体" w:hAnsi="Times New Roman"/>
          <w:sz w:val="24"/>
          <w:lang w:eastAsia="zh-CN"/>
        </w:rPr>
        <w:t xml:space="preserve"> Large Folios </w:t>
      </w:r>
      <w:r>
        <w:rPr>
          <w:rFonts w:ascii="Times New Roman" w:eastAsia="宋体" w:hAnsi="Times New Roman"/>
          <w:sz w:val="24"/>
          <w:lang w:eastAsia="zh-CN"/>
        </w:rPr>
        <w:t>作为后续改造的</w:t>
      </w:r>
      <w:commentRangeStart w:id="27"/>
      <w:r>
        <w:rPr>
          <w:rFonts w:ascii="Times New Roman" w:eastAsia="宋体" w:hAnsi="Times New Roman"/>
          <w:sz w:val="24"/>
          <w:lang w:eastAsia="zh-CN"/>
        </w:rPr>
        <w:t>入口</w:t>
      </w:r>
      <w:commentRangeEnd w:id="27"/>
      <w:r w:rsidR="001840F9">
        <w:rPr>
          <w:rStyle w:val="aff2"/>
        </w:rPr>
        <w:commentReference w:id="27"/>
      </w:r>
      <w:r>
        <w:rPr>
          <w:rFonts w:ascii="Times New Roman" w:eastAsia="宋体" w:hAnsi="Times New Roman"/>
          <w:sz w:val="24"/>
          <w:lang w:eastAsia="zh-CN"/>
        </w:rPr>
        <w:t>。</w:t>
      </w:r>
    </w:p>
    <w:p w14:paraId="64F6663F" w14:textId="77777777" w:rsidR="009F31DD" w:rsidRDefault="00591719">
      <w:pPr>
        <w:pStyle w:val="31"/>
        <w:rPr>
          <w:lang w:eastAsia="zh-CN"/>
        </w:rPr>
      </w:pPr>
      <w:bookmarkStart w:id="28" w:name="_Toc227766930"/>
      <w:bookmarkStart w:id="29" w:name="_Toc228288598"/>
      <w:bookmarkStart w:id="30" w:name="_Toc229384969"/>
      <w:r>
        <w:rPr>
          <w:rFonts w:ascii="Times New Roman" w:eastAsia="宋体" w:hAnsi="Times New Roman"/>
          <w:lang w:eastAsia="zh-CN"/>
        </w:rPr>
        <w:t xml:space="preserve">1.1.1  </w:t>
      </w:r>
      <w:r>
        <w:rPr>
          <w:rFonts w:ascii="Times New Roman" w:eastAsia="宋体" w:hAnsi="Times New Roman"/>
          <w:lang w:eastAsia="zh-CN"/>
        </w:rPr>
        <w:t>页表与</w:t>
      </w:r>
      <w:r>
        <w:rPr>
          <w:rFonts w:ascii="Times New Roman" w:eastAsia="宋体" w:hAnsi="Times New Roman"/>
          <w:lang w:eastAsia="zh-CN"/>
        </w:rPr>
        <w:t xml:space="preserve"> TLB </w:t>
      </w:r>
      <w:r>
        <w:rPr>
          <w:rFonts w:ascii="Times New Roman" w:eastAsia="宋体" w:hAnsi="Times New Roman"/>
          <w:lang w:eastAsia="zh-CN"/>
        </w:rPr>
        <w:t>的工作原理</w:t>
      </w:r>
      <w:bookmarkEnd w:id="28"/>
      <w:bookmarkEnd w:id="29"/>
      <w:bookmarkEnd w:id="30"/>
    </w:p>
    <w:p w14:paraId="5BBD65FD" w14:textId="77777777" w:rsidR="009F31DD" w:rsidRDefault="00591719">
      <w:pPr>
        <w:spacing w:line="360" w:lineRule="auto"/>
        <w:ind w:firstLine="480"/>
        <w:jc w:val="both"/>
        <w:rPr>
          <w:lang w:eastAsia="zh-CN"/>
        </w:rPr>
      </w:pPr>
      <w:r>
        <w:rPr>
          <w:rFonts w:ascii="Times New Roman" w:eastAsia="宋体" w:hAnsi="Times New Roman"/>
          <w:sz w:val="24"/>
          <w:lang w:eastAsia="zh-CN"/>
        </w:rPr>
        <w:t>页表负责维护虚拟地址到物理地址的映射，转换后备缓冲区（</w:t>
      </w:r>
      <w:r>
        <w:rPr>
          <w:rFonts w:ascii="Times New Roman" w:eastAsia="宋体" w:hAnsi="Times New Roman"/>
          <w:sz w:val="24"/>
          <w:lang w:eastAsia="zh-CN"/>
        </w:rPr>
        <w:t>Translation Lookaside Buffer, TLB</w:t>
      </w:r>
      <w:r>
        <w:rPr>
          <w:rFonts w:ascii="Times New Roman" w:eastAsia="宋体" w:hAnsi="Times New Roman"/>
          <w:sz w:val="24"/>
          <w:lang w:eastAsia="zh-CN"/>
        </w:rPr>
        <w:t>）用于缓存近期使用的地址转换结果。本文不展开处理器体系结构细节，只保留一个与后文相关的事实：页越小，覆盖同一内存范围所需的页表项和</w:t>
      </w:r>
      <w:r>
        <w:rPr>
          <w:rFonts w:ascii="Times New Roman" w:eastAsia="宋体" w:hAnsi="Times New Roman"/>
          <w:sz w:val="24"/>
          <w:lang w:eastAsia="zh-CN"/>
        </w:rPr>
        <w:t xml:space="preserve"> TLB </w:t>
      </w:r>
      <w:r>
        <w:rPr>
          <w:rFonts w:ascii="Times New Roman" w:eastAsia="宋体" w:hAnsi="Times New Roman"/>
          <w:sz w:val="24"/>
          <w:lang w:eastAsia="zh-CN"/>
        </w:rPr>
        <w:t>项通常越多。</w:t>
      </w:r>
    </w:p>
    <w:p w14:paraId="0BFE725B" w14:textId="77777777" w:rsidR="009F31DD" w:rsidRDefault="00591719">
      <w:pPr>
        <w:spacing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 xml:space="preserve"> 4 KiB page </w:t>
      </w:r>
      <w:r>
        <w:rPr>
          <w:rFonts w:ascii="Times New Roman" w:eastAsia="宋体" w:hAnsi="Times New Roman"/>
          <w:sz w:val="24"/>
          <w:lang w:eastAsia="zh-CN"/>
        </w:rPr>
        <w:t>配置下，较大的工作集会被拆成大量页表项。</w:t>
      </w:r>
      <w:r>
        <w:rPr>
          <w:rFonts w:ascii="Times New Roman" w:eastAsia="宋体" w:hAnsi="Times New Roman"/>
          <w:sz w:val="24"/>
          <w:lang w:eastAsia="zh-CN"/>
        </w:rPr>
        <w:t xml:space="preserve">TLB </w:t>
      </w:r>
      <w:r>
        <w:rPr>
          <w:rFonts w:ascii="Times New Roman" w:eastAsia="宋体" w:hAnsi="Times New Roman"/>
          <w:sz w:val="24"/>
          <w:lang w:eastAsia="zh-CN"/>
        </w:rPr>
        <w:t>容量有限时，地址转换结果更容易被替换，后续访问需要重新进行</w:t>
      </w:r>
      <w:r>
        <w:rPr>
          <w:rFonts w:ascii="Times New Roman" w:eastAsia="宋体" w:hAnsi="Times New Roman"/>
          <w:sz w:val="24"/>
          <w:lang w:eastAsia="zh-CN"/>
        </w:rPr>
        <w:t xml:space="preserve"> page walk</w:t>
      </w:r>
      <w:r>
        <w:rPr>
          <w:rFonts w:ascii="Times New Roman" w:eastAsia="宋体" w:hAnsi="Times New Roman"/>
          <w:sz w:val="24"/>
          <w:lang w:eastAsia="zh-CN"/>
        </w:rPr>
        <w:t>。</w:t>
      </w:r>
      <w:r>
        <w:rPr>
          <w:rFonts w:ascii="Times New Roman" w:eastAsia="宋体" w:hAnsi="Times New Roman"/>
          <w:sz w:val="24"/>
          <w:lang w:eastAsia="zh-CN"/>
        </w:rPr>
        <w:t xml:space="preserve">Large Folios </w:t>
      </w:r>
      <w:r>
        <w:rPr>
          <w:rFonts w:ascii="Times New Roman" w:eastAsia="宋体" w:hAnsi="Times New Roman"/>
          <w:sz w:val="24"/>
          <w:lang w:eastAsia="zh-CN"/>
        </w:rPr>
        <w:t>并不直接改变文件系统语义，但它可以让页缓存一次覆盖更大的连续文件范围，减少后续</w:t>
      </w:r>
      <w:r>
        <w:rPr>
          <w:rFonts w:ascii="Times New Roman" w:eastAsia="宋体" w:hAnsi="Times New Roman"/>
          <w:sz w:val="24"/>
          <w:lang w:eastAsia="zh-CN"/>
        </w:rPr>
        <w:t xml:space="preserve"> I/O </w:t>
      </w:r>
      <w:r>
        <w:rPr>
          <w:rFonts w:ascii="Times New Roman" w:eastAsia="宋体" w:hAnsi="Times New Roman"/>
          <w:sz w:val="24"/>
          <w:lang w:eastAsia="zh-CN"/>
        </w:rPr>
        <w:t>路径围绕小页反复处理的次数。</w:t>
      </w:r>
    </w:p>
    <w:p w14:paraId="3B75BF90" w14:textId="77777777" w:rsidR="009F31DD" w:rsidRDefault="00591719">
      <w:pPr>
        <w:pStyle w:val="31"/>
        <w:rPr>
          <w:lang w:eastAsia="zh-CN"/>
        </w:rPr>
      </w:pPr>
      <w:bookmarkStart w:id="31" w:name="_Toc227766931"/>
      <w:bookmarkStart w:id="32" w:name="_Toc228288599"/>
      <w:bookmarkStart w:id="33" w:name="_Toc229384970"/>
      <w:r>
        <w:rPr>
          <w:rFonts w:ascii="Times New Roman" w:eastAsia="宋体" w:hAnsi="Times New Roman"/>
          <w:lang w:eastAsia="zh-CN"/>
        </w:rPr>
        <w:t xml:space="preserve">1.1.2  4KB </w:t>
      </w:r>
      <w:r>
        <w:rPr>
          <w:rFonts w:ascii="Times New Roman" w:eastAsia="宋体" w:hAnsi="Times New Roman"/>
          <w:lang w:eastAsia="zh-CN"/>
        </w:rPr>
        <w:t>页面在大内存系统中的扩展性问题</w:t>
      </w:r>
      <w:bookmarkEnd w:id="31"/>
      <w:bookmarkEnd w:id="32"/>
      <w:bookmarkEnd w:id="33"/>
    </w:p>
    <w:p w14:paraId="2F42BB20"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Weisberg </w:t>
      </w:r>
      <w:r>
        <w:rPr>
          <w:rFonts w:ascii="Times New Roman" w:eastAsia="宋体" w:hAnsi="Times New Roman"/>
          <w:sz w:val="24"/>
          <w:lang w:eastAsia="zh-CN"/>
        </w:rPr>
        <w:t>和</w:t>
      </w:r>
      <w:r>
        <w:rPr>
          <w:rFonts w:ascii="Times New Roman" w:eastAsia="宋体" w:hAnsi="Times New Roman"/>
          <w:sz w:val="24"/>
          <w:lang w:eastAsia="zh-CN"/>
        </w:rPr>
        <w:t xml:space="preserve"> Wiseman </w:t>
      </w:r>
      <w:r>
        <w:rPr>
          <w:rFonts w:ascii="Times New Roman" w:eastAsia="宋体" w:hAnsi="Times New Roman"/>
          <w:sz w:val="24"/>
          <w:lang w:eastAsia="zh-CN"/>
        </w:rPr>
        <w:t>将</w:t>
      </w:r>
      <w:r>
        <w:rPr>
          <w:rFonts w:ascii="Times New Roman" w:eastAsia="宋体" w:hAnsi="Times New Roman"/>
          <w:sz w:val="24"/>
          <w:lang w:eastAsia="zh-CN"/>
        </w:rPr>
        <w:t xml:space="preserve"> 4 KiB page </w:t>
      </w:r>
      <w:r>
        <w:rPr>
          <w:rFonts w:ascii="Times New Roman" w:eastAsia="宋体" w:hAnsi="Times New Roman"/>
          <w:sz w:val="24"/>
          <w:lang w:eastAsia="zh-CN"/>
        </w:rPr>
        <w:t>的优点和代价放在同一框架下讨论：小页有利于控制外部碎片，但在大内存系统中会缩小</w:t>
      </w:r>
      <w:r>
        <w:rPr>
          <w:rFonts w:ascii="Times New Roman" w:eastAsia="宋体" w:hAnsi="Times New Roman"/>
          <w:sz w:val="24"/>
          <w:lang w:eastAsia="zh-CN"/>
        </w:rPr>
        <w:t xml:space="preserve"> TLB </w:t>
      </w:r>
      <w:r>
        <w:rPr>
          <w:rFonts w:ascii="Times New Roman" w:eastAsia="宋体" w:hAnsi="Times New Roman"/>
          <w:sz w:val="24"/>
          <w:lang w:eastAsia="zh-CN"/>
        </w:rPr>
        <w:t>覆盖范围，并增加页表遍历开销</w:t>
      </w:r>
      <w:r>
        <w:rPr>
          <w:rFonts w:ascii="Times New Roman" w:eastAsia="宋体" w:hAnsi="Times New Roman"/>
          <w:sz w:val="24"/>
          <w:lang w:eastAsia="zh-CN"/>
        </w:rPr>
        <w:t>[1]</w:t>
      </w:r>
      <w:r>
        <w:rPr>
          <w:rFonts w:ascii="Times New Roman" w:eastAsia="宋体" w:hAnsi="Times New Roman"/>
          <w:sz w:val="24"/>
          <w:lang w:eastAsia="zh-CN"/>
        </w:rPr>
        <w:t>。后续关于虚拟化和云环境的研究也把这一问题放到更大的工作集和更多地址空间切换场景中讨论</w:t>
      </w:r>
      <w:r>
        <w:rPr>
          <w:rFonts w:ascii="Times New Roman" w:eastAsia="宋体" w:hAnsi="Times New Roman"/>
          <w:sz w:val="24"/>
          <w:lang w:eastAsia="zh-CN"/>
        </w:rPr>
        <w:t>[2][4]</w:t>
      </w:r>
      <w:r>
        <w:rPr>
          <w:rFonts w:ascii="Times New Roman" w:eastAsia="宋体" w:hAnsi="Times New Roman"/>
          <w:sz w:val="24"/>
          <w:lang w:eastAsia="zh-CN"/>
        </w:rPr>
        <w:t>。本文只取其中与页缓存有关的一点：当上层</w:t>
      </w:r>
      <w:r>
        <w:rPr>
          <w:rFonts w:ascii="Times New Roman" w:eastAsia="宋体" w:hAnsi="Times New Roman"/>
          <w:sz w:val="24"/>
          <w:lang w:eastAsia="zh-CN"/>
        </w:rPr>
        <w:t xml:space="preserve"> I/O </w:t>
      </w:r>
      <w:r>
        <w:rPr>
          <w:rFonts w:ascii="Times New Roman" w:eastAsia="宋体" w:hAnsi="Times New Roman"/>
          <w:sz w:val="24"/>
          <w:lang w:eastAsia="zh-CN"/>
        </w:rPr>
        <w:t>已经形成较大连续访问时，</w:t>
      </w:r>
      <w:r>
        <w:rPr>
          <w:rFonts w:ascii="Times New Roman" w:eastAsia="宋体" w:hAnsi="Times New Roman"/>
          <w:sz w:val="24"/>
          <w:lang w:eastAsia="zh-CN"/>
        </w:rPr>
        <w:t xml:space="preserve">4 KiB </w:t>
      </w:r>
      <w:r>
        <w:rPr>
          <w:rFonts w:ascii="Times New Roman" w:eastAsia="宋体" w:hAnsi="Times New Roman"/>
          <w:sz w:val="24"/>
          <w:lang w:eastAsia="zh-CN"/>
        </w:rPr>
        <w:t>粒度会把映射、状态和提交过程拆成更多小步骤。</w:t>
      </w:r>
    </w:p>
    <w:p w14:paraId="2E117CDD" w14:textId="77777777" w:rsidR="009F31DD" w:rsidRDefault="00591719">
      <w:pPr>
        <w:spacing w:line="360" w:lineRule="auto"/>
        <w:ind w:firstLine="480"/>
        <w:jc w:val="both"/>
        <w:rPr>
          <w:lang w:eastAsia="zh-CN"/>
        </w:rPr>
      </w:pPr>
      <w:r>
        <w:rPr>
          <w:rFonts w:ascii="Times New Roman" w:eastAsia="宋体" w:hAnsi="Times New Roman"/>
          <w:sz w:val="24"/>
        </w:rPr>
        <w:t xml:space="preserve">Patil </w:t>
      </w:r>
      <w:r>
        <w:rPr>
          <w:rFonts w:ascii="Times New Roman" w:eastAsia="宋体" w:hAnsi="Times New Roman"/>
          <w:sz w:val="24"/>
        </w:rPr>
        <w:t>对多核体系结构上的</w:t>
      </w:r>
      <w:r>
        <w:rPr>
          <w:rFonts w:ascii="Times New Roman" w:eastAsia="宋体" w:hAnsi="Times New Roman"/>
          <w:sz w:val="24"/>
        </w:rPr>
        <w:t xml:space="preserve"> TLB </w:t>
      </w:r>
      <w:r>
        <w:rPr>
          <w:rFonts w:ascii="Times New Roman" w:eastAsia="宋体" w:hAnsi="Times New Roman"/>
          <w:sz w:val="24"/>
        </w:rPr>
        <w:t>与</w:t>
      </w:r>
      <w:r>
        <w:rPr>
          <w:rFonts w:ascii="Times New Roman" w:eastAsia="宋体" w:hAnsi="Times New Roman"/>
          <w:sz w:val="24"/>
        </w:rPr>
        <w:t xml:space="preserve"> page walk </w:t>
      </w:r>
      <w:r>
        <w:rPr>
          <w:rFonts w:ascii="Times New Roman" w:eastAsia="宋体" w:hAnsi="Times New Roman"/>
          <w:sz w:val="24"/>
        </w:rPr>
        <w:t>开销进行了评估，相关结论说明</w:t>
      </w:r>
      <w:r>
        <w:rPr>
          <w:rFonts w:ascii="Times New Roman" w:eastAsia="宋体" w:hAnsi="Times New Roman"/>
          <w:sz w:val="24"/>
        </w:rPr>
        <w:t xml:space="preserve"> superpage </w:t>
      </w:r>
      <w:r>
        <w:rPr>
          <w:rFonts w:ascii="Times New Roman" w:eastAsia="宋体" w:hAnsi="Times New Roman"/>
          <w:sz w:val="24"/>
        </w:rPr>
        <w:t>可以通过扩大</w:t>
      </w:r>
      <w:r>
        <w:rPr>
          <w:rFonts w:ascii="Times New Roman" w:eastAsia="宋体" w:hAnsi="Times New Roman"/>
          <w:sz w:val="24"/>
        </w:rPr>
        <w:t xml:space="preserve"> TLB </w:t>
      </w:r>
      <w:r>
        <w:rPr>
          <w:rFonts w:ascii="Times New Roman" w:eastAsia="宋体" w:hAnsi="Times New Roman"/>
          <w:sz w:val="24"/>
        </w:rPr>
        <w:t>覆盖范围减少</w:t>
      </w:r>
      <w:r>
        <w:rPr>
          <w:rFonts w:ascii="Times New Roman" w:eastAsia="宋体" w:hAnsi="Times New Roman"/>
          <w:sz w:val="24"/>
        </w:rPr>
        <w:t xml:space="preserve"> miss </w:t>
      </w:r>
      <w:r>
        <w:rPr>
          <w:rFonts w:ascii="Times New Roman" w:eastAsia="宋体" w:hAnsi="Times New Roman"/>
          <w:sz w:val="24"/>
        </w:rPr>
        <w:t>和</w:t>
      </w:r>
      <w:r>
        <w:rPr>
          <w:rFonts w:ascii="Times New Roman" w:eastAsia="宋体" w:hAnsi="Times New Roman"/>
          <w:sz w:val="24"/>
        </w:rPr>
        <w:t xml:space="preserve"> page walk </w:t>
      </w:r>
      <w:r>
        <w:rPr>
          <w:rFonts w:ascii="Times New Roman" w:eastAsia="宋体" w:hAnsi="Times New Roman"/>
          <w:sz w:val="24"/>
        </w:rPr>
        <w:t>次数</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 xml:space="preserve">Sites </w:t>
      </w:r>
      <w:r>
        <w:rPr>
          <w:rFonts w:ascii="Times New Roman" w:eastAsia="宋体" w:hAnsi="Times New Roman"/>
          <w:sz w:val="24"/>
        </w:rPr>
        <w:t>也在技术文章中讨论过</w:t>
      </w:r>
      <w:r>
        <w:rPr>
          <w:rFonts w:ascii="Times New Roman" w:eastAsia="宋体" w:hAnsi="Times New Roman"/>
          <w:sz w:val="24"/>
        </w:rPr>
        <w:t xml:space="preserve"> x86-64 </w:t>
      </w:r>
      <w:r>
        <w:rPr>
          <w:rFonts w:ascii="Times New Roman" w:eastAsia="宋体" w:hAnsi="Times New Roman"/>
          <w:sz w:val="24"/>
        </w:rPr>
        <w:t>多级页表下</w:t>
      </w:r>
      <w:r>
        <w:rPr>
          <w:rFonts w:ascii="Times New Roman" w:eastAsia="宋体" w:hAnsi="Times New Roman"/>
          <w:sz w:val="24"/>
        </w:rPr>
        <w:t xml:space="preserve"> TLB miss </w:t>
      </w:r>
      <w:r>
        <w:rPr>
          <w:rFonts w:ascii="Times New Roman" w:eastAsia="宋体" w:hAnsi="Times New Roman"/>
          <w:sz w:val="24"/>
        </w:rPr>
        <w:t>的额外访存开销</w:t>
      </w:r>
      <w:r>
        <w:rPr>
          <w:rFonts w:ascii="Times New Roman" w:eastAsia="宋体" w:hAnsi="Times New Roman"/>
          <w:sz w:val="24"/>
        </w:rPr>
        <w:t>[6]</w:t>
      </w:r>
      <w:r>
        <w:rPr>
          <w:rFonts w:ascii="Times New Roman" w:eastAsia="宋体" w:hAnsi="Times New Roman"/>
          <w:sz w:val="24"/>
        </w:rPr>
        <w:t>。</w:t>
      </w:r>
      <w:r>
        <w:rPr>
          <w:rFonts w:ascii="Times New Roman" w:eastAsia="宋体" w:hAnsi="Times New Roman"/>
          <w:sz w:val="24"/>
          <w:lang w:eastAsia="zh-CN"/>
        </w:rPr>
        <w:t>这些研究解释了大页机制的体系结构动机，但本文后续重点放在文件系统页缓存如何承接更大的</w:t>
      </w:r>
      <w:r>
        <w:rPr>
          <w:rFonts w:ascii="Times New Roman" w:eastAsia="宋体" w:hAnsi="Times New Roman"/>
          <w:sz w:val="24"/>
          <w:lang w:eastAsia="zh-CN"/>
        </w:rPr>
        <w:t xml:space="preserve"> folio </w:t>
      </w:r>
      <w:r>
        <w:rPr>
          <w:rFonts w:ascii="Times New Roman" w:eastAsia="宋体" w:hAnsi="Times New Roman"/>
          <w:sz w:val="24"/>
          <w:lang w:eastAsia="zh-CN"/>
        </w:rPr>
        <w:t>粒度。</w:t>
      </w:r>
    </w:p>
    <w:p w14:paraId="6FEFF3A3"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 xml:space="preserve">4 KiB </w:t>
      </w:r>
      <w:r>
        <w:rPr>
          <w:rFonts w:ascii="Times New Roman" w:eastAsia="宋体" w:hAnsi="Times New Roman"/>
          <w:sz w:val="24"/>
          <w:lang w:eastAsia="zh-CN"/>
        </w:rPr>
        <w:t>粒度还会增加内核元数据数量。</w:t>
      </w:r>
      <w:r>
        <w:rPr>
          <w:rFonts w:ascii="Times New Roman" w:eastAsia="宋体" w:hAnsi="Times New Roman"/>
          <w:sz w:val="24"/>
          <w:lang w:eastAsia="zh-CN"/>
        </w:rPr>
        <w:t xml:space="preserve">Martins </w:t>
      </w:r>
      <w:r>
        <w:rPr>
          <w:rFonts w:ascii="Times New Roman" w:eastAsia="宋体" w:hAnsi="Times New Roman"/>
          <w:sz w:val="24"/>
          <w:lang w:eastAsia="zh-CN"/>
        </w:rPr>
        <w:t>在</w:t>
      </w:r>
      <w:r>
        <w:rPr>
          <w:rFonts w:ascii="Times New Roman" w:eastAsia="宋体" w:hAnsi="Times New Roman"/>
          <w:sz w:val="24"/>
          <w:lang w:eastAsia="zh-CN"/>
        </w:rPr>
        <w:t xml:space="preserve"> Oracle Linux </w:t>
      </w:r>
      <w:r>
        <w:rPr>
          <w:rFonts w:ascii="Times New Roman" w:eastAsia="宋体" w:hAnsi="Times New Roman"/>
          <w:sz w:val="24"/>
          <w:lang w:eastAsia="zh-CN"/>
        </w:rPr>
        <w:t>内核博客中估算，</w:t>
      </w:r>
      <w:r>
        <w:rPr>
          <w:rFonts w:ascii="Times New Roman" w:eastAsia="宋体" w:hAnsi="Times New Roman"/>
          <w:sz w:val="24"/>
          <w:lang w:eastAsia="zh-CN"/>
        </w:rPr>
        <w:t xml:space="preserve">x86 </w:t>
      </w:r>
      <w:r>
        <w:rPr>
          <w:rFonts w:ascii="Times New Roman" w:eastAsia="宋体" w:hAnsi="Times New Roman"/>
          <w:sz w:val="24"/>
          <w:lang w:eastAsia="zh-CN"/>
        </w:rPr>
        <w:t>系统上每个</w:t>
      </w:r>
      <w:r>
        <w:rPr>
          <w:rFonts w:ascii="Times New Roman" w:eastAsia="宋体" w:hAnsi="Times New Roman"/>
          <w:sz w:val="24"/>
          <w:lang w:eastAsia="zh-CN"/>
        </w:rPr>
        <w:t xml:space="preserve"> 4 KiB </w:t>
      </w:r>
      <w:r>
        <w:rPr>
          <w:rFonts w:ascii="Times New Roman" w:eastAsia="宋体" w:hAnsi="Times New Roman"/>
          <w:sz w:val="24"/>
          <w:lang w:eastAsia="zh-CN"/>
        </w:rPr>
        <w:t>页对应一个约</w:t>
      </w:r>
      <w:r>
        <w:rPr>
          <w:rFonts w:ascii="Times New Roman" w:eastAsia="宋体" w:hAnsi="Times New Roman"/>
          <w:sz w:val="24"/>
          <w:lang w:eastAsia="zh-CN"/>
        </w:rPr>
        <w:t xml:space="preserve"> 64 </w:t>
      </w:r>
      <w:r>
        <w:rPr>
          <w:rFonts w:ascii="Times New Roman" w:eastAsia="宋体" w:hAnsi="Times New Roman"/>
          <w:sz w:val="24"/>
          <w:lang w:eastAsia="zh-CN"/>
        </w:rPr>
        <w:t>字节的</w:t>
      </w:r>
      <w:r>
        <w:rPr>
          <w:rFonts w:ascii="Times New Roman" w:eastAsia="宋体" w:hAnsi="Times New Roman"/>
          <w:sz w:val="24"/>
          <w:lang w:eastAsia="zh-CN"/>
        </w:rPr>
        <w:t xml:space="preserve"> struct page</w:t>
      </w:r>
      <w:r>
        <w:rPr>
          <w:rFonts w:ascii="Times New Roman" w:eastAsia="宋体" w:hAnsi="Times New Roman"/>
          <w:sz w:val="24"/>
          <w:lang w:eastAsia="zh-CN"/>
        </w:rPr>
        <w:t>，</w:t>
      </w:r>
      <w:r>
        <w:rPr>
          <w:rFonts w:ascii="Times New Roman" w:eastAsia="宋体" w:hAnsi="Times New Roman"/>
          <w:sz w:val="24"/>
          <w:lang w:eastAsia="zh-CN"/>
        </w:rPr>
        <w:t xml:space="preserve">1 TB </w:t>
      </w:r>
      <w:r>
        <w:rPr>
          <w:rFonts w:ascii="Times New Roman" w:eastAsia="宋体" w:hAnsi="Times New Roman"/>
          <w:sz w:val="24"/>
          <w:lang w:eastAsia="zh-CN"/>
        </w:rPr>
        <w:t>内存约需要</w:t>
      </w:r>
      <w:r>
        <w:rPr>
          <w:rFonts w:ascii="Times New Roman" w:eastAsia="宋体" w:hAnsi="Times New Roman"/>
          <w:sz w:val="24"/>
          <w:lang w:eastAsia="zh-CN"/>
        </w:rPr>
        <w:t xml:space="preserve"> 16 GB </w:t>
      </w:r>
      <w:r>
        <w:rPr>
          <w:rFonts w:ascii="Times New Roman" w:eastAsia="宋体" w:hAnsi="Times New Roman"/>
          <w:sz w:val="24"/>
          <w:lang w:eastAsia="zh-CN"/>
        </w:rPr>
        <w:t>的页元数据</w:t>
      </w:r>
      <w:r>
        <w:rPr>
          <w:rFonts w:ascii="Times New Roman" w:eastAsia="宋体" w:hAnsi="Times New Roman"/>
          <w:sz w:val="24"/>
          <w:lang w:eastAsia="zh-CN"/>
        </w:rPr>
        <w:t>[7]</w:t>
      </w:r>
      <w:r>
        <w:rPr>
          <w:rFonts w:ascii="Times New Roman" w:eastAsia="宋体" w:hAnsi="Times New Roman"/>
          <w:sz w:val="24"/>
          <w:lang w:eastAsia="zh-CN"/>
        </w:rPr>
        <w:t>。</w:t>
      </w:r>
      <w:r>
        <w:rPr>
          <w:rFonts w:ascii="Times New Roman" w:eastAsia="宋体" w:hAnsi="Times New Roman"/>
          <w:sz w:val="24"/>
          <w:lang w:eastAsia="zh-CN"/>
        </w:rPr>
        <w:t xml:space="preserve">Corbet </w:t>
      </w:r>
      <w:r>
        <w:rPr>
          <w:rFonts w:ascii="Times New Roman" w:eastAsia="宋体" w:hAnsi="Times New Roman"/>
          <w:sz w:val="24"/>
          <w:lang w:eastAsia="zh-CN"/>
        </w:rPr>
        <w:t>在分析</w:t>
      </w:r>
      <w:r>
        <w:rPr>
          <w:rFonts w:ascii="Times New Roman" w:eastAsia="宋体" w:hAnsi="Times New Roman"/>
          <w:sz w:val="24"/>
          <w:lang w:eastAsia="zh-CN"/>
        </w:rPr>
        <w:t xml:space="preserve"> struct page </w:t>
      </w:r>
      <w:r>
        <w:rPr>
          <w:rFonts w:ascii="Times New Roman" w:eastAsia="宋体" w:hAnsi="Times New Roman"/>
          <w:sz w:val="24"/>
          <w:lang w:eastAsia="zh-CN"/>
        </w:rPr>
        <w:t>重构时也指出，内核需要为每个物理页维护</w:t>
      </w:r>
      <w:r>
        <w:rPr>
          <w:rFonts w:ascii="Times New Roman" w:eastAsia="宋体" w:hAnsi="Times New Roman"/>
          <w:sz w:val="24"/>
          <w:lang w:eastAsia="zh-CN"/>
        </w:rPr>
        <w:t xml:space="preserve"> page </w:t>
      </w:r>
      <w:r>
        <w:rPr>
          <w:rFonts w:ascii="Times New Roman" w:eastAsia="宋体" w:hAnsi="Times New Roman"/>
          <w:sz w:val="24"/>
          <w:lang w:eastAsia="zh-CN"/>
        </w:rPr>
        <w:t>结构</w:t>
      </w:r>
      <w:r>
        <w:rPr>
          <w:rFonts w:ascii="Times New Roman" w:eastAsia="宋体" w:hAnsi="Times New Roman"/>
          <w:sz w:val="24"/>
          <w:lang w:eastAsia="zh-CN"/>
        </w:rPr>
        <w:t>[8]</w:t>
      </w:r>
      <w:r>
        <w:rPr>
          <w:rFonts w:ascii="Times New Roman" w:eastAsia="宋体" w:hAnsi="Times New Roman"/>
          <w:sz w:val="24"/>
          <w:lang w:eastAsia="zh-CN"/>
        </w:rPr>
        <w:t>。页数量增加后，回收、迁移和写回等路径都要处理更多元数据。</w:t>
      </w:r>
    </w:p>
    <w:p w14:paraId="6362ADBF" w14:textId="77777777" w:rsidR="009F31DD" w:rsidRDefault="00591719">
      <w:pPr>
        <w:spacing w:line="360" w:lineRule="auto"/>
        <w:ind w:firstLine="480"/>
        <w:jc w:val="both"/>
        <w:rPr>
          <w:lang w:eastAsia="zh-CN"/>
        </w:rPr>
      </w:pPr>
      <w:r>
        <w:rPr>
          <w:rFonts w:ascii="Times New Roman" w:eastAsia="宋体" w:hAnsi="Times New Roman"/>
          <w:sz w:val="24"/>
        </w:rPr>
        <w:t xml:space="preserve">Wilcox </w:t>
      </w:r>
      <w:r>
        <w:rPr>
          <w:rFonts w:ascii="Times New Roman" w:eastAsia="宋体" w:hAnsi="Times New Roman"/>
          <w:sz w:val="24"/>
        </w:rPr>
        <w:t>在</w:t>
      </w:r>
      <w:r>
        <w:rPr>
          <w:rFonts w:ascii="Times New Roman" w:eastAsia="宋体" w:hAnsi="Times New Roman"/>
          <w:sz w:val="24"/>
        </w:rPr>
        <w:t xml:space="preserve"> 2023 </w:t>
      </w:r>
      <w:r>
        <w:rPr>
          <w:rFonts w:ascii="Times New Roman" w:eastAsia="宋体" w:hAnsi="Times New Roman"/>
          <w:sz w:val="24"/>
        </w:rPr>
        <w:t>年的</w:t>
      </w:r>
      <w:r>
        <w:rPr>
          <w:rFonts w:ascii="Times New Roman" w:eastAsia="宋体" w:hAnsi="Times New Roman"/>
          <w:sz w:val="24"/>
        </w:rPr>
        <w:t xml:space="preserve"> “The state of the page in 2023” </w:t>
      </w:r>
      <w:r>
        <w:rPr>
          <w:rFonts w:ascii="Times New Roman" w:eastAsia="宋体" w:hAnsi="Times New Roman"/>
          <w:sz w:val="24"/>
        </w:rPr>
        <w:t>报告中强调，长期围绕</w:t>
      </w:r>
      <w:r>
        <w:rPr>
          <w:rFonts w:ascii="Times New Roman" w:eastAsia="宋体" w:hAnsi="Times New Roman"/>
          <w:sz w:val="24"/>
        </w:rPr>
        <w:t xml:space="preserve"> 4 KiB page </w:t>
      </w:r>
      <w:r>
        <w:rPr>
          <w:rFonts w:ascii="Times New Roman" w:eastAsia="宋体" w:hAnsi="Times New Roman"/>
          <w:sz w:val="24"/>
        </w:rPr>
        <w:t>维护系统会放大内核遍历</w:t>
      </w:r>
      <w:r>
        <w:rPr>
          <w:rFonts w:ascii="Times New Roman" w:eastAsia="宋体" w:hAnsi="Times New Roman"/>
          <w:sz w:val="24"/>
        </w:rPr>
        <w:t xml:space="preserve"> page </w:t>
      </w:r>
      <w:r>
        <w:rPr>
          <w:rFonts w:ascii="Times New Roman" w:eastAsia="宋体" w:hAnsi="Times New Roman"/>
          <w:sz w:val="24"/>
        </w:rPr>
        <w:t>元数据的成本</w:t>
      </w:r>
      <w:r>
        <w:rPr>
          <w:rFonts w:ascii="Times New Roman" w:eastAsia="宋体" w:hAnsi="Times New Roman"/>
          <w:sz w:val="24"/>
        </w:rPr>
        <w:t>[11]</w:t>
      </w:r>
      <w:r>
        <w:rPr>
          <w:rFonts w:ascii="Times New Roman" w:eastAsia="宋体" w:hAnsi="Times New Roman"/>
          <w:sz w:val="24"/>
        </w:rPr>
        <w:t>。对文件系统而言，这一问题会在页缓存读写、回收和写回路径中表现出来：如果一次连续</w:t>
      </w:r>
      <w:r>
        <w:rPr>
          <w:rFonts w:ascii="Times New Roman" w:eastAsia="宋体" w:hAnsi="Times New Roman"/>
          <w:sz w:val="24"/>
        </w:rPr>
        <w:t xml:space="preserve"> I/O </w:t>
      </w:r>
      <w:r>
        <w:rPr>
          <w:rFonts w:ascii="Times New Roman" w:eastAsia="宋体" w:hAnsi="Times New Roman"/>
          <w:sz w:val="24"/>
        </w:rPr>
        <w:t>被拆成许多基本页，文件系统侧也需要重复维护锁、状态位和映射结果。</w:t>
      </w:r>
    </w:p>
    <w:p w14:paraId="5BB06A34" w14:textId="77777777" w:rsidR="009F31DD" w:rsidRDefault="00591719">
      <w:pPr>
        <w:spacing w:line="360" w:lineRule="auto"/>
        <w:ind w:firstLine="480"/>
        <w:jc w:val="both"/>
        <w:rPr>
          <w:lang w:eastAsia="zh-CN"/>
        </w:rPr>
      </w:pPr>
      <w:r>
        <w:rPr>
          <w:rFonts w:ascii="Times New Roman" w:eastAsia="宋体" w:hAnsi="Times New Roman"/>
          <w:sz w:val="24"/>
          <w:lang w:eastAsia="zh-CN"/>
        </w:rPr>
        <w:t>页回收路径也体现了类似问题。</w:t>
      </w:r>
      <w:r>
        <w:rPr>
          <w:rFonts w:ascii="Times New Roman" w:eastAsia="宋体" w:hAnsi="Times New Roman"/>
          <w:sz w:val="24"/>
          <w:lang w:eastAsia="zh-CN"/>
        </w:rPr>
        <w:t xml:space="preserve">Wilcox </w:t>
      </w:r>
      <w:r>
        <w:rPr>
          <w:rFonts w:ascii="Times New Roman" w:eastAsia="宋体" w:hAnsi="Times New Roman"/>
          <w:sz w:val="24"/>
          <w:lang w:eastAsia="zh-CN"/>
        </w:rPr>
        <w:t>在相关补丁说明中提到，</w:t>
      </w:r>
      <w:r>
        <w:rPr>
          <w:rFonts w:ascii="Times New Roman" w:eastAsia="宋体" w:hAnsi="Times New Roman"/>
          <w:sz w:val="24"/>
          <w:lang w:eastAsia="zh-CN"/>
        </w:rPr>
        <w:t xml:space="preserve">page reclaim </w:t>
      </w:r>
      <w:r>
        <w:rPr>
          <w:rFonts w:ascii="Times New Roman" w:eastAsia="宋体" w:hAnsi="Times New Roman"/>
          <w:sz w:val="24"/>
          <w:lang w:eastAsia="zh-CN"/>
        </w:rPr>
        <w:t>的</w:t>
      </w:r>
      <w:r>
        <w:rPr>
          <w:rFonts w:ascii="Times New Roman" w:eastAsia="宋体" w:hAnsi="Times New Roman"/>
          <w:sz w:val="24"/>
          <w:lang w:eastAsia="zh-CN"/>
        </w:rPr>
        <w:t xml:space="preserve"> CPU </w:t>
      </w:r>
      <w:r>
        <w:rPr>
          <w:rFonts w:ascii="Times New Roman" w:eastAsia="宋体" w:hAnsi="Times New Roman"/>
          <w:sz w:val="24"/>
          <w:lang w:eastAsia="zh-CN"/>
        </w:rPr>
        <w:t>开销和回收对象选择仍有优化空间</w:t>
      </w:r>
      <w:r>
        <w:rPr>
          <w:rFonts w:ascii="Times New Roman" w:eastAsia="宋体" w:hAnsi="Times New Roman"/>
          <w:sz w:val="24"/>
          <w:lang w:eastAsia="zh-CN"/>
        </w:rPr>
        <w:t>[10]</w:t>
      </w:r>
      <w:r>
        <w:rPr>
          <w:rFonts w:ascii="Times New Roman" w:eastAsia="宋体" w:hAnsi="Times New Roman"/>
          <w:sz w:val="24"/>
          <w:lang w:eastAsia="zh-CN"/>
        </w:rPr>
        <w:t>；</w:t>
      </w:r>
      <w:r>
        <w:rPr>
          <w:rFonts w:ascii="Times New Roman" w:eastAsia="宋体" w:hAnsi="Times New Roman"/>
          <w:sz w:val="24"/>
          <w:lang w:eastAsia="zh-CN"/>
        </w:rPr>
        <w:t xml:space="preserve">Corbet </w:t>
      </w:r>
      <w:r>
        <w:rPr>
          <w:rFonts w:ascii="Times New Roman" w:eastAsia="宋体" w:hAnsi="Times New Roman"/>
          <w:sz w:val="24"/>
          <w:lang w:eastAsia="zh-CN"/>
        </w:rPr>
        <w:t>在分析</w:t>
      </w:r>
      <w:r>
        <w:rPr>
          <w:rFonts w:ascii="Times New Roman" w:eastAsia="宋体" w:hAnsi="Times New Roman"/>
          <w:sz w:val="24"/>
          <w:lang w:eastAsia="zh-CN"/>
        </w:rPr>
        <w:t xml:space="preserve"> MGLRU </w:t>
      </w:r>
      <w:r>
        <w:rPr>
          <w:rFonts w:ascii="Times New Roman" w:eastAsia="宋体" w:hAnsi="Times New Roman"/>
          <w:sz w:val="24"/>
          <w:lang w:eastAsia="zh-CN"/>
        </w:rPr>
        <w:t>时指出，传统</w:t>
      </w:r>
      <w:r>
        <w:rPr>
          <w:rFonts w:ascii="Times New Roman" w:eastAsia="宋体" w:hAnsi="Times New Roman"/>
          <w:sz w:val="24"/>
          <w:lang w:eastAsia="zh-CN"/>
        </w:rPr>
        <w:t xml:space="preserve"> reclaim </w:t>
      </w:r>
      <w:r>
        <w:rPr>
          <w:rFonts w:ascii="Times New Roman" w:eastAsia="宋体" w:hAnsi="Times New Roman"/>
          <w:sz w:val="24"/>
          <w:lang w:eastAsia="zh-CN"/>
        </w:rPr>
        <w:t>需要扫描页并结合反向映射检查页表项</w:t>
      </w:r>
      <w:r>
        <w:rPr>
          <w:rFonts w:ascii="Times New Roman" w:eastAsia="宋体" w:hAnsi="Times New Roman"/>
          <w:sz w:val="24"/>
          <w:lang w:eastAsia="zh-CN"/>
        </w:rPr>
        <w:t>[9]</w:t>
      </w:r>
      <w:r>
        <w:rPr>
          <w:rFonts w:ascii="Times New Roman" w:eastAsia="宋体" w:hAnsi="Times New Roman"/>
          <w:sz w:val="24"/>
          <w:lang w:eastAsia="zh-CN"/>
        </w:rPr>
        <w:t>。这些工作说明，减少基本页数量本身就能降低部分内核路径的管理压力。</w:t>
      </w:r>
    </w:p>
    <w:p w14:paraId="19E7235C" w14:textId="77777777" w:rsidR="009F31DD" w:rsidRDefault="009F31DD">
      <w:pPr>
        <w:rPr>
          <w:lang w:eastAsia="zh-CN"/>
        </w:rPr>
      </w:pPr>
    </w:p>
    <w:p w14:paraId="53444B6D" w14:textId="77777777" w:rsidR="009F31DD" w:rsidRDefault="00591719">
      <w:pPr>
        <w:pStyle w:val="21"/>
        <w:rPr>
          <w:lang w:eastAsia="zh-CN"/>
        </w:rPr>
      </w:pPr>
      <w:bookmarkStart w:id="34" w:name="_Toc227766932"/>
      <w:bookmarkStart w:id="35" w:name="_Toc228288600"/>
      <w:bookmarkStart w:id="36" w:name="_Toc229384971"/>
      <w:r>
        <w:rPr>
          <w:rFonts w:ascii="Times New Roman" w:eastAsia="宋体" w:hAnsi="Times New Roman"/>
          <w:lang w:eastAsia="zh-CN"/>
        </w:rPr>
        <w:t xml:space="preserve">1.2  Linux </w:t>
      </w:r>
      <w:r>
        <w:rPr>
          <w:rFonts w:ascii="Times New Roman" w:eastAsia="宋体" w:hAnsi="Times New Roman"/>
          <w:lang w:eastAsia="zh-CN"/>
        </w:rPr>
        <w:t>文件系统</w:t>
      </w:r>
      <w:r>
        <w:rPr>
          <w:rFonts w:ascii="Times New Roman" w:eastAsia="宋体" w:hAnsi="Times New Roman"/>
          <w:lang w:eastAsia="zh-CN"/>
        </w:rPr>
        <w:t xml:space="preserve"> I/O </w:t>
      </w:r>
      <w:r>
        <w:rPr>
          <w:rFonts w:ascii="Times New Roman" w:eastAsia="宋体" w:hAnsi="Times New Roman"/>
          <w:lang w:eastAsia="zh-CN"/>
        </w:rPr>
        <w:t>栈概述</w:t>
      </w:r>
      <w:bookmarkEnd w:id="34"/>
      <w:bookmarkEnd w:id="35"/>
      <w:bookmarkEnd w:id="36"/>
    </w:p>
    <w:p w14:paraId="7E0E679D" w14:textId="77777777" w:rsidR="009F31DD" w:rsidRDefault="00591719">
      <w:pPr>
        <w:spacing w:line="360" w:lineRule="auto"/>
        <w:ind w:firstLine="480"/>
        <w:jc w:val="both"/>
        <w:rPr>
          <w:lang w:eastAsia="zh-CN"/>
        </w:rPr>
      </w:pPr>
      <w:commentRangeStart w:id="37"/>
      <w:r w:rsidRPr="001840F9">
        <w:rPr>
          <w:rFonts w:ascii="Times New Roman" w:eastAsia="宋体" w:hAnsi="Times New Roman"/>
          <w:sz w:val="24"/>
          <w:highlight w:val="yellow"/>
          <w:lang w:eastAsia="zh-CN"/>
          <w:rPrChange w:id="38" w:author="Microsoft 帐户" w:date="2026-05-16T11:01:00Z">
            <w:rPr>
              <w:rFonts w:ascii="Times New Roman" w:eastAsia="宋体" w:hAnsi="Times New Roman"/>
              <w:sz w:val="24"/>
              <w:lang w:eastAsia="zh-CN"/>
            </w:rPr>
          </w:rPrChange>
        </w:rPr>
        <w:t>本文</w:t>
      </w:r>
      <w:commentRangeEnd w:id="37"/>
      <w:r w:rsidR="001840F9">
        <w:rPr>
          <w:rStyle w:val="aff2"/>
        </w:rPr>
        <w:commentReference w:id="37"/>
      </w:r>
      <w:r w:rsidRPr="001840F9">
        <w:rPr>
          <w:rFonts w:ascii="Times New Roman" w:eastAsia="宋体" w:hAnsi="Times New Roman"/>
          <w:sz w:val="24"/>
          <w:highlight w:val="yellow"/>
          <w:lang w:eastAsia="zh-CN"/>
          <w:rPrChange w:id="39" w:author="Microsoft 帐户" w:date="2026-05-16T11:01:00Z">
            <w:rPr>
              <w:rFonts w:ascii="Times New Roman" w:eastAsia="宋体" w:hAnsi="Times New Roman"/>
              <w:sz w:val="24"/>
              <w:lang w:eastAsia="zh-CN"/>
            </w:rPr>
          </w:rPrChange>
        </w:rPr>
        <w:t>只讨论</w:t>
      </w:r>
      <w:r w:rsidRPr="001840F9">
        <w:rPr>
          <w:rFonts w:ascii="Times New Roman" w:eastAsia="宋体" w:hAnsi="Times New Roman"/>
          <w:sz w:val="24"/>
          <w:highlight w:val="yellow"/>
          <w:lang w:eastAsia="zh-CN"/>
          <w:rPrChange w:id="40" w:author="Microsoft 帐户" w:date="2026-05-16T11:01:00Z">
            <w:rPr>
              <w:rFonts w:ascii="Times New Roman" w:eastAsia="宋体" w:hAnsi="Times New Roman"/>
              <w:sz w:val="24"/>
              <w:lang w:eastAsia="zh-CN"/>
            </w:rPr>
          </w:rPrChange>
        </w:rPr>
        <w:t xml:space="preserve"> buffered I/O </w:t>
      </w:r>
      <w:r w:rsidRPr="001840F9">
        <w:rPr>
          <w:rFonts w:ascii="Times New Roman" w:eastAsia="宋体" w:hAnsi="Times New Roman"/>
          <w:sz w:val="24"/>
          <w:highlight w:val="yellow"/>
          <w:lang w:eastAsia="zh-CN"/>
          <w:rPrChange w:id="41" w:author="Microsoft 帐户" w:date="2026-05-16T11:01:00Z">
            <w:rPr>
              <w:rFonts w:ascii="Times New Roman" w:eastAsia="宋体" w:hAnsi="Times New Roman"/>
              <w:sz w:val="24"/>
              <w:lang w:eastAsia="zh-CN"/>
            </w:rPr>
          </w:rPrChange>
        </w:rPr>
        <w:t>中与页缓存相关的路径。</w:t>
      </w:r>
      <w:r>
        <w:rPr>
          <w:rFonts w:ascii="Times New Roman" w:eastAsia="宋体" w:hAnsi="Times New Roman"/>
          <w:sz w:val="24"/>
          <w:lang w:eastAsia="zh-CN"/>
        </w:rPr>
        <w:t>一次普通文件读取通常从</w:t>
      </w:r>
      <w:r>
        <w:rPr>
          <w:rFonts w:ascii="Times New Roman" w:eastAsia="宋体" w:hAnsi="Times New Roman"/>
          <w:sz w:val="24"/>
          <w:lang w:eastAsia="zh-CN"/>
        </w:rPr>
        <w:t xml:space="preserve"> VFS </w:t>
      </w:r>
      <w:r>
        <w:rPr>
          <w:rFonts w:ascii="Times New Roman" w:eastAsia="宋体" w:hAnsi="Times New Roman"/>
          <w:sz w:val="24"/>
          <w:lang w:eastAsia="zh-CN"/>
        </w:rPr>
        <w:t>进入具体文件系统，再经过页缓存查找、预读和块层提交。后续改造集中在页缓存与</w:t>
      </w:r>
      <w:r>
        <w:rPr>
          <w:rFonts w:ascii="Times New Roman" w:eastAsia="宋体" w:hAnsi="Times New Roman"/>
          <w:sz w:val="24"/>
          <w:lang w:eastAsia="zh-CN"/>
        </w:rPr>
        <w:t xml:space="preserve"> F2FS </w:t>
      </w:r>
      <w:r>
        <w:rPr>
          <w:rFonts w:ascii="Times New Roman" w:eastAsia="宋体" w:hAnsi="Times New Roman"/>
          <w:sz w:val="24"/>
          <w:lang w:eastAsia="zh-CN"/>
        </w:rPr>
        <w:t>之间的接口，而不是整个</w:t>
      </w:r>
      <w:r>
        <w:rPr>
          <w:rFonts w:ascii="Times New Roman" w:eastAsia="宋体" w:hAnsi="Times New Roman"/>
          <w:sz w:val="24"/>
          <w:lang w:eastAsia="zh-CN"/>
        </w:rPr>
        <w:t xml:space="preserve"> Linux I/O </w:t>
      </w:r>
      <w:r>
        <w:rPr>
          <w:rFonts w:ascii="Times New Roman" w:eastAsia="宋体" w:hAnsi="Times New Roman"/>
          <w:sz w:val="24"/>
          <w:lang w:eastAsia="zh-CN"/>
        </w:rPr>
        <w:t>栈的完整调度过程。</w:t>
      </w:r>
    </w:p>
    <w:p w14:paraId="09A9FC22" w14:textId="77777777" w:rsidR="009F31DD" w:rsidRDefault="00591719">
      <w:pPr>
        <w:pStyle w:val="31"/>
      </w:pPr>
      <w:bookmarkStart w:id="42" w:name="_Toc229384972"/>
      <w:r>
        <w:rPr>
          <w:rFonts w:ascii="Times New Roman" w:eastAsia="宋体" w:hAnsi="Times New Roman"/>
        </w:rPr>
        <w:t xml:space="preserve">1.2.1  </w:t>
      </w:r>
      <w:r>
        <w:rPr>
          <w:rFonts w:ascii="Times New Roman" w:eastAsia="宋体" w:hAnsi="Times New Roman"/>
        </w:rPr>
        <w:t>页缓存与</w:t>
      </w:r>
      <w:r>
        <w:rPr>
          <w:rFonts w:ascii="Times New Roman" w:eastAsia="宋体" w:hAnsi="Times New Roman"/>
        </w:rPr>
        <w:t xml:space="preserve"> VFS </w:t>
      </w:r>
      <w:r>
        <w:rPr>
          <w:rFonts w:ascii="Times New Roman" w:eastAsia="宋体" w:hAnsi="Times New Roman"/>
        </w:rPr>
        <w:t>层交互</w:t>
      </w:r>
      <w:bookmarkEnd w:id="42"/>
    </w:p>
    <w:p w14:paraId="593A4ED6" w14:textId="77777777" w:rsidR="009F31DD" w:rsidRDefault="00591719">
      <w:pPr>
        <w:spacing w:line="360" w:lineRule="auto"/>
        <w:ind w:firstLine="480"/>
        <w:jc w:val="both"/>
      </w:pPr>
      <w:r>
        <w:rPr>
          <w:rFonts w:ascii="Times New Roman" w:eastAsia="宋体" w:hAnsi="Times New Roman"/>
          <w:sz w:val="24"/>
        </w:rPr>
        <w:t xml:space="preserve">VFS </w:t>
      </w:r>
      <w:r>
        <w:rPr>
          <w:rFonts w:ascii="Times New Roman" w:eastAsia="宋体" w:hAnsi="Times New Roman"/>
          <w:sz w:val="24"/>
        </w:rPr>
        <w:t>通过</w:t>
      </w:r>
      <w:r>
        <w:rPr>
          <w:rFonts w:ascii="Times New Roman" w:eastAsia="宋体" w:hAnsi="Times New Roman"/>
          <w:sz w:val="24"/>
        </w:rPr>
        <w:t xml:space="preserve"> struct file_operations </w:t>
      </w:r>
      <w:r>
        <w:rPr>
          <w:rFonts w:ascii="Times New Roman" w:eastAsia="宋体" w:hAnsi="Times New Roman"/>
          <w:sz w:val="24"/>
        </w:rPr>
        <w:t>将系统调用转入具体文件系统。以读取为例，</w:t>
      </w:r>
      <w:r>
        <w:rPr>
          <w:rFonts w:ascii="Times New Roman" w:eastAsia="宋体" w:hAnsi="Times New Roman"/>
          <w:sz w:val="24"/>
        </w:rPr>
        <w:t xml:space="preserve">F2FS </w:t>
      </w:r>
      <w:r>
        <w:rPr>
          <w:rFonts w:ascii="Times New Roman" w:eastAsia="宋体" w:hAnsi="Times New Roman"/>
          <w:sz w:val="24"/>
        </w:rPr>
        <w:t>的</w:t>
      </w:r>
      <w:r>
        <w:rPr>
          <w:rFonts w:ascii="Times New Roman" w:eastAsia="宋体" w:hAnsi="Times New Roman"/>
          <w:sz w:val="24"/>
        </w:rPr>
        <w:t xml:space="preserve"> read_iter </w:t>
      </w:r>
      <w:r>
        <w:rPr>
          <w:rFonts w:ascii="Times New Roman" w:eastAsia="宋体" w:hAnsi="Times New Roman"/>
          <w:sz w:val="24"/>
        </w:rPr>
        <w:t>最终会回到通用的</w:t>
      </w:r>
      <w:r>
        <w:rPr>
          <w:rFonts w:ascii="Times New Roman" w:eastAsia="宋体" w:hAnsi="Times New Roman"/>
          <w:sz w:val="24"/>
        </w:rPr>
        <w:t xml:space="preserve"> filemap_read </w:t>
      </w:r>
      <w:r>
        <w:rPr>
          <w:rFonts w:ascii="Times New Roman" w:eastAsia="宋体" w:hAnsi="Times New Roman"/>
          <w:sz w:val="24"/>
        </w:rPr>
        <w:t>路径；如果目标数据不在页缓存中，内核再通过</w:t>
      </w:r>
      <w:r>
        <w:rPr>
          <w:rFonts w:ascii="Times New Roman" w:eastAsia="宋体" w:hAnsi="Times New Roman"/>
          <w:sz w:val="24"/>
        </w:rPr>
        <w:t xml:space="preserve"> readahead </w:t>
      </w:r>
      <w:r>
        <w:rPr>
          <w:rFonts w:ascii="Times New Roman" w:eastAsia="宋体" w:hAnsi="Times New Roman"/>
          <w:sz w:val="24"/>
        </w:rPr>
        <w:t>触发文件系统读取。本文关注的</w:t>
      </w:r>
      <w:r>
        <w:rPr>
          <w:rFonts w:ascii="Times New Roman" w:eastAsia="宋体" w:hAnsi="Times New Roman"/>
          <w:sz w:val="24"/>
        </w:rPr>
        <w:t xml:space="preserve"> Large Folio </w:t>
      </w:r>
      <w:r>
        <w:rPr>
          <w:rFonts w:ascii="Times New Roman" w:eastAsia="宋体" w:hAnsi="Times New Roman"/>
          <w:sz w:val="24"/>
        </w:rPr>
        <w:t>改造，正发生在</w:t>
      </w:r>
      <w:r>
        <w:rPr>
          <w:rFonts w:ascii="Times New Roman" w:eastAsia="宋体" w:hAnsi="Times New Roman"/>
          <w:sz w:val="24"/>
        </w:rPr>
        <w:t xml:space="preserve"> filemap_read</w:t>
      </w:r>
      <w:r>
        <w:rPr>
          <w:rFonts w:ascii="Times New Roman" w:eastAsia="宋体" w:hAnsi="Times New Roman"/>
          <w:sz w:val="24"/>
        </w:rPr>
        <w:t>、</w:t>
      </w:r>
      <w:r>
        <w:rPr>
          <w:rFonts w:ascii="Times New Roman" w:eastAsia="宋体" w:hAnsi="Times New Roman"/>
          <w:sz w:val="24"/>
        </w:rPr>
        <w:t xml:space="preserve">readahead </w:t>
      </w:r>
      <w:r>
        <w:rPr>
          <w:rFonts w:ascii="Times New Roman" w:eastAsia="宋体" w:hAnsi="Times New Roman"/>
          <w:sz w:val="24"/>
        </w:rPr>
        <w:t>与</w:t>
      </w:r>
      <w:r>
        <w:rPr>
          <w:rFonts w:ascii="Times New Roman" w:eastAsia="宋体" w:hAnsi="Times New Roman"/>
          <w:sz w:val="24"/>
        </w:rPr>
        <w:t xml:space="preserve"> F2FS address_space </w:t>
      </w:r>
      <w:r>
        <w:rPr>
          <w:rFonts w:ascii="Times New Roman" w:eastAsia="宋体" w:hAnsi="Times New Roman"/>
          <w:sz w:val="24"/>
        </w:rPr>
        <w:t>操作之间。</w:t>
      </w:r>
    </w:p>
    <w:p w14:paraId="2CEF4135" w14:textId="77777777" w:rsidR="009F31DD" w:rsidRDefault="00591719">
      <w:pPr>
        <w:spacing w:line="360" w:lineRule="auto"/>
        <w:ind w:firstLine="480"/>
        <w:jc w:val="both"/>
        <w:rPr>
          <w:lang w:eastAsia="zh-CN"/>
        </w:rPr>
      </w:pPr>
      <w:r>
        <w:rPr>
          <w:rFonts w:ascii="Times New Roman" w:eastAsia="宋体" w:hAnsi="Times New Roman"/>
          <w:sz w:val="24"/>
          <w:lang w:eastAsia="zh-CN"/>
        </w:rPr>
        <w:t>以下代码给出从</w:t>
      </w:r>
      <w:r>
        <w:rPr>
          <w:rFonts w:ascii="Times New Roman" w:eastAsia="宋体" w:hAnsi="Times New Roman"/>
          <w:sz w:val="24"/>
          <w:lang w:eastAsia="zh-CN"/>
        </w:rPr>
        <w:t xml:space="preserve"> VFS </w:t>
      </w:r>
      <w:r>
        <w:rPr>
          <w:rFonts w:ascii="Times New Roman" w:eastAsia="宋体" w:hAnsi="Times New Roman"/>
          <w:sz w:val="24"/>
          <w:lang w:eastAsia="zh-CN"/>
        </w:rPr>
        <w:t>层到具体文件系统（以</w:t>
      </w:r>
      <w:r>
        <w:rPr>
          <w:rFonts w:ascii="Times New Roman" w:eastAsia="宋体" w:hAnsi="Times New Roman"/>
          <w:sz w:val="24"/>
          <w:lang w:eastAsia="zh-CN"/>
        </w:rPr>
        <w:t xml:space="preserve"> F2FS </w:t>
      </w:r>
      <w:r>
        <w:rPr>
          <w:rFonts w:ascii="Times New Roman" w:eastAsia="宋体" w:hAnsi="Times New Roman"/>
          <w:sz w:val="24"/>
          <w:lang w:eastAsia="zh-CN"/>
        </w:rPr>
        <w:t>为例）的读取调用路径。可以看到，内核通过</w:t>
      </w:r>
      <w:r>
        <w:rPr>
          <w:rFonts w:ascii="Times New Roman" w:eastAsia="宋体" w:hAnsi="Times New Roman"/>
          <w:sz w:val="24"/>
          <w:lang w:eastAsia="zh-CN"/>
        </w:rPr>
        <w:t xml:space="preserve"> generic_file_read_iter </w:t>
      </w:r>
      <w:r>
        <w:rPr>
          <w:rFonts w:ascii="Times New Roman" w:eastAsia="宋体" w:hAnsi="Times New Roman"/>
          <w:sz w:val="24"/>
          <w:lang w:eastAsia="zh-CN"/>
        </w:rPr>
        <w:t>最终调用</w:t>
      </w:r>
      <w:r>
        <w:rPr>
          <w:rFonts w:ascii="Times New Roman" w:eastAsia="宋体" w:hAnsi="Times New Roman"/>
          <w:sz w:val="24"/>
          <w:lang w:eastAsia="zh-CN"/>
        </w:rPr>
        <w:t xml:space="preserve"> filemap_read</w:t>
      </w:r>
      <w:r>
        <w:rPr>
          <w:rFonts w:ascii="Times New Roman" w:eastAsia="宋体" w:hAnsi="Times New Roman"/>
          <w:sz w:val="24"/>
          <w:lang w:eastAsia="zh-CN"/>
        </w:rPr>
        <w:t>，并触发</w:t>
      </w:r>
      <w:r>
        <w:rPr>
          <w:rFonts w:ascii="Times New Roman" w:eastAsia="宋体" w:hAnsi="Times New Roman"/>
          <w:sz w:val="24"/>
          <w:lang w:eastAsia="zh-CN"/>
        </w:rPr>
        <w:t xml:space="preserve"> readahead </w:t>
      </w:r>
      <w:r>
        <w:rPr>
          <w:rFonts w:ascii="Times New Roman" w:eastAsia="宋体" w:hAnsi="Times New Roman"/>
          <w:sz w:val="24"/>
          <w:lang w:eastAsia="zh-CN"/>
        </w:rPr>
        <w:t>预读机制：</w:t>
      </w:r>
    </w:p>
    <w:p w14:paraId="71A56372"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File: fs/read_write.c &amp; fs/f2fs/</w:t>
      </w:r>
      <w:commentRangeStart w:id="43"/>
      <w:r>
        <w:rPr>
          <w:rFonts w:ascii="微软雅黑" w:hAnsi="微软雅黑"/>
          <w:color w:val="6A9955"/>
          <w:sz w:val="20"/>
          <w:lang w:eastAsia="zh-CN"/>
        </w:rPr>
        <w:t>file</w:t>
      </w:r>
      <w:commentRangeEnd w:id="43"/>
      <w:r w:rsidR="001840F9">
        <w:rPr>
          <w:rStyle w:val="aff2"/>
        </w:rPr>
        <w:commentReference w:id="43"/>
      </w:r>
      <w:r>
        <w:rPr>
          <w:rFonts w:ascii="微软雅黑" w:hAnsi="微软雅黑"/>
          <w:color w:val="6A9955"/>
          <w:sz w:val="20"/>
          <w:lang w:eastAsia="zh-CN"/>
        </w:rPr>
        <w:t>.c &amp; mm/filemap.c</w:t>
      </w:r>
    </w:p>
    <w:p w14:paraId="70E4FA68"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1B675A80" w14:textId="77777777" w:rsidR="009F31DD" w:rsidRDefault="00591719">
      <w:pPr>
        <w:shd w:val="clear" w:color="auto" w:fill="1E1E1E"/>
        <w:spacing w:after="0" w:line="240" w:lineRule="auto"/>
      </w:pPr>
      <w:r>
        <w:rPr>
          <w:rFonts w:ascii="微软雅黑" w:hAnsi="微软雅黑"/>
          <w:color w:val="6A9955"/>
          <w:sz w:val="20"/>
        </w:rPr>
        <w:lastRenderedPageBreak/>
        <w:t>// vfs read entry</w:t>
      </w:r>
    </w:p>
    <w:p w14:paraId="67079792" w14:textId="77777777" w:rsidR="009F31DD" w:rsidRDefault="00591719">
      <w:pPr>
        <w:shd w:val="clear" w:color="auto" w:fill="1E1E1E"/>
        <w:spacing w:after="0" w:line="240" w:lineRule="auto"/>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vfs_read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char</w:t>
      </w:r>
      <w:r>
        <w:rPr>
          <w:rFonts w:ascii="微软雅黑" w:hAnsi="微软雅黑"/>
          <w:color w:val="D4D4D4"/>
          <w:sz w:val="20"/>
        </w:rPr>
        <w:t xml:space="preserve"> </w:t>
      </w:r>
      <w:r>
        <w:rPr>
          <w:rFonts w:ascii="微软雅黑" w:hAnsi="微软雅黑"/>
          <w:color w:val="9CDCFE"/>
          <w:sz w:val="20"/>
        </w:rPr>
        <w:t>__user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16969"/>
          <w:sz w:val="20"/>
        </w:rPr>
        <w:t>)</w:t>
      </w:r>
    </w:p>
    <w:p w14:paraId="294EA949" w14:textId="77777777" w:rsidR="009F31DD" w:rsidRDefault="00591719">
      <w:pPr>
        <w:shd w:val="clear" w:color="auto" w:fill="1E1E1E"/>
        <w:spacing w:after="0" w:line="240" w:lineRule="auto"/>
      </w:pPr>
      <w:r>
        <w:rPr>
          <w:rFonts w:ascii="微软雅黑" w:hAnsi="微软雅黑"/>
          <w:color w:val="D16969"/>
          <w:sz w:val="20"/>
        </w:rPr>
        <w:t>{</w:t>
      </w:r>
    </w:p>
    <w:p w14:paraId="49C128E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-&gt;</w:t>
      </w:r>
      <w:r>
        <w:rPr>
          <w:rFonts w:ascii="微软雅黑" w:hAnsi="微软雅黑"/>
          <w:color w:val="9CDCFE"/>
          <w:sz w:val="20"/>
        </w:rPr>
        <w:t>read</w:t>
      </w:r>
      <w:r>
        <w:rPr>
          <w:rFonts w:ascii="微软雅黑" w:hAnsi="微软雅黑"/>
          <w:color w:val="D16969"/>
          <w:sz w:val="20"/>
        </w:rPr>
        <w:t>)</w:t>
      </w:r>
    </w:p>
    <w:p w14:paraId="124B7938"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-&gt;</w:t>
      </w:r>
      <w:r>
        <w:rPr>
          <w:rFonts w:ascii="微软雅黑" w:hAnsi="微软雅黑"/>
          <w:color w:val="DCDCAA"/>
          <w:sz w:val="20"/>
        </w:rPr>
        <w:t>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14:paraId="74761582"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-&gt;</w:t>
      </w:r>
      <w:r>
        <w:rPr>
          <w:rFonts w:ascii="微软雅黑" w:hAnsi="微软雅黑"/>
          <w:color w:val="9CDCFE"/>
          <w:sz w:val="20"/>
        </w:rPr>
        <w:t>read_iter</w:t>
      </w:r>
      <w:r>
        <w:rPr>
          <w:rFonts w:ascii="微软雅黑" w:hAnsi="微软雅黑"/>
          <w:color w:val="D16969"/>
          <w:sz w:val="20"/>
        </w:rPr>
        <w:t>)</w:t>
      </w:r>
    </w:p>
    <w:p w14:paraId="712416F5"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new_sync_read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14:paraId="1091A33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else</w:t>
      </w:r>
    </w:p>
    <w:p w14:paraId="3E2FA30A"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EINVAL</w:t>
      </w:r>
      <w:r>
        <w:rPr>
          <w:rFonts w:ascii="微软雅黑" w:hAnsi="微软雅黑"/>
          <w:color w:val="D16969"/>
          <w:sz w:val="20"/>
        </w:rPr>
        <w:t>;</w:t>
      </w:r>
    </w:p>
    <w:p w14:paraId="448E8E9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w:t>
      </w:r>
    </w:p>
    <w:p w14:paraId="2C0166D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14:paraId="4CD3F99C" w14:textId="77777777" w:rsidR="009F31DD" w:rsidRDefault="00591719">
      <w:pPr>
        <w:shd w:val="clear" w:color="auto" w:fill="1E1E1E"/>
        <w:spacing w:after="0" w:line="240" w:lineRule="auto"/>
      </w:pPr>
      <w:r>
        <w:rPr>
          <w:rFonts w:ascii="微软雅黑" w:hAnsi="微软雅黑"/>
          <w:color w:val="D16969"/>
          <w:sz w:val="20"/>
        </w:rPr>
        <w:t>}</w:t>
      </w:r>
    </w:p>
    <w:p w14:paraId="7B1BC0E4" w14:textId="77777777" w:rsidR="009F31DD" w:rsidRDefault="00591719">
      <w:pPr>
        <w:shd w:val="clear" w:color="auto" w:fill="1E1E1E"/>
        <w:spacing w:after="0" w:line="240" w:lineRule="auto"/>
      </w:pPr>
      <w:r>
        <w:rPr>
          <w:rFonts w:ascii="微软雅黑" w:hAnsi="微软雅黑"/>
          <w:color w:val="D4D4D4"/>
          <w:sz w:val="20"/>
        </w:rPr>
        <w:br/>
      </w:r>
    </w:p>
    <w:p w14:paraId="72C3E841" w14:textId="77777777" w:rsidR="009F31DD" w:rsidRDefault="00591719">
      <w:pPr>
        <w:shd w:val="clear" w:color="auto" w:fill="1E1E1E"/>
        <w:spacing w:after="0" w:line="240" w:lineRule="auto"/>
      </w:pPr>
      <w:r>
        <w:rPr>
          <w:rFonts w:ascii="微软雅黑" w:hAnsi="微软雅黑"/>
          <w:color w:val="6A9955"/>
          <w:sz w:val="20"/>
        </w:rPr>
        <w:t>// F2FS's specific implementation of file_operations</w:t>
      </w:r>
    </w:p>
    <w:p w14:paraId="60B20883"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file_operations</w:t>
      </w:r>
      <w:r>
        <w:rPr>
          <w:rFonts w:ascii="微软雅黑" w:hAnsi="微软雅黑"/>
          <w:color w:val="D4D4D4"/>
          <w:sz w:val="20"/>
        </w:rPr>
        <w:t xml:space="preserve"> </w:t>
      </w:r>
      <w:r>
        <w:rPr>
          <w:rFonts w:ascii="微软雅黑" w:hAnsi="微软雅黑"/>
          <w:color w:val="9CDCFE"/>
          <w:sz w:val="20"/>
        </w:rPr>
        <w:t>f2fs_file_operations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28FD700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read_iter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f2fs_file_read_iter</w:t>
      </w:r>
      <w:r>
        <w:rPr>
          <w:rFonts w:ascii="微软雅黑" w:hAnsi="微软雅黑"/>
          <w:color w:val="D16969"/>
          <w:sz w:val="20"/>
        </w:rPr>
        <w:t>,</w:t>
      </w:r>
    </w:p>
    <w:p w14:paraId="1DBF2EE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write_iter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f2fs_file_write_iter</w:t>
      </w:r>
      <w:r>
        <w:rPr>
          <w:rFonts w:ascii="微软雅黑" w:hAnsi="微软雅黑"/>
          <w:color w:val="D16969"/>
          <w:sz w:val="20"/>
        </w:rPr>
        <w:t>,</w:t>
      </w:r>
    </w:p>
    <w:p w14:paraId="4A7751D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5E8CBED0" w14:textId="77777777" w:rsidR="009F31DD" w:rsidRDefault="00591719">
      <w:pPr>
        <w:shd w:val="clear" w:color="auto" w:fill="1E1E1E"/>
        <w:spacing w:after="0" w:line="240" w:lineRule="auto"/>
      </w:pPr>
      <w:r>
        <w:rPr>
          <w:rFonts w:ascii="微软雅黑" w:hAnsi="微软雅黑"/>
          <w:color w:val="D16969"/>
          <w:sz w:val="20"/>
        </w:rPr>
        <w:t>};</w:t>
      </w:r>
    </w:p>
    <w:p w14:paraId="5881137E" w14:textId="77777777" w:rsidR="009F31DD" w:rsidRDefault="00591719">
      <w:pPr>
        <w:shd w:val="clear" w:color="auto" w:fill="1E1E1E"/>
        <w:spacing w:after="0" w:line="240" w:lineRule="auto"/>
      </w:pPr>
      <w:r>
        <w:rPr>
          <w:rFonts w:ascii="微软雅黑" w:hAnsi="微软雅黑"/>
          <w:color w:val="6A9955"/>
          <w:sz w:val="20"/>
        </w:rPr>
        <w:t>// read_iter</w:t>
      </w:r>
    </w:p>
    <w:p w14:paraId="6AD5B21F"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f2fs_file_read_iter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16969"/>
          <w:sz w:val="20"/>
        </w:rPr>
        <w:t>)</w:t>
      </w:r>
    </w:p>
    <w:p w14:paraId="231F37F0" w14:textId="77777777" w:rsidR="009F31DD" w:rsidRDefault="00591719">
      <w:pPr>
        <w:shd w:val="clear" w:color="auto" w:fill="1E1E1E"/>
        <w:spacing w:after="0" w:line="240" w:lineRule="auto"/>
      </w:pPr>
      <w:r>
        <w:rPr>
          <w:rFonts w:ascii="微软雅黑" w:hAnsi="微软雅黑"/>
          <w:color w:val="D16969"/>
          <w:sz w:val="20"/>
        </w:rPr>
        <w:t>{</w:t>
      </w:r>
    </w:p>
    <w:p w14:paraId="7FB1C29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 direct IO</w:t>
      </w:r>
    </w:p>
    <w:p w14:paraId="6182CA8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p>
    <w:p w14:paraId="719FCB25" w14:textId="77777777" w:rsidR="009F31DD" w:rsidRDefault="00591719">
      <w:pPr>
        <w:shd w:val="clear" w:color="auto" w:fill="1E1E1E"/>
        <w:spacing w:after="0" w:line="240" w:lineRule="auto"/>
      </w:pPr>
      <w:r>
        <w:rPr>
          <w:rFonts w:ascii="微软雅黑" w:hAnsi="微软雅黑"/>
          <w:color w:val="D16969"/>
          <w:sz w:val="20"/>
        </w:rPr>
        <w:t>}</w:t>
      </w:r>
    </w:p>
    <w:p w14:paraId="1A413631" w14:textId="77777777" w:rsidR="009F31DD" w:rsidRDefault="00591719">
      <w:pPr>
        <w:shd w:val="clear" w:color="auto" w:fill="1E1E1E"/>
        <w:spacing w:after="0" w:line="240" w:lineRule="auto"/>
      </w:pPr>
      <w:r>
        <w:rPr>
          <w:rFonts w:ascii="微软雅黑" w:hAnsi="微软雅黑"/>
          <w:color w:val="D4D4D4"/>
          <w:sz w:val="20"/>
        </w:rPr>
        <w:br/>
      </w:r>
    </w:p>
    <w:p w14:paraId="52C8B111" w14:textId="77777777" w:rsidR="009F31DD" w:rsidRDefault="00591719">
      <w:pPr>
        <w:shd w:val="clear" w:color="auto" w:fill="1E1E1E"/>
        <w:spacing w:after="0" w:line="240" w:lineRule="auto"/>
      </w:pPr>
      <w:r>
        <w:rPr>
          <w:rFonts w:ascii="微软雅黑" w:hAnsi="微软雅黑"/>
          <w:color w:val="6A9955"/>
          <w:sz w:val="20"/>
        </w:rPr>
        <w:t>//filemap.c</w:t>
      </w:r>
    </w:p>
    <w:p w14:paraId="783DCD03" w14:textId="77777777" w:rsidR="009F31DD" w:rsidRDefault="00591719">
      <w:pPr>
        <w:shd w:val="clear" w:color="auto" w:fill="1E1E1E"/>
        <w:spacing w:after="0" w:line="240" w:lineRule="auto"/>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14:paraId="75EEE53F" w14:textId="77777777" w:rsidR="009F31DD" w:rsidRDefault="00591719">
      <w:pPr>
        <w:shd w:val="clear" w:color="auto" w:fill="1E1E1E"/>
        <w:spacing w:after="0" w:line="240" w:lineRule="auto"/>
      </w:pPr>
      <w:r>
        <w:rPr>
          <w:rFonts w:ascii="微软雅黑" w:hAnsi="微软雅黑"/>
          <w:color w:val="D16969"/>
          <w:sz w:val="20"/>
        </w:rPr>
        <w:t>{</w:t>
      </w:r>
    </w:p>
    <w:p w14:paraId="68DD972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17FC70F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filemap_read</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14:paraId="4A8747C4" w14:textId="77777777" w:rsidR="009F31DD" w:rsidRDefault="00591719">
      <w:pPr>
        <w:shd w:val="clear" w:color="auto" w:fill="1E1E1E"/>
        <w:spacing w:after="0" w:line="240" w:lineRule="auto"/>
      </w:pPr>
      <w:r>
        <w:rPr>
          <w:rFonts w:ascii="微软雅黑" w:hAnsi="微软雅黑"/>
          <w:color w:val="D16969"/>
          <w:sz w:val="20"/>
        </w:rPr>
        <w:t>}</w:t>
      </w:r>
    </w:p>
    <w:p w14:paraId="42D90A56" w14:textId="77777777" w:rsidR="009F31DD" w:rsidRDefault="00591719">
      <w:pPr>
        <w:shd w:val="clear" w:color="auto" w:fill="1E1E1E"/>
        <w:spacing w:after="0" w:line="240" w:lineRule="auto"/>
      </w:pPr>
      <w:r>
        <w:rPr>
          <w:rFonts w:ascii="微软雅黑" w:hAnsi="微软雅黑"/>
          <w:color w:val="6A9955"/>
          <w:sz w:val="20"/>
        </w:rPr>
        <w:t>// in filemap_read-&gt;filemap_get_pages-&gt;page_cache_ra_order</w:t>
      </w:r>
    </w:p>
    <w:p w14:paraId="1B6E60CF"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read_pages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readahead_control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p>
    <w:p w14:paraId="74849753" w14:textId="77777777" w:rsidR="009F31DD" w:rsidRDefault="00591719">
      <w:pPr>
        <w:shd w:val="clear" w:color="auto" w:fill="1E1E1E"/>
        <w:spacing w:after="0" w:line="240" w:lineRule="auto"/>
      </w:pPr>
      <w:r>
        <w:rPr>
          <w:rFonts w:ascii="微软雅黑" w:hAnsi="微软雅黑"/>
          <w:color w:val="D16969"/>
          <w:sz w:val="20"/>
        </w:rPr>
        <w:t>{</w:t>
      </w:r>
    </w:p>
    <w:p w14:paraId="1DAE38D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w:t>
      </w:r>
    </w:p>
    <w:p w14:paraId="3FC7B3A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aops</w:t>
      </w:r>
      <w:r>
        <w:rPr>
          <w:rFonts w:ascii="微软雅黑" w:hAnsi="微软雅黑"/>
          <w:color w:val="D16969"/>
          <w:sz w:val="20"/>
        </w:rPr>
        <w:t>-&gt;</w:t>
      </w:r>
      <w:r>
        <w:rPr>
          <w:rFonts w:ascii="微软雅黑" w:hAnsi="微软雅黑"/>
          <w:color w:val="9CDCFE"/>
          <w:sz w:val="20"/>
        </w:rPr>
        <w:t>readahead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6B44BB54"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9CDCFE"/>
          <w:sz w:val="20"/>
        </w:rPr>
        <w:t>aops</w:t>
      </w:r>
      <w:r>
        <w:rPr>
          <w:rFonts w:ascii="微软雅黑" w:hAnsi="微软雅黑"/>
          <w:color w:val="D16969"/>
          <w:sz w:val="20"/>
        </w:rPr>
        <w:t>-&gt;</w:t>
      </w:r>
      <w:r>
        <w:rPr>
          <w:rFonts w:ascii="微软雅黑" w:hAnsi="微软雅黑"/>
          <w:color w:val="DCDCAA"/>
          <w:sz w:val="20"/>
        </w:rPr>
        <w:t>readahead</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p>
    <w:p w14:paraId="46D36A4B"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6A9955"/>
          <w:sz w:val="20"/>
        </w:rPr>
        <w:t>/* Clean up the remaining folios. */</w:t>
      </w:r>
    </w:p>
    <w:p w14:paraId="37A1A4ED" w14:textId="77777777" w:rsidR="009F31DD" w:rsidRDefault="00591719">
      <w:pPr>
        <w:shd w:val="clear" w:color="auto" w:fill="1E1E1E"/>
        <w:spacing w:after="0" w:line="240" w:lineRule="auto"/>
      </w:pPr>
      <w:r>
        <w:rPr>
          <w:rFonts w:ascii="微软雅黑" w:hAnsi="微软雅黑"/>
          <w:color w:val="D4D4D4"/>
          <w:sz w:val="20"/>
        </w:rPr>
        <w:lastRenderedPageBreak/>
        <w:tab/>
      </w:r>
      <w:r>
        <w:rPr>
          <w:rFonts w:ascii="微软雅黑" w:hAnsi="微软雅黑"/>
          <w:color w:val="D4D4D4"/>
          <w:sz w:val="20"/>
        </w:rPr>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4F40DE3B"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4D4D4"/>
          <w:sz w:val="20"/>
        </w:rPr>
        <w:tab/>
      </w:r>
      <w:r>
        <w:rPr>
          <w:rFonts w:ascii="微软雅黑" w:hAnsi="微软雅黑"/>
          <w:color w:val="DCDCAA"/>
          <w:sz w:val="20"/>
        </w:rPr>
        <w:t>folio_get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069A57E0"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4D4D4"/>
          <w:sz w:val="20"/>
        </w:rPr>
        <w:tab/>
      </w:r>
      <w:r>
        <w:rPr>
          <w:rFonts w:ascii="微软雅黑" w:hAnsi="微软雅黑"/>
          <w:color w:val="DCDCAA"/>
          <w:sz w:val="20"/>
        </w:rPr>
        <w:t>filemap_remove_folio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6A29E911"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4D4D4"/>
          <w:sz w:val="20"/>
        </w:rPr>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64DF0FF5"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4D4D4"/>
          <w:sz w:val="20"/>
        </w:rPr>
        <w:tab/>
      </w:r>
      <w:r>
        <w:rPr>
          <w:rFonts w:ascii="微软雅黑" w:hAnsi="微软雅黑"/>
          <w:color w:val="DCDCAA"/>
          <w:sz w:val="20"/>
        </w:rPr>
        <w:t>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5C742197"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16969"/>
          <w:sz w:val="20"/>
        </w:rPr>
        <w:t>}</w:t>
      </w:r>
    </w:p>
    <w:p w14:paraId="6E3973CC"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14:paraId="2D1C4010"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14:paraId="2FD26F78"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4D4D4"/>
          <w:sz w:val="20"/>
        </w:rPr>
        <w:tab/>
      </w:r>
      <w:r>
        <w:rPr>
          <w:rFonts w:ascii="微软雅黑" w:hAnsi="微软雅黑"/>
          <w:color w:val="D4D4D4"/>
          <w:sz w:val="20"/>
        </w:rPr>
        <w:tab/>
      </w:r>
      <w:r>
        <w:rPr>
          <w:rFonts w:ascii="微软雅黑" w:hAnsi="微软雅黑"/>
          <w:color w:val="9CDCFE"/>
          <w:sz w:val="20"/>
        </w:rPr>
        <w:t>aops</w:t>
      </w:r>
      <w:r>
        <w:rPr>
          <w:rFonts w:ascii="微软雅黑" w:hAnsi="微软雅黑"/>
          <w:color w:val="D16969"/>
          <w:sz w:val="20"/>
        </w:rPr>
        <w:t>-&gt;</w:t>
      </w:r>
      <w:r>
        <w:rPr>
          <w:rFonts w:ascii="微软雅黑" w:hAnsi="微软雅黑"/>
          <w:color w:val="DCDCAA"/>
          <w:sz w:val="20"/>
        </w:rPr>
        <w:t>read_folio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-&gt;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14:paraId="370B1746"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16969"/>
          <w:sz w:val="20"/>
        </w:rPr>
        <w:t>}</w:t>
      </w:r>
    </w:p>
    <w:p w14:paraId="3F88B99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w:t>
      </w:r>
    </w:p>
    <w:p w14:paraId="7B458610" w14:textId="77777777" w:rsidR="009F31DD" w:rsidRDefault="00591719">
      <w:pPr>
        <w:shd w:val="clear" w:color="auto" w:fill="1E1E1E"/>
        <w:spacing w:after="0" w:line="240" w:lineRule="auto"/>
      </w:pPr>
      <w:r>
        <w:rPr>
          <w:rFonts w:ascii="微软雅黑" w:hAnsi="微软雅黑"/>
          <w:color w:val="D16969"/>
          <w:sz w:val="20"/>
        </w:rPr>
        <w:t>}</w:t>
      </w:r>
    </w:p>
    <w:p w14:paraId="3534FF56" w14:textId="77777777" w:rsidR="009F31DD" w:rsidRDefault="00591719">
      <w:pPr>
        <w:shd w:val="clear" w:color="auto" w:fill="1E1E1E"/>
        <w:spacing w:after="0" w:line="240" w:lineRule="auto"/>
      </w:pPr>
      <w:r>
        <w:rPr>
          <w:rFonts w:ascii="微软雅黑" w:hAnsi="微软雅黑"/>
          <w:color w:val="6A9955"/>
          <w:sz w:val="20"/>
        </w:rPr>
        <w:t>// F2FS's readahead function</w:t>
      </w:r>
    </w:p>
    <w:p w14:paraId="4D3452E5" w14:textId="77777777" w:rsidR="009F31DD" w:rsidRDefault="00591719">
      <w:pPr>
        <w:shd w:val="clear" w:color="auto" w:fill="1E1E1E"/>
        <w:spacing w:after="0" w:line="240" w:lineRule="auto"/>
      </w:pP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address_space_operations</w:t>
      </w:r>
      <w:r>
        <w:rPr>
          <w:rFonts w:ascii="微软雅黑" w:hAnsi="微软雅黑"/>
          <w:color w:val="D4D4D4"/>
          <w:sz w:val="20"/>
        </w:rPr>
        <w:t xml:space="preserve"> </w:t>
      </w:r>
      <w:r>
        <w:rPr>
          <w:rFonts w:ascii="微软雅黑" w:hAnsi="微软雅黑"/>
          <w:color w:val="9CDCFE"/>
          <w:sz w:val="20"/>
        </w:rPr>
        <w:t>f2fs_dblock_aops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6B5CEE0F" w14:textId="77777777" w:rsidR="009F31DD" w:rsidRDefault="00591719">
      <w:pPr>
        <w:shd w:val="clear" w:color="auto" w:fill="1E1E1E"/>
        <w:spacing w:after="0" w:line="240" w:lineRule="auto"/>
      </w:pPr>
      <w:r>
        <w:rPr>
          <w:rFonts w:ascii="微软雅黑" w:hAnsi="微软雅黑"/>
          <w:color w:val="D4D4D4"/>
          <w:sz w:val="20"/>
        </w:rPr>
        <w:tab/>
      </w:r>
      <w:r>
        <w:rPr>
          <w:rFonts w:ascii="微软雅黑" w:hAnsi="微软雅黑"/>
          <w:color w:val="D16969"/>
          <w:sz w:val="20"/>
        </w:rPr>
        <w:t>.</w:t>
      </w:r>
      <w:r>
        <w:rPr>
          <w:rFonts w:ascii="微软雅黑" w:hAnsi="微软雅黑"/>
          <w:color w:val="9CDCFE"/>
          <w:sz w:val="20"/>
        </w:rPr>
        <w:t>readahead</w:t>
      </w: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f2fs_readahead</w:t>
      </w:r>
      <w:r>
        <w:rPr>
          <w:rFonts w:ascii="微软雅黑" w:hAnsi="微软雅黑"/>
          <w:color w:val="D16969"/>
          <w:sz w:val="20"/>
        </w:rPr>
        <w:t>,</w:t>
      </w:r>
    </w:p>
    <w:p w14:paraId="6725B19A" w14:textId="77777777" w:rsidR="009F31DD" w:rsidRDefault="00591719">
      <w:pPr>
        <w:shd w:val="clear" w:color="auto" w:fill="1E1E1E"/>
        <w:spacing w:after="0" w:line="240" w:lineRule="auto"/>
      </w:pPr>
      <w:r>
        <w:rPr>
          <w:rFonts w:ascii="微软雅黑" w:hAnsi="微软雅黑"/>
          <w:color w:val="D16969"/>
          <w:sz w:val="20"/>
        </w:rPr>
        <w:t>};</w:t>
      </w:r>
    </w:p>
    <w:p w14:paraId="2C1B6066" w14:textId="77777777" w:rsidR="009F31DD" w:rsidRDefault="00591719">
      <w:pPr>
        <w:shd w:val="clear" w:color="auto" w:fill="1E1E1E"/>
        <w:spacing w:after="0" w:line="240" w:lineRule="auto"/>
      </w:pPr>
      <w:r>
        <w:rPr>
          <w:rFonts w:ascii="微软雅黑" w:hAnsi="微软雅黑"/>
          <w:color w:val="D4D4D4"/>
          <w:sz w:val="20"/>
        </w:rPr>
        <w:br/>
      </w:r>
    </w:p>
    <w:p w14:paraId="314E01C5" w14:textId="77777777" w:rsidR="009F31DD" w:rsidRDefault="00591719">
      <w:pPr>
        <w:spacing w:line="360" w:lineRule="auto"/>
        <w:ind w:firstLine="480"/>
        <w:jc w:val="both"/>
      </w:pPr>
      <w:r>
        <w:rPr>
          <w:rFonts w:ascii="Times New Roman" w:eastAsia="宋体" w:hAnsi="Times New Roman"/>
          <w:sz w:val="24"/>
        </w:rPr>
        <w:t>因此，页缓存并不是单纯的缓存层。它决定一次缺页读取分配多大的</w:t>
      </w:r>
      <w:r>
        <w:rPr>
          <w:rFonts w:ascii="Times New Roman" w:eastAsia="宋体" w:hAnsi="Times New Roman"/>
          <w:sz w:val="24"/>
        </w:rPr>
        <w:t xml:space="preserve"> folio</w:t>
      </w:r>
      <w:r>
        <w:rPr>
          <w:rFonts w:ascii="Times New Roman" w:eastAsia="宋体" w:hAnsi="Times New Roman"/>
          <w:sz w:val="24"/>
        </w:rPr>
        <w:t>、如何把读取范围交给文件系统，以及</w:t>
      </w:r>
      <w:r>
        <w:rPr>
          <w:rFonts w:ascii="Times New Roman" w:eastAsia="宋体" w:hAnsi="Times New Roman"/>
          <w:sz w:val="24"/>
        </w:rPr>
        <w:t xml:space="preserve"> I/O </w:t>
      </w:r>
      <w:r>
        <w:rPr>
          <w:rFonts w:ascii="Times New Roman" w:eastAsia="宋体" w:hAnsi="Times New Roman"/>
          <w:sz w:val="24"/>
        </w:rPr>
        <w:t>完成后何时把</w:t>
      </w:r>
      <w:r>
        <w:rPr>
          <w:rFonts w:ascii="Times New Roman" w:eastAsia="宋体" w:hAnsi="Times New Roman"/>
          <w:sz w:val="24"/>
        </w:rPr>
        <w:t xml:space="preserve"> folio </w:t>
      </w:r>
      <w:r>
        <w:rPr>
          <w:rFonts w:ascii="Times New Roman" w:eastAsia="宋体" w:hAnsi="Times New Roman"/>
          <w:sz w:val="24"/>
        </w:rPr>
        <w:t>标记为</w:t>
      </w:r>
      <w:r>
        <w:rPr>
          <w:rFonts w:ascii="Times New Roman" w:eastAsia="宋体" w:hAnsi="Times New Roman"/>
          <w:sz w:val="24"/>
        </w:rPr>
        <w:t xml:space="preserve"> uptodate</w:t>
      </w:r>
      <w:r>
        <w:rPr>
          <w:rFonts w:ascii="Times New Roman" w:eastAsia="宋体" w:hAnsi="Times New Roman"/>
          <w:sz w:val="24"/>
        </w:rPr>
        <w:t>。</w:t>
      </w:r>
      <w:r>
        <w:rPr>
          <w:rFonts w:ascii="Times New Roman" w:eastAsia="宋体" w:hAnsi="Times New Roman"/>
          <w:sz w:val="24"/>
        </w:rPr>
        <w:t xml:space="preserve">F2FS </w:t>
      </w:r>
      <w:r>
        <w:rPr>
          <w:rFonts w:ascii="Times New Roman" w:eastAsia="宋体" w:hAnsi="Times New Roman"/>
          <w:sz w:val="24"/>
        </w:rPr>
        <w:t>支持</w:t>
      </w:r>
      <w:r>
        <w:rPr>
          <w:rFonts w:ascii="Times New Roman" w:eastAsia="宋体" w:hAnsi="Times New Roman"/>
          <w:sz w:val="24"/>
        </w:rPr>
        <w:t xml:space="preserve"> Large Folios </w:t>
      </w:r>
      <w:r>
        <w:rPr>
          <w:rFonts w:ascii="Times New Roman" w:eastAsia="宋体" w:hAnsi="Times New Roman"/>
          <w:sz w:val="24"/>
        </w:rPr>
        <w:t>时，必须在这些边界上提供与大</w:t>
      </w:r>
      <w:r>
        <w:rPr>
          <w:rFonts w:ascii="Times New Roman" w:eastAsia="宋体" w:hAnsi="Times New Roman"/>
          <w:sz w:val="24"/>
        </w:rPr>
        <w:t xml:space="preserve"> folio </w:t>
      </w:r>
      <w:r>
        <w:rPr>
          <w:rFonts w:ascii="Times New Roman" w:eastAsia="宋体" w:hAnsi="Times New Roman"/>
          <w:sz w:val="24"/>
        </w:rPr>
        <w:t>匹配的映射和完成语义。</w:t>
      </w:r>
    </w:p>
    <w:p w14:paraId="18A6BECE" w14:textId="77777777" w:rsidR="009F31DD" w:rsidRDefault="00591719">
      <w:pPr>
        <w:pStyle w:val="31"/>
      </w:pPr>
      <w:bookmarkStart w:id="44" w:name="_Toc229384973"/>
      <w:r>
        <w:rPr>
          <w:rFonts w:ascii="Times New Roman" w:eastAsia="宋体" w:hAnsi="Times New Roman"/>
        </w:rPr>
        <w:t xml:space="preserve">1.2.2  </w:t>
      </w:r>
      <w:r>
        <w:rPr>
          <w:rFonts w:ascii="Times New Roman" w:eastAsia="宋体" w:hAnsi="Times New Roman"/>
        </w:rPr>
        <w:t>传统</w:t>
      </w:r>
      <w:r>
        <w:rPr>
          <w:rFonts w:ascii="Times New Roman" w:eastAsia="宋体" w:hAnsi="Times New Roman"/>
        </w:rPr>
        <w:t xml:space="preserve"> buffer_head </w:t>
      </w:r>
      <w:r>
        <w:rPr>
          <w:rFonts w:ascii="Times New Roman" w:eastAsia="宋体" w:hAnsi="Times New Roman"/>
        </w:rPr>
        <w:t>映射机制及其局限性</w:t>
      </w:r>
      <w:bookmarkEnd w:id="44"/>
    </w:p>
    <w:p w14:paraId="4FF2AF50" w14:textId="77777777" w:rsidR="009F31DD" w:rsidRDefault="00591719">
      <w:pPr>
        <w:spacing w:line="360" w:lineRule="auto"/>
        <w:ind w:firstLine="480"/>
        <w:jc w:val="both"/>
        <w:rPr>
          <w:lang w:eastAsia="zh-CN"/>
        </w:rPr>
      </w:pPr>
      <w:r>
        <w:rPr>
          <w:rFonts w:ascii="Times New Roman" w:eastAsia="宋体" w:hAnsi="Times New Roman"/>
          <w:sz w:val="24"/>
        </w:rPr>
        <w:t>在</w:t>
      </w:r>
      <w:r>
        <w:rPr>
          <w:rFonts w:ascii="Times New Roman" w:eastAsia="宋体" w:hAnsi="Times New Roman"/>
          <w:sz w:val="24"/>
        </w:rPr>
        <w:t xml:space="preserve"> iomap </w:t>
      </w:r>
      <w:r>
        <w:rPr>
          <w:rFonts w:ascii="Times New Roman" w:eastAsia="宋体" w:hAnsi="Times New Roman"/>
          <w:sz w:val="24"/>
        </w:rPr>
        <w:t>普及之前，许多</w:t>
      </w:r>
      <w:r>
        <w:rPr>
          <w:rFonts w:ascii="Times New Roman" w:eastAsia="宋体" w:hAnsi="Times New Roman"/>
          <w:sz w:val="24"/>
        </w:rPr>
        <w:t xml:space="preserve"> Linux </w:t>
      </w:r>
      <w:r>
        <w:rPr>
          <w:rFonts w:ascii="Times New Roman" w:eastAsia="宋体" w:hAnsi="Times New Roman"/>
          <w:sz w:val="24"/>
        </w:rPr>
        <w:t>文件系统使用</w:t>
      </w:r>
      <w:r>
        <w:rPr>
          <w:rFonts w:ascii="Times New Roman" w:eastAsia="宋体" w:hAnsi="Times New Roman"/>
          <w:sz w:val="24"/>
        </w:rPr>
        <w:t xml:space="preserve"> buffer_head </w:t>
      </w:r>
      <w:r>
        <w:rPr>
          <w:rFonts w:ascii="Times New Roman" w:eastAsia="宋体" w:hAnsi="Times New Roman"/>
          <w:sz w:val="24"/>
        </w:rPr>
        <w:t>记录文件系统块与页缓存之间的关系。</w:t>
      </w:r>
      <w:r>
        <w:rPr>
          <w:rFonts w:ascii="Times New Roman" w:eastAsia="宋体" w:hAnsi="Times New Roman"/>
          <w:sz w:val="24"/>
        </w:rPr>
        <w:t xml:space="preserve">buffer_head </w:t>
      </w:r>
      <w:r>
        <w:rPr>
          <w:rFonts w:ascii="Times New Roman" w:eastAsia="宋体" w:hAnsi="Times New Roman"/>
          <w:sz w:val="24"/>
        </w:rPr>
        <w:t>保存块号、块大小、块设备、关联的</w:t>
      </w:r>
      <w:r>
        <w:rPr>
          <w:rFonts w:ascii="Times New Roman" w:eastAsia="宋体" w:hAnsi="Times New Roman"/>
          <w:sz w:val="24"/>
        </w:rPr>
        <w:t xml:space="preserve"> struct page </w:t>
      </w:r>
      <w:r>
        <w:rPr>
          <w:rFonts w:ascii="Times New Roman" w:eastAsia="宋体" w:hAnsi="Times New Roman"/>
          <w:sz w:val="24"/>
        </w:rPr>
        <w:t>和</w:t>
      </w:r>
      <w:r>
        <w:rPr>
          <w:rFonts w:ascii="Times New Roman" w:eastAsia="宋体" w:hAnsi="Times New Roman"/>
          <w:sz w:val="24"/>
        </w:rPr>
        <w:t xml:space="preserve"> I/O </w:t>
      </w:r>
      <w:r>
        <w:rPr>
          <w:rFonts w:ascii="Times New Roman" w:eastAsia="宋体" w:hAnsi="Times New Roman"/>
          <w:sz w:val="24"/>
        </w:rPr>
        <w:t>完成回调等字段</w:t>
      </w:r>
      <w:r>
        <w:rPr>
          <w:rFonts w:ascii="Times New Roman" w:eastAsia="宋体" w:hAnsi="Times New Roman"/>
          <w:sz w:val="24"/>
        </w:rPr>
        <w:t>[14]</w:t>
      </w:r>
      <w:r>
        <w:rPr>
          <w:rFonts w:ascii="Times New Roman" w:eastAsia="宋体" w:hAnsi="Times New Roman"/>
          <w:sz w:val="24"/>
        </w:rPr>
        <w:t>。</w:t>
      </w:r>
      <w:r>
        <w:rPr>
          <w:rFonts w:ascii="Times New Roman" w:eastAsia="宋体" w:hAnsi="Times New Roman"/>
          <w:sz w:val="24"/>
          <w:lang w:eastAsia="zh-CN"/>
        </w:rPr>
        <w:t>这种模型的基本特点是：页缓存中的一个页可以挂接多个块状态对象，文件系统再围绕这些对象维护</w:t>
      </w:r>
      <w:r>
        <w:rPr>
          <w:rFonts w:ascii="Times New Roman" w:eastAsia="宋体" w:hAnsi="Times New Roman"/>
          <w:sz w:val="24"/>
          <w:lang w:eastAsia="zh-CN"/>
        </w:rPr>
        <w:t xml:space="preserve"> uptodate</w:t>
      </w:r>
      <w:r>
        <w:rPr>
          <w:rFonts w:ascii="Times New Roman" w:eastAsia="宋体" w:hAnsi="Times New Roman"/>
          <w:sz w:val="24"/>
          <w:lang w:eastAsia="zh-CN"/>
        </w:rPr>
        <w:t>、</w:t>
      </w:r>
      <w:r>
        <w:rPr>
          <w:rFonts w:ascii="Times New Roman" w:eastAsia="宋体" w:hAnsi="Times New Roman"/>
          <w:sz w:val="24"/>
          <w:lang w:eastAsia="zh-CN"/>
        </w:rPr>
        <w:t xml:space="preserve">dirty </w:t>
      </w:r>
      <w:r>
        <w:rPr>
          <w:rFonts w:ascii="Times New Roman" w:eastAsia="宋体" w:hAnsi="Times New Roman"/>
          <w:sz w:val="24"/>
          <w:lang w:eastAsia="zh-CN"/>
        </w:rPr>
        <w:t>和提交状态。</w:t>
      </w:r>
    </w:p>
    <w:p w14:paraId="2C3C7F08"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buffer_head </w:t>
      </w:r>
      <w:r>
        <w:rPr>
          <w:rFonts w:ascii="Times New Roman" w:eastAsia="宋体" w:hAnsi="Times New Roman"/>
          <w:sz w:val="24"/>
          <w:lang w:eastAsia="zh-CN"/>
        </w:rPr>
        <w:t>的问题不在于它不能描述块映射，而在于它把块状态挂回到</w:t>
      </w:r>
      <w:r>
        <w:rPr>
          <w:rFonts w:ascii="Times New Roman" w:eastAsia="宋体" w:hAnsi="Times New Roman"/>
          <w:sz w:val="24"/>
          <w:lang w:eastAsia="zh-CN"/>
        </w:rPr>
        <w:t xml:space="preserve"> page </w:t>
      </w:r>
      <w:r>
        <w:rPr>
          <w:rFonts w:ascii="Times New Roman" w:eastAsia="宋体" w:hAnsi="Times New Roman"/>
          <w:sz w:val="24"/>
          <w:lang w:eastAsia="zh-CN"/>
        </w:rPr>
        <w:t>之上。当页内包含多个文件系统块时，读写路径需要维护一组</w:t>
      </w:r>
      <w:r>
        <w:rPr>
          <w:rFonts w:ascii="Times New Roman" w:eastAsia="宋体" w:hAnsi="Times New Roman"/>
          <w:sz w:val="24"/>
          <w:lang w:eastAsia="zh-CN"/>
        </w:rPr>
        <w:t xml:space="preserve"> buffer_head </w:t>
      </w:r>
      <w:r>
        <w:rPr>
          <w:rFonts w:ascii="Times New Roman" w:eastAsia="宋体" w:hAnsi="Times New Roman"/>
          <w:sz w:val="24"/>
          <w:lang w:eastAsia="zh-CN"/>
        </w:rPr>
        <w:t>状态；当页缓存粒度扩大到</w:t>
      </w:r>
      <w:r>
        <w:rPr>
          <w:rFonts w:ascii="Times New Roman" w:eastAsia="宋体" w:hAnsi="Times New Roman"/>
          <w:sz w:val="24"/>
          <w:lang w:eastAsia="zh-CN"/>
        </w:rPr>
        <w:t xml:space="preserve"> Large Folio </w:t>
      </w:r>
      <w:r>
        <w:rPr>
          <w:rFonts w:ascii="Times New Roman" w:eastAsia="宋体" w:hAnsi="Times New Roman"/>
          <w:sz w:val="24"/>
          <w:lang w:eastAsia="zh-CN"/>
        </w:rPr>
        <w:t>后，这种组织方式又会把状态管理拆回小块链表。</w:t>
      </w:r>
      <w:r>
        <w:rPr>
          <w:rFonts w:ascii="Times New Roman" w:eastAsia="宋体" w:hAnsi="Times New Roman"/>
          <w:sz w:val="24"/>
          <w:lang w:eastAsia="zh-CN"/>
        </w:rPr>
        <w:t xml:space="preserve">iomap </w:t>
      </w:r>
      <w:r>
        <w:rPr>
          <w:rFonts w:ascii="Times New Roman" w:eastAsia="宋体" w:hAnsi="Times New Roman"/>
          <w:sz w:val="24"/>
          <w:lang w:eastAsia="zh-CN"/>
        </w:rPr>
        <w:t>的意义正在于把映射结果表达为文件字节区间，减少新路径对每块一个状态对象的依赖</w:t>
      </w:r>
      <w:r>
        <w:rPr>
          <w:rFonts w:ascii="Times New Roman" w:eastAsia="宋体" w:hAnsi="Times New Roman"/>
          <w:sz w:val="24"/>
          <w:lang w:eastAsia="zh-CN"/>
        </w:rPr>
        <w:t>[16]</w:t>
      </w:r>
      <w:r>
        <w:rPr>
          <w:rFonts w:ascii="Times New Roman" w:eastAsia="宋体" w:hAnsi="Times New Roman"/>
          <w:sz w:val="24"/>
          <w:lang w:eastAsia="zh-CN"/>
        </w:rPr>
        <w:t>。</w:t>
      </w:r>
    </w:p>
    <w:p w14:paraId="27E2301F" w14:textId="77777777" w:rsidR="009F31DD" w:rsidRDefault="00591719">
      <w:pPr>
        <w:jc w:val="center"/>
      </w:pPr>
      <w:r>
        <w:rPr>
          <w:noProof/>
          <w:lang w:eastAsia="zh-CN"/>
        </w:rPr>
        <w:lastRenderedPageBreak/>
        <w:drawing>
          <wp:inline distT="0" distB="0" distL="0" distR="0" wp14:anchorId="3178489F" wp14:editId="6E86CC88">
            <wp:extent cx="5158359" cy="3001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red_head.png"/>
                    <pic:cNvPicPr/>
                  </pic:nvPicPr>
                  <pic:blipFill>
                    <a:blip r:embed="rId11"/>
                    <a:stretch>
                      <a:fillRect/>
                    </a:stretch>
                  </pic:blipFill>
                  <pic:spPr>
                    <a:xfrm>
                      <a:off x="0" y="0"/>
                      <a:ext cx="5158359" cy="3001227"/>
                    </a:xfrm>
                    <a:prstGeom prst="rect">
                      <a:avLst/>
                    </a:prstGeom>
                  </pic:spPr>
                </pic:pic>
              </a:graphicData>
            </a:graphic>
          </wp:inline>
        </w:drawing>
      </w:r>
    </w:p>
    <w:p w14:paraId="2B5CE36A" w14:textId="77777777" w:rsidR="009F31DD" w:rsidRDefault="00591719">
      <w:pPr>
        <w:jc w:val="center"/>
      </w:pPr>
      <w:r>
        <w:rPr>
          <w:rFonts w:ascii="宋体" w:eastAsia="宋体" w:hAnsi="宋体"/>
          <w:sz w:val="21"/>
        </w:rPr>
        <w:t>图 3-1 buffer_head 结构体示意图</w:t>
      </w:r>
    </w:p>
    <w:p w14:paraId="258D1E4B" w14:textId="77777777" w:rsidR="009F31DD" w:rsidRDefault="00591719">
      <w:pPr>
        <w:spacing w:line="360" w:lineRule="auto"/>
        <w:ind w:firstLine="480"/>
        <w:jc w:val="both"/>
        <w:rPr>
          <w:lang w:eastAsia="zh-CN"/>
        </w:rPr>
      </w:pPr>
      <w:r>
        <w:rPr>
          <w:rFonts w:ascii="Times New Roman" w:eastAsia="宋体" w:hAnsi="Times New Roman"/>
          <w:sz w:val="24"/>
          <w:lang w:eastAsia="zh-CN"/>
        </w:rPr>
        <w:t>块层</w:t>
      </w:r>
      <w:r>
        <w:rPr>
          <w:rFonts w:ascii="Times New Roman" w:eastAsia="宋体" w:hAnsi="Times New Roman"/>
          <w:sz w:val="24"/>
          <w:lang w:eastAsia="zh-CN"/>
        </w:rPr>
        <w:t xml:space="preserve"> BIO </w:t>
      </w:r>
      <w:r>
        <w:rPr>
          <w:rFonts w:ascii="Times New Roman" w:eastAsia="宋体" w:hAnsi="Times New Roman"/>
          <w:sz w:val="24"/>
          <w:lang w:eastAsia="zh-CN"/>
        </w:rPr>
        <w:t>已经可以承载不同大小的</w:t>
      </w:r>
      <w:r>
        <w:rPr>
          <w:rFonts w:ascii="Times New Roman" w:eastAsia="宋体" w:hAnsi="Times New Roman"/>
          <w:sz w:val="24"/>
          <w:lang w:eastAsia="zh-CN"/>
        </w:rPr>
        <w:t xml:space="preserve"> I/O</w:t>
      </w:r>
      <w:r>
        <w:rPr>
          <w:rFonts w:ascii="Times New Roman" w:eastAsia="宋体" w:hAnsi="Times New Roman"/>
          <w:sz w:val="24"/>
          <w:lang w:eastAsia="zh-CN"/>
        </w:rPr>
        <w:t>，请求合并和调度也主要在块层完成。此时</w:t>
      </w:r>
      <w:r>
        <w:rPr>
          <w:rFonts w:ascii="Times New Roman" w:eastAsia="宋体" w:hAnsi="Times New Roman"/>
          <w:sz w:val="24"/>
          <w:lang w:eastAsia="zh-CN"/>
        </w:rPr>
        <w:t xml:space="preserve"> buffer_head </w:t>
      </w:r>
      <w:r>
        <w:rPr>
          <w:rFonts w:ascii="Times New Roman" w:eastAsia="宋体" w:hAnsi="Times New Roman"/>
          <w:sz w:val="24"/>
          <w:lang w:eastAsia="zh-CN"/>
        </w:rPr>
        <w:t>更像是页内块状态的遗留容器，而不是唯一的</w:t>
      </w:r>
      <w:r>
        <w:rPr>
          <w:rFonts w:ascii="Times New Roman" w:eastAsia="宋体" w:hAnsi="Times New Roman"/>
          <w:sz w:val="24"/>
          <w:lang w:eastAsia="zh-CN"/>
        </w:rPr>
        <w:t xml:space="preserve"> I/O </w:t>
      </w:r>
      <w:r>
        <w:rPr>
          <w:rFonts w:ascii="Times New Roman" w:eastAsia="宋体" w:hAnsi="Times New Roman"/>
          <w:sz w:val="24"/>
          <w:lang w:eastAsia="zh-CN"/>
        </w:rPr>
        <w:t>提交单位。内核文档也指出，旧</w:t>
      </w:r>
      <w:r>
        <w:rPr>
          <w:rFonts w:ascii="Times New Roman" w:eastAsia="宋体" w:hAnsi="Times New Roman"/>
          <w:sz w:val="24"/>
          <w:lang w:eastAsia="zh-CN"/>
        </w:rPr>
        <w:t xml:space="preserve"> buffered I/O </w:t>
      </w:r>
      <w:r>
        <w:rPr>
          <w:rFonts w:ascii="Times New Roman" w:eastAsia="宋体" w:hAnsi="Times New Roman"/>
          <w:sz w:val="24"/>
          <w:lang w:eastAsia="zh-CN"/>
        </w:rPr>
        <w:t>模型依赖</w:t>
      </w:r>
      <w:r>
        <w:rPr>
          <w:rFonts w:ascii="Times New Roman" w:eastAsia="宋体" w:hAnsi="Times New Roman"/>
          <w:sz w:val="24"/>
          <w:lang w:eastAsia="zh-CN"/>
        </w:rPr>
        <w:t xml:space="preserve"> buffer_head </w:t>
      </w:r>
      <w:r>
        <w:rPr>
          <w:rFonts w:ascii="Times New Roman" w:eastAsia="宋体" w:hAnsi="Times New Roman"/>
          <w:sz w:val="24"/>
          <w:lang w:eastAsia="zh-CN"/>
        </w:rPr>
        <w:t>链表维护每个块的</w:t>
      </w:r>
      <w:r>
        <w:rPr>
          <w:rFonts w:ascii="Times New Roman" w:eastAsia="宋体" w:hAnsi="Times New Roman"/>
          <w:sz w:val="24"/>
          <w:lang w:eastAsia="zh-CN"/>
        </w:rPr>
        <w:t xml:space="preserve"> uptodate</w:t>
      </w:r>
      <w:r>
        <w:rPr>
          <w:rFonts w:ascii="Times New Roman" w:eastAsia="宋体" w:hAnsi="Times New Roman"/>
          <w:sz w:val="24"/>
          <w:lang w:eastAsia="zh-CN"/>
        </w:rPr>
        <w:t>、</w:t>
      </w:r>
      <w:r>
        <w:rPr>
          <w:rFonts w:ascii="Times New Roman" w:eastAsia="宋体" w:hAnsi="Times New Roman"/>
          <w:sz w:val="24"/>
          <w:lang w:eastAsia="zh-CN"/>
        </w:rPr>
        <w:t xml:space="preserve">dirty </w:t>
      </w:r>
      <w:r>
        <w:rPr>
          <w:rFonts w:ascii="Times New Roman" w:eastAsia="宋体" w:hAnsi="Times New Roman"/>
          <w:sz w:val="24"/>
          <w:lang w:eastAsia="zh-CN"/>
        </w:rPr>
        <w:t>状态和写回状态，效率较低</w:t>
      </w:r>
      <w:r>
        <w:rPr>
          <w:rFonts w:ascii="Times New Roman" w:eastAsia="宋体" w:hAnsi="Times New Roman"/>
          <w:sz w:val="24"/>
          <w:lang w:eastAsia="zh-CN"/>
        </w:rPr>
        <w:t>[16]</w:t>
      </w:r>
      <w:r>
        <w:rPr>
          <w:rFonts w:ascii="Times New Roman" w:eastAsia="宋体" w:hAnsi="Times New Roman"/>
          <w:sz w:val="24"/>
          <w:lang w:eastAsia="zh-CN"/>
        </w:rPr>
        <w:t>。</w:t>
      </w:r>
    </w:p>
    <w:p w14:paraId="31CFF358" w14:textId="77777777" w:rsidR="009F31DD" w:rsidRDefault="00591719">
      <w:pPr>
        <w:spacing w:line="360" w:lineRule="auto"/>
        <w:ind w:firstLine="480"/>
        <w:jc w:val="both"/>
        <w:rPr>
          <w:lang w:eastAsia="zh-CN"/>
        </w:rPr>
      </w:pPr>
      <w:r>
        <w:rPr>
          <w:rFonts w:ascii="Times New Roman" w:eastAsia="宋体" w:hAnsi="Times New Roman"/>
          <w:sz w:val="24"/>
          <w:lang w:eastAsia="zh-CN"/>
        </w:rPr>
        <w:t>对本文来说，</w:t>
      </w:r>
      <w:r>
        <w:rPr>
          <w:rFonts w:ascii="Times New Roman" w:eastAsia="宋体" w:hAnsi="Times New Roman"/>
          <w:sz w:val="24"/>
          <w:lang w:eastAsia="zh-CN"/>
        </w:rPr>
        <w:t xml:space="preserve">buffer_head </w:t>
      </w:r>
      <w:r>
        <w:rPr>
          <w:rFonts w:ascii="Times New Roman" w:eastAsia="宋体" w:hAnsi="Times New Roman"/>
          <w:sz w:val="24"/>
          <w:lang w:eastAsia="zh-CN"/>
        </w:rPr>
        <w:t>的主要影响有两点。第一，页内块状态需要额外对象保存；块越小，状态对象越多</w:t>
      </w:r>
      <w:r>
        <w:rPr>
          <w:rFonts w:ascii="Times New Roman" w:eastAsia="宋体" w:hAnsi="Times New Roman"/>
          <w:sz w:val="24"/>
          <w:lang w:eastAsia="zh-CN"/>
        </w:rPr>
        <w:t>[14][16]</w:t>
      </w:r>
      <w:r>
        <w:rPr>
          <w:rFonts w:ascii="Times New Roman" w:eastAsia="宋体" w:hAnsi="Times New Roman"/>
          <w:sz w:val="24"/>
          <w:lang w:eastAsia="zh-CN"/>
        </w:rPr>
        <w:t>。第二，</w:t>
      </w:r>
      <w:r>
        <w:rPr>
          <w:rFonts w:ascii="Times New Roman" w:eastAsia="宋体" w:hAnsi="Times New Roman"/>
          <w:sz w:val="24"/>
          <w:lang w:eastAsia="zh-CN"/>
        </w:rPr>
        <w:t>I/O</w:t>
      </w:r>
      <w:r>
        <w:rPr>
          <w:rFonts w:ascii="Times New Roman" w:eastAsia="宋体" w:hAnsi="Times New Roman"/>
          <w:sz w:val="24"/>
          <w:lang w:eastAsia="zh-CN"/>
        </w:rPr>
        <w:t>、刷新和回收路径需要遍历这些对象，并逐个更新标志位或组织</w:t>
      </w:r>
      <w:r>
        <w:rPr>
          <w:rFonts w:ascii="Times New Roman" w:eastAsia="宋体" w:hAnsi="Times New Roman"/>
          <w:sz w:val="24"/>
          <w:lang w:eastAsia="zh-CN"/>
        </w:rPr>
        <w:t xml:space="preserve"> BIO[14]</w:t>
      </w:r>
      <w:r>
        <w:rPr>
          <w:rFonts w:ascii="Times New Roman" w:eastAsia="宋体" w:hAnsi="Times New Roman"/>
          <w:sz w:val="24"/>
          <w:lang w:eastAsia="zh-CN"/>
        </w:rPr>
        <w:t>。在</w:t>
      </w:r>
      <w:r>
        <w:rPr>
          <w:rFonts w:ascii="Times New Roman" w:eastAsia="宋体" w:hAnsi="Times New Roman"/>
          <w:sz w:val="24"/>
          <w:lang w:eastAsia="zh-CN"/>
        </w:rPr>
        <w:t xml:space="preserve"> Large Folio </w:t>
      </w:r>
      <w:r>
        <w:rPr>
          <w:rFonts w:ascii="Times New Roman" w:eastAsia="宋体" w:hAnsi="Times New Roman"/>
          <w:sz w:val="24"/>
          <w:lang w:eastAsia="zh-CN"/>
        </w:rPr>
        <w:t>场景下，如果仍沿用这种组织方式，一个</w:t>
      </w:r>
      <w:r>
        <w:rPr>
          <w:rFonts w:ascii="Times New Roman" w:eastAsia="宋体" w:hAnsi="Times New Roman"/>
          <w:sz w:val="24"/>
          <w:lang w:eastAsia="zh-CN"/>
        </w:rPr>
        <w:t xml:space="preserve"> folio </w:t>
      </w:r>
      <w:r>
        <w:rPr>
          <w:rFonts w:ascii="Times New Roman" w:eastAsia="宋体" w:hAnsi="Times New Roman"/>
          <w:sz w:val="24"/>
          <w:lang w:eastAsia="zh-CN"/>
        </w:rPr>
        <w:t>内部的状态管理会继续被拆成多个小块处理。</w:t>
      </w:r>
    </w:p>
    <w:p w14:paraId="11B7577B" w14:textId="77777777" w:rsidR="009F31DD" w:rsidRDefault="00591719">
      <w:pPr>
        <w:spacing w:line="360" w:lineRule="auto"/>
        <w:ind w:firstLine="480"/>
        <w:jc w:val="both"/>
        <w:rPr>
          <w:lang w:eastAsia="zh-CN"/>
        </w:rPr>
      </w:pPr>
      <w:r>
        <w:rPr>
          <w:rFonts w:ascii="Times New Roman" w:eastAsia="宋体" w:hAnsi="Times New Roman"/>
          <w:sz w:val="24"/>
          <w:lang w:eastAsia="zh-CN"/>
        </w:rPr>
        <w:t>可扩展性问题还体现在粒度关系变化之后。相关内核文档指出，</w:t>
      </w:r>
      <w:r>
        <w:rPr>
          <w:rFonts w:ascii="Times New Roman" w:eastAsia="宋体" w:hAnsi="Times New Roman"/>
          <w:sz w:val="24"/>
          <w:lang w:eastAsia="zh-CN"/>
        </w:rPr>
        <w:t xml:space="preserve">block size </w:t>
      </w:r>
      <w:r>
        <w:rPr>
          <w:rFonts w:ascii="Times New Roman" w:eastAsia="宋体" w:hAnsi="Times New Roman"/>
          <w:sz w:val="24"/>
          <w:lang w:eastAsia="zh-CN"/>
        </w:rPr>
        <w:t>大于</w:t>
      </w:r>
      <w:r>
        <w:rPr>
          <w:rFonts w:ascii="Times New Roman" w:eastAsia="宋体" w:hAnsi="Times New Roman"/>
          <w:sz w:val="24"/>
          <w:lang w:eastAsia="zh-CN"/>
        </w:rPr>
        <w:t xml:space="preserve"> page size </w:t>
      </w:r>
      <w:r>
        <w:rPr>
          <w:rFonts w:ascii="Times New Roman" w:eastAsia="宋体" w:hAnsi="Times New Roman"/>
          <w:sz w:val="24"/>
          <w:lang w:eastAsia="zh-CN"/>
        </w:rPr>
        <w:t>的场景需要摆脱</w:t>
      </w:r>
      <w:r>
        <w:rPr>
          <w:rFonts w:ascii="Times New Roman" w:eastAsia="宋体" w:hAnsi="Times New Roman"/>
          <w:sz w:val="24"/>
          <w:lang w:eastAsia="zh-CN"/>
        </w:rPr>
        <w:t xml:space="preserve"> buffer_head </w:t>
      </w:r>
      <w:r>
        <w:rPr>
          <w:rFonts w:ascii="Times New Roman" w:eastAsia="宋体" w:hAnsi="Times New Roman"/>
          <w:sz w:val="24"/>
          <w:lang w:eastAsia="zh-CN"/>
        </w:rPr>
        <w:t>路径，转向</w:t>
      </w:r>
      <w:r>
        <w:rPr>
          <w:rFonts w:ascii="Times New Roman" w:eastAsia="宋体" w:hAnsi="Times New Roman"/>
          <w:sz w:val="24"/>
          <w:lang w:eastAsia="zh-CN"/>
        </w:rPr>
        <w:t xml:space="preserve"> iomap </w:t>
      </w:r>
      <w:r>
        <w:rPr>
          <w:rFonts w:ascii="Times New Roman" w:eastAsia="宋体" w:hAnsi="Times New Roman"/>
          <w:sz w:val="24"/>
          <w:lang w:eastAsia="zh-CN"/>
        </w:rPr>
        <w:t>的区间化映射接口</w:t>
      </w:r>
      <w:r>
        <w:rPr>
          <w:rFonts w:ascii="Times New Roman" w:eastAsia="宋体" w:hAnsi="Times New Roman"/>
          <w:sz w:val="24"/>
          <w:lang w:eastAsia="zh-CN"/>
        </w:rPr>
        <w:t>[16]</w:t>
      </w:r>
      <w:r>
        <w:rPr>
          <w:rFonts w:ascii="Times New Roman" w:eastAsia="宋体" w:hAnsi="Times New Roman"/>
          <w:sz w:val="24"/>
          <w:lang w:eastAsia="zh-CN"/>
        </w:rPr>
        <w:t>。</w:t>
      </w:r>
      <w:r>
        <w:rPr>
          <w:rFonts w:ascii="Times New Roman" w:eastAsia="宋体" w:hAnsi="Times New Roman"/>
          <w:sz w:val="24"/>
          <w:lang w:eastAsia="zh-CN"/>
        </w:rPr>
        <w:t xml:space="preserve">Large Folio </w:t>
      </w:r>
      <w:r>
        <w:rPr>
          <w:rFonts w:ascii="Times New Roman" w:eastAsia="宋体" w:hAnsi="Times New Roman"/>
          <w:sz w:val="24"/>
          <w:lang w:eastAsia="zh-CN"/>
        </w:rPr>
        <w:t>使页缓存对象本身变大，虽然方向相反，但同样要求文件系统用更清晰的区间语义描述映射和状态。</w:t>
      </w:r>
      <w:r>
        <w:rPr>
          <w:rFonts w:ascii="Times New Roman" w:eastAsia="宋体" w:hAnsi="Times New Roman"/>
          <w:sz w:val="24"/>
          <w:lang w:eastAsia="zh-CN"/>
        </w:rPr>
        <w:t xml:space="preserve">iomap </w:t>
      </w:r>
      <w:r>
        <w:rPr>
          <w:rFonts w:ascii="Times New Roman" w:eastAsia="宋体" w:hAnsi="Times New Roman"/>
          <w:sz w:val="24"/>
          <w:lang w:eastAsia="zh-CN"/>
        </w:rPr>
        <w:t>正是这一方向上的通用接口。</w:t>
      </w:r>
    </w:p>
    <w:p w14:paraId="41A3BB5C" w14:textId="77777777" w:rsidR="009F31DD" w:rsidRDefault="00591719">
      <w:pPr>
        <w:spacing w:line="360" w:lineRule="auto"/>
        <w:ind w:firstLine="480"/>
        <w:jc w:val="both"/>
        <w:rPr>
          <w:lang w:eastAsia="zh-CN"/>
        </w:rPr>
      </w:pPr>
      <w:r>
        <w:rPr>
          <w:rFonts w:ascii="Times New Roman" w:eastAsia="宋体" w:hAnsi="Times New Roman"/>
          <w:sz w:val="24"/>
          <w:lang w:eastAsia="zh-CN"/>
        </w:rPr>
        <w:t>因此，本节不把</w:t>
      </w:r>
      <w:r>
        <w:rPr>
          <w:rFonts w:ascii="Times New Roman" w:eastAsia="宋体" w:hAnsi="Times New Roman"/>
          <w:sz w:val="24"/>
          <w:lang w:eastAsia="zh-CN"/>
        </w:rPr>
        <w:t xml:space="preserve"> buffer_head </w:t>
      </w:r>
      <w:r>
        <w:rPr>
          <w:rFonts w:ascii="Times New Roman" w:eastAsia="宋体" w:hAnsi="Times New Roman"/>
          <w:sz w:val="24"/>
          <w:lang w:eastAsia="zh-CN"/>
        </w:rPr>
        <w:t>视为单个函数替换问题，而把它放在粒度变化中理解：页缓存希望一次管理更大的内存范围，块层也可以提交更大的连续</w:t>
      </w:r>
      <w:r>
        <w:rPr>
          <w:rFonts w:ascii="Times New Roman" w:eastAsia="宋体" w:hAnsi="Times New Roman"/>
          <w:sz w:val="24"/>
          <w:lang w:eastAsia="zh-CN"/>
        </w:rPr>
        <w:t xml:space="preserve"> I/O</w:t>
      </w:r>
      <w:r>
        <w:rPr>
          <w:rFonts w:ascii="Times New Roman" w:eastAsia="宋体" w:hAnsi="Times New Roman"/>
          <w:sz w:val="24"/>
          <w:lang w:eastAsia="zh-CN"/>
        </w:rPr>
        <w:t>，文件系统侧则需要提供能覆盖连续区间的映射结果。已有关于大页、内存连续性和高性能</w:t>
      </w:r>
      <w:r>
        <w:rPr>
          <w:rFonts w:ascii="Times New Roman" w:eastAsia="宋体" w:hAnsi="Times New Roman"/>
          <w:sz w:val="24"/>
          <w:lang w:eastAsia="zh-CN"/>
        </w:rPr>
        <w:t xml:space="preserve"> SSD </w:t>
      </w:r>
      <w:r>
        <w:rPr>
          <w:rFonts w:ascii="Times New Roman" w:eastAsia="宋体" w:hAnsi="Times New Roman"/>
          <w:sz w:val="24"/>
          <w:lang w:eastAsia="zh-CN"/>
        </w:rPr>
        <w:t>的研究也说明，增大基本处理粒度可以减少元数据和地址转换成本</w:t>
      </w:r>
      <w:r>
        <w:rPr>
          <w:rFonts w:ascii="Times New Roman" w:eastAsia="宋体" w:hAnsi="Times New Roman"/>
          <w:sz w:val="24"/>
          <w:lang w:eastAsia="zh-CN"/>
        </w:rPr>
        <w:t>[18]</w:t>
      </w:r>
      <w:r>
        <w:rPr>
          <w:rFonts w:ascii="Times New Roman" w:eastAsia="宋体" w:hAnsi="Times New Roman"/>
          <w:sz w:val="24"/>
          <w:lang w:eastAsia="zh-CN"/>
        </w:rPr>
        <w:t>。</w:t>
      </w:r>
    </w:p>
    <w:p w14:paraId="4157A2AC" w14:textId="77777777" w:rsidR="009F31DD" w:rsidRDefault="009F31DD">
      <w:pPr>
        <w:rPr>
          <w:lang w:eastAsia="zh-CN"/>
        </w:rPr>
      </w:pPr>
    </w:p>
    <w:p w14:paraId="5A0869B0" w14:textId="77777777" w:rsidR="009F31DD" w:rsidRDefault="00591719">
      <w:pPr>
        <w:pStyle w:val="21"/>
        <w:rPr>
          <w:lang w:eastAsia="zh-CN"/>
        </w:rPr>
      </w:pPr>
      <w:bookmarkStart w:id="45" w:name="_Toc227766935"/>
      <w:bookmarkStart w:id="46" w:name="_Toc228288603"/>
      <w:bookmarkStart w:id="47" w:name="_Toc229384974"/>
      <w:r>
        <w:rPr>
          <w:rFonts w:ascii="Times New Roman" w:eastAsia="宋体" w:hAnsi="Times New Roman"/>
          <w:lang w:eastAsia="zh-CN"/>
        </w:rPr>
        <w:t xml:space="preserve">1.3  F2FS </w:t>
      </w:r>
      <w:r>
        <w:rPr>
          <w:rFonts w:ascii="Times New Roman" w:eastAsia="宋体" w:hAnsi="Times New Roman"/>
          <w:lang w:eastAsia="zh-CN"/>
        </w:rPr>
        <w:t>文件系统架构</w:t>
      </w:r>
      <w:bookmarkEnd w:id="45"/>
      <w:bookmarkEnd w:id="46"/>
      <w:bookmarkEnd w:id="47"/>
    </w:p>
    <w:p w14:paraId="0FCB708A" w14:textId="77777777" w:rsidR="009F31DD" w:rsidRDefault="00591719">
      <w:pPr>
        <w:spacing w:line="360" w:lineRule="auto"/>
        <w:ind w:firstLine="480"/>
        <w:jc w:val="both"/>
        <w:rPr>
          <w:lang w:eastAsia="zh-CN"/>
        </w:rPr>
      </w:pPr>
      <w:r>
        <w:rPr>
          <w:rFonts w:ascii="Times New Roman" w:eastAsia="宋体" w:hAnsi="Times New Roman"/>
          <w:sz w:val="24"/>
        </w:rPr>
        <w:t>F2FS</w:t>
      </w:r>
      <w:r>
        <w:rPr>
          <w:rFonts w:ascii="Times New Roman" w:eastAsia="宋体" w:hAnsi="Times New Roman"/>
          <w:sz w:val="24"/>
        </w:rPr>
        <w:t>（</w:t>
      </w:r>
      <w:r>
        <w:rPr>
          <w:rFonts w:ascii="Times New Roman" w:eastAsia="宋体" w:hAnsi="Times New Roman"/>
          <w:sz w:val="24"/>
        </w:rPr>
        <w:t>Flash-Friendly File System</w:t>
      </w:r>
      <w:r>
        <w:rPr>
          <w:rFonts w:ascii="Times New Roman" w:eastAsia="宋体" w:hAnsi="Times New Roman"/>
          <w:sz w:val="24"/>
        </w:rPr>
        <w:t>）是面向</w:t>
      </w:r>
      <w:r>
        <w:rPr>
          <w:rFonts w:ascii="Times New Roman" w:eastAsia="宋体" w:hAnsi="Times New Roman"/>
          <w:sz w:val="24"/>
        </w:rPr>
        <w:t xml:space="preserve"> NAND </w:t>
      </w:r>
      <w:r>
        <w:rPr>
          <w:rFonts w:ascii="Times New Roman" w:eastAsia="宋体" w:hAnsi="Times New Roman"/>
          <w:sz w:val="24"/>
        </w:rPr>
        <w:t>闪存设计的日志结构文件系统，最初由</w:t>
      </w:r>
      <w:r>
        <w:rPr>
          <w:rFonts w:ascii="Times New Roman" w:eastAsia="宋体" w:hAnsi="Times New Roman"/>
          <w:sz w:val="24"/>
        </w:rPr>
        <w:t xml:space="preserve"> FAST'15 </w:t>
      </w:r>
      <w:r>
        <w:rPr>
          <w:rFonts w:ascii="Times New Roman" w:eastAsia="宋体" w:hAnsi="Times New Roman"/>
          <w:sz w:val="24"/>
        </w:rPr>
        <w:t>论文系统提出</w:t>
      </w:r>
      <w:r>
        <w:rPr>
          <w:rFonts w:ascii="Times New Roman" w:eastAsia="宋体" w:hAnsi="Times New Roman"/>
          <w:sz w:val="24"/>
        </w:rPr>
        <w:t>[19]</w:t>
      </w:r>
      <w:r>
        <w:rPr>
          <w:rFonts w:ascii="Times New Roman" w:eastAsia="宋体" w:hAnsi="Times New Roman"/>
          <w:sz w:val="24"/>
        </w:rPr>
        <w:t>。它运行在已经由</w:t>
      </w:r>
      <w:r>
        <w:rPr>
          <w:rFonts w:ascii="Times New Roman" w:eastAsia="宋体" w:hAnsi="Times New Roman"/>
          <w:sz w:val="24"/>
        </w:rPr>
        <w:t xml:space="preserve"> Flash Translation Layer</w:t>
      </w:r>
      <w:r>
        <w:rPr>
          <w:rFonts w:ascii="Times New Roman" w:eastAsia="宋体" w:hAnsi="Times New Roman"/>
          <w:sz w:val="24"/>
        </w:rPr>
        <w:t>（</w:t>
      </w:r>
      <w:r>
        <w:rPr>
          <w:rFonts w:ascii="Times New Roman" w:eastAsia="宋体" w:hAnsi="Times New Roman"/>
          <w:sz w:val="24"/>
        </w:rPr>
        <w:t>FTL</w:t>
      </w:r>
      <w:r>
        <w:rPr>
          <w:rFonts w:ascii="Times New Roman" w:eastAsia="宋体" w:hAnsi="Times New Roman"/>
          <w:sz w:val="24"/>
        </w:rPr>
        <w:t>）管理的块设备之上</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lang w:eastAsia="zh-CN"/>
        </w:rPr>
        <w:t>因此，</w:t>
      </w:r>
      <w:r>
        <w:rPr>
          <w:rFonts w:ascii="Times New Roman" w:eastAsia="宋体" w:hAnsi="Times New Roman"/>
          <w:sz w:val="24"/>
          <w:lang w:eastAsia="zh-CN"/>
        </w:rPr>
        <w:t xml:space="preserve">F2FS </w:t>
      </w:r>
      <w:r>
        <w:rPr>
          <w:rFonts w:ascii="Times New Roman" w:eastAsia="宋体" w:hAnsi="Times New Roman"/>
          <w:sz w:val="24"/>
          <w:lang w:eastAsia="zh-CN"/>
        </w:rPr>
        <w:t>的核心设计不是直接控制裸闪存，而是在块设备抽象下尽量保持顺序写入，减少随机覆盖更新带来的写放大</w:t>
      </w:r>
      <w:r>
        <w:rPr>
          <w:rFonts w:ascii="Times New Roman" w:eastAsia="宋体" w:hAnsi="Times New Roman"/>
          <w:sz w:val="24"/>
          <w:lang w:eastAsia="zh-CN"/>
        </w:rPr>
        <w:t>[19][20]</w:t>
      </w:r>
      <w:r>
        <w:rPr>
          <w:rFonts w:ascii="Times New Roman" w:eastAsia="宋体" w:hAnsi="Times New Roman"/>
          <w:sz w:val="24"/>
          <w:lang w:eastAsia="zh-CN"/>
        </w:rPr>
        <w:t>。</w:t>
      </w:r>
    </w:p>
    <w:p w14:paraId="0AA90B51" w14:textId="77777777" w:rsidR="009F31DD" w:rsidRDefault="00591719">
      <w:pPr>
        <w:jc w:val="center"/>
      </w:pPr>
      <w:r>
        <w:rPr>
          <w:noProof/>
          <w:lang w:eastAsia="zh-CN"/>
        </w:rPr>
        <w:drawing>
          <wp:inline distT="0" distB="0" distL="0" distR="0" wp14:anchorId="44617644" wp14:editId="6A02E817">
            <wp:extent cx="5158359" cy="114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布局图.jpg"/>
                    <pic:cNvPicPr/>
                  </pic:nvPicPr>
                  <pic:blipFill>
                    <a:blip r:embed="rId12"/>
                    <a:stretch>
                      <a:fillRect/>
                    </a:stretch>
                  </pic:blipFill>
                  <pic:spPr>
                    <a:xfrm>
                      <a:off x="0" y="0"/>
                      <a:ext cx="5158359" cy="1144650"/>
                    </a:xfrm>
                    <a:prstGeom prst="rect">
                      <a:avLst/>
                    </a:prstGeom>
                  </pic:spPr>
                </pic:pic>
              </a:graphicData>
            </a:graphic>
          </wp:inline>
        </w:drawing>
      </w:r>
    </w:p>
    <w:p w14:paraId="1223EA36" w14:textId="77777777" w:rsidR="009F31DD" w:rsidRDefault="00591719">
      <w:pPr>
        <w:jc w:val="center"/>
      </w:pPr>
      <w:r>
        <w:rPr>
          <w:rFonts w:ascii="宋体" w:eastAsia="宋体" w:hAnsi="宋体"/>
          <w:sz w:val="21"/>
        </w:rPr>
        <w:t>图 1-1 F2FS 磁盘布局架构图（Superblock / Checkpoint / SIT / NAT / SSA / Main Area）</w:t>
      </w:r>
    </w:p>
    <w:p w14:paraId="06DCCD8C" w14:textId="77777777" w:rsidR="009F31DD" w:rsidRDefault="00591719">
      <w:pPr>
        <w:pStyle w:val="31"/>
        <w:rPr>
          <w:lang w:eastAsia="zh-CN"/>
        </w:rPr>
      </w:pPr>
      <w:bookmarkStart w:id="48" w:name="_Toc227766936"/>
      <w:bookmarkStart w:id="49" w:name="_Toc228288604"/>
      <w:bookmarkStart w:id="50" w:name="_Toc229384975"/>
      <w:r>
        <w:rPr>
          <w:rFonts w:ascii="Times New Roman" w:eastAsia="宋体" w:hAnsi="Times New Roman"/>
          <w:lang w:eastAsia="zh-CN"/>
        </w:rPr>
        <w:t xml:space="preserve">1.3.1  </w:t>
      </w:r>
      <w:r>
        <w:rPr>
          <w:rFonts w:ascii="Times New Roman" w:eastAsia="宋体" w:hAnsi="Times New Roman"/>
          <w:lang w:eastAsia="zh-CN"/>
        </w:rPr>
        <w:t>日志结构文件系统</w:t>
      </w:r>
      <w:r>
        <w:rPr>
          <w:rFonts w:ascii="Times New Roman" w:eastAsia="宋体" w:hAnsi="Times New Roman"/>
          <w:lang w:eastAsia="zh-CN"/>
        </w:rPr>
        <w:t xml:space="preserve"> (LFS) </w:t>
      </w:r>
      <w:r>
        <w:rPr>
          <w:rFonts w:ascii="Times New Roman" w:eastAsia="宋体" w:hAnsi="Times New Roman"/>
          <w:lang w:eastAsia="zh-CN"/>
        </w:rPr>
        <w:t>与闪存感知设计</w:t>
      </w:r>
      <w:bookmarkEnd w:id="48"/>
      <w:bookmarkEnd w:id="49"/>
      <w:bookmarkEnd w:id="50"/>
    </w:p>
    <w:p w14:paraId="5FC6229D"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NAND </w:t>
      </w:r>
      <w:r>
        <w:rPr>
          <w:rFonts w:ascii="Times New Roman" w:eastAsia="宋体" w:hAnsi="Times New Roman"/>
          <w:sz w:val="24"/>
          <w:lang w:eastAsia="zh-CN"/>
        </w:rPr>
        <w:t>闪存不能像磁盘一样在原位置任意覆盖。通常情况下，数据按页写入、按擦除块回收；当上层只改动少量页时，</w:t>
      </w:r>
      <w:r>
        <w:rPr>
          <w:rFonts w:ascii="Times New Roman" w:eastAsia="宋体" w:hAnsi="Times New Roman"/>
          <w:sz w:val="24"/>
          <w:lang w:eastAsia="zh-CN"/>
        </w:rPr>
        <w:t xml:space="preserve">FTL </w:t>
      </w:r>
      <w:r>
        <w:rPr>
          <w:rFonts w:ascii="Times New Roman" w:eastAsia="宋体" w:hAnsi="Times New Roman"/>
          <w:sz w:val="24"/>
          <w:lang w:eastAsia="zh-CN"/>
        </w:rPr>
        <w:t>可能需要把有效数据读出、合并，再写入新的物理位置</w:t>
      </w:r>
      <w:r>
        <w:rPr>
          <w:rFonts w:ascii="Times New Roman" w:eastAsia="宋体" w:hAnsi="Times New Roman"/>
          <w:sz w:val="24"/>
          <w:lang w:eastAsia="zh-CN"/>
        </w:rPr>
        <w:t>[19][21]</w:t>
      </w:r>
      <w:r>
        <w:rPr>
          <w:rFonts w:ascii="Times New Roman" w:eastAsia="宋体" w:hAnsi="Times New Roman"/>
          <w:sz w:val="24"/>
          <w:lang w:eastAsia="zh-CN"/>
        </w:rPr>
        <w:t>。这种读改写过程会放大实际写入量，也就是写放大（</w:t>
      </w:r>
      <w:r>
        <w:rPr>
          <w:rFonts w:ascii="Times New Roman" w:eastAsia="宋体" w:hAnsi="Times New Roman"/>
          <w:sz w:val="24"/>
          <w:lang w:eastAsia="zh-CN"/>
        </w:rPr>
        <w:t>Write Amplification</w:t>
      </w:r>
      <w:r>
        <w:rPr>
          <w:rFonts w:ascii="Times New Roman" w:eastAsia="宋体" w:hAnsi="Times New Roman"/>
          <w:sz w:val="24"/>
          <w:lang w:eastAsia="zh-CN"/>
        </w:rPr>
        <w:t>）</w:t>
      </w:r>
      <w:r>
        <w:rPr>
          <w:rFonts w:ascii="Times New Roman" w:eastAsia="宋体" w:hAnsi="Times New Roman"/>
          <w:sz w:val="24"/>
          <w:lang w:eastAsia="zh-CN"/>
        </w:rPr>
        <w:t>[19]</w:t>
      </w:r>
      <w:r>
        <w:rPr>
          <w:rFonts w:ascii="Times New Roman" w:eastAsia="宋体" w:hAnsi="Times New Roman"/>
          <w:sz w:val="24"/>
          <w:lang w:eastAsia="zh-CN"/>
        </w:rPr>
        <w:t>。</w:t>
      </w:r>
    </w:p>
    <w:p w14:paraId="4F2AC810" w14:textId="77777777" w:rsidR="009F31DD" w:rsidRDefault="00591719">
      <w:pPr>
        <w:spacing w:line="360" w:lineRule="auto"/>
        <w:ind w:firstLine="480"/>
        <w:jc w:val="both"/>
        <w:rPr>
          <w:lang w:eastAsia="zh-CN"/>
        </w:rPr>
      </w:pPr>
      <w:r>
        <w:rPr>
          <w:rFonts w:ascii="Times New Roman" w:eastAsia="宋体" w:hAnsi="Times New Roman"/>
          <w:sz w:val="24"/>
          <w:lang w:eastAsia="zh-CN"/>
        </w:rPr>
        <w:t>闪存还需要磨损均衡（</w:t>
      </w:r>
      <w:r>
        <w:rPr>
          <w:rFonts w:ascii="Times New Roman" w:eastAsia="宋体" w:hAnsi="Times New Roman"/>
          <w:sz w:val="24"/>
          <w:lang w:eastAsia="zh-CN"/>
        </w:rPr>
        <w:t>Wear-Leveling</w:t>
      </w:r>
      <w:r>
        <w:rPr>
          <w:rFonts w:ascii="Times New Roman" w:eastAsia="宋体" w:hAnsi="Times New Roman"/>
          <w:sz w:val="24"/>
          <w:lang w:eastAsia="zh-CN"/>
        </w:rPr>
        <w:t>）来分散擦写压力。若文件系统长期产生小随机写，</w:t>
      </w:r>
      <w:r>
        <w:rPr>
          <w:rFonts w:ascii="Times New Roman" w:eastAsia="宋体" w:hAnsi="Times New Roman"/>
          <w:sz w:val="24"/>
          <w:lang w:eastAsia="zh-CN"/>
        </w:rPr>
        <w:t xml:space="preserve">FTL </w:t>
      </w:r>
      <w:r>
        <w:rPr>
          <w:rFonts w:ascii="Times New Roman" w:eastAsia="宋体" w:hAnsi="Times New Roman"/>
          <w:sz w:val="24"/>
          <w:lang w:eastAsia="zh-CN"/>
        </w:rPr>
        <w:t>在顺序调度、垃圾回收（</w:t>
      </w:r>
      <w:r>
        <w:rPr>
          <w:rFonts w:ascii="Times New Roman" w:eastAsia="宋体" w:hAnsi="Times New Roman"/>
          <w:sz w:val="24"/>
          <w:lang w:eastAsia="zh-CN"/>
        </w:rPr>
        <w:t>Garbage Collection, GC</w:t>
      </w:r>
      <w:r>
        <w:rPr>
          <w:rFonts w:ascii="Times New Roman" w:eastAsia="宋体" w:hAnsi="Times New Roman"/>
          <w:sz w:val="24"/>
          <w:lang w:eastAsia="zh-CN"/>
        </w:rPr>
        <w:t>）和磨损均衡之间需要做更多折中</w:t>
      </w:r>
      <w:r>
        <w:rPr>
          <w:rFonts w:ascii="Times New Roman" w:eastAsia="宋体" w:hAnsi="Times New Roman"/>
          <w:sz w:val="24"/>
          <w:lang w:eastAsia="zh-CN"/>
        </w:rPr>
        <w:t>[19]</w:t>
      </w:r>
      <w:r>
        <w:rPr>
          <w:rFonts w:ascii="Times New Roman" w:eastAsia="宋体" w:hAnsi="Times New Roman"/>
          <w:sz w:val="24"/>
          <w:lang w:eastAsia="zh-CN"/>
        </w:rPr>
        <w:t>。相关研究和工程经验表明，持续随机写会影响</w:t>
      </w:r>
      <w:r>
        <w:rPr>
          <w:rFonts w:ascii="Times New Roman" w:eastAsia="宋体" w:hAnsi="Times New Roman"/>
          <w:sz w:val="24"/>
          <w:lang w:eastAsia="zh-CN"/>
        </w:rPr>
        <w:t xml:space="preserve"> SSD </w:t>
      </w:r>
      <w:r>
        <w:rPr>
          <w:rFonts w:ascii="Times New Roman" w:eastAsia="宋体" w:hAnsi="Times New Roman"/>
          <w:sz w:val="24"/>
          <w:lang w:eastAsia="zh-CN"/>
        </w:rPr>
        <w:t>后续吞吐表现</w:t>
      </w:r>
      <w:r>
        <w:rPr>
          <w:rFonts w:ascii="Times New Roman" w:eastAsia="宋体" w:hAnsi="Times New Roman"/>
          <w:sz w:val="24"/>
          <w:lang w:eastAsia="zh-CN"/>
        </w:rPr>
        <w:t>[13][19]</w:t>
      </w:r>
      <w:r>
        <w:rPr>
          <w:rFonts w:ascii="Times New Roman" w:eastAsia="宋体" w:hAnsi="Times New Roman"/>
          <w:sz w:val="24"/>
          <w:lang w:eastAsia="zh-CN"/>
        </w:rPr>
        <w:t>。</w:t>
      </w:r>
    </w:p>
    <w:p w14:paraId="3749DE49"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采用日志结构思想：用户数据和大部分元数据通过顺序追加写入，旧块随后被标记为无效</w:t>
      </w:r>
      <w:r>
        <w:rPr>
          <w:rFonts w:ascii="Times New Roman" w:eastAsia="宋体" w:hAnsi="Times New Roman"/>
          <w:sz w:val="24"/>
          <w:lang w:eastAsia="zh-CN"/>
        </w:rPr>
        <w:t>[19]</w:t>
      </w:r>
      <w:r>
        <w:rPr>
          <w:rFonts w:ascii="Times New Roman" w:eastAsia="宋体" w:hAnsi="Times New Roman"/>
          <w:sz w:val="24"/>
          <w:lang w:eastAsia="zh-CN"/>
        </w:rPr>
        <w:t>。这种方式把文件系统层面的覆盖更新转换为追加写，便于</w:t>
      </w:r>
      <w:r>
        <w:rPr>
          <w:rFonts w:ascii="Times New Roman" w:eastAsia="宋体" w:hAnsi="Times New Roman"/>
          <w:sz w:val="24"/>
          <w:lang w:eastAsia="zh-CN"/>
        </w:rPr>
        <w:t xml:space="preserve"> FTL </w:t>
      </w:r>
      <w:r>
        <w:rPr>
          <w:rFonts w:ascii="Times New Roman" w:eastAsia="宋体" w:hAnsi="Times New Roman"/>
          <w:sz w:val="24"/>
          <w:lang w:eastAsia="zh-CN"/>
        </w:rPr>
        <w:t>将连续写请求映射到较连续的物理空间，也有利于后续回收无效块</w:t>
      </w:r>
      <w:r>
        <w:rPr>
          <w:rFonts w:ascii="Times New Roman" w:eastAsia="宋体" w:hAnsi="Times New Roman"/>
          <w:sz w:val="24"/>
          <w:lang w:eastAsia="zh-CN"/>
        </w:rPr>
        <w:t>[19][21]</w:t>
      </w:r>
      <w:r>
        <w:rPr>
          <w:rFonts w:ascii="Times New Roman" w:eastAsia="宋体" w:hAnsi="Times New Roman"/>
          <w:sz w:val="24"/>
          <w:lang w:eastAsia="zh-CN"/>
        </w:rPr>
        <w:t>。</w:t>
      </w:r>
    </w:p>
    <w:p w14:paraId="27E17382" w14:textId="77777777" w:rsidR="009F31DD" w:rsidRDefault="00591719">
      <w:pPr>
        <w:jc w:val="center"/>
      </w:pPr>
      <w:r>
        <w:rPr>
          <w:noProof/>
          <w:lang w:eastAsia="zh-CN"/>
        </w:rPr>
        <w:lastRenderedPageBreak/>
        <w:drawing>
          <wp:inline distT="0" distB="0" distL="0" distR="0" wp14:anchorId="0C8EAEF3" wp14:editId="58DA45AA">
            <wp:extent cx="5158359" cy="1950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lace.png"/>
                    <pic:cNvPicPr/>
                  </pic:nvPicPr>
                  <pic:blipFill>
                    <a:blip r:embed="rId13"/>
                    <a:stretch>
                      <a:fillRect/>
                    </a:stretch>
                  </pic:blipFill>
                  <pic:spPr>
                    <a:xfrm>
                      <a:off x="0" y="0"/>
                      <a:ext cx="5158359" cy="1950022"/>
                    </a:xfrm>
                    <a:prstGeom prst="rect">
                      <a:avLst/>
                    </a:prstGeom>
                  </pic:spPr>
                </pic:pic>
              </a:graphicData>
            </a:graphic>
          </wp:inline>
        </w:drawing>
      </w:r>
    </w:p>
    <w:p w14:paraId="0F1905AA" w14:textId="77777777" w:rsidR="009F31DD" w:rsidRDefault="00591719">
      <w:pPr>
        <w:jc w:val="center"/>
        <w:rPr>
          <w:lang w:eastAsia="zh-CN"/>
        </w:rPr>
      </w:pPr>
      <w:r>
        <w:rPr>
          <w:rFonts w:ascii="宋体" w:eastAsia="宋体" w:hAnsi="宋体"/>
          <w:sz w:val="21"/>
          <w:lang w:eastAsia="zh-CN"/>
        </w:rPr>
        <w:t>图 1-2 F2FS 日志结构写入示意图</w:t>
      </w:r>
    </w:p>
    <w:p w14:paraId="4DFB1084"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还在日志结构之上加入冷热数据分离和多日志支持。不同更新频率、不同类型的数据会被写入不同日志流或物理区域</w:t>
      </w:r>
      <w:r>
        <w:rPr>
          <w:rFonts w:ascii="Times New Roman" w:eastAsia="宋体" w:hAnsi="Times New Roman"/>
          <w:sz w:val="24"/>
          <w:lang w:eastAsia="zh-CN"/>
        </w:rPr>
        <w:t>[18][19]</w:t>
      </w:r>
      <w:r>
        <w:rPr>
          <w:rFonts w:ascii="Times New Roman" w:eastAsia="宋体" w:hAnsi="Times New Roman"/>
          <w:sz w:val="24"/>
          <w:lang w:eastAsia="zh-CN"/>
        </w:rPr>
        <w:t>。这一设计使频繁更新的数据更集中，较少更新的数据则尽量保持稳定，从而降低后续</w:t>
      </w:r>
      <w:r>
        <w:rPr>
          <w:rFonts w:ascii="Times New Roman" w:eastAsia="宋体" w:hAnsi="Times New Roman"/>
          <w:sz w:val="24"/>
          <w:lang w:eastAsia="zh-CN"/>
        </w:rPr>
        <w:t xml:space="preserve"> GC </w:t>
      </w:r>
      <w:r>
        <w:rPr>
          <w:rFonts w:ascii="Times New Roman" w:eastAsia="宋体" w:hAnsi="Times New Roman"/>
          <w:sz w:val="24"/>
          <w:lang w:eastAsia="zh-CN"/>
        </w:rPr>
        <w:t>搬运有效数据的比例。</w:t>
      </w:r>
    </w:p>
    <w:p w14:paraId="33B575EA" w14:textId="77777777" w:rsidR="009F31DD" w:rsidRDefault="00591719">
      <w:pPr>
        <w:spacing w:line="360" w:lineRule="auto"/>
        <w:ind w:firstLine="480"/>
        <w:jc w:val="both"/>
        <w:rPr>
          <w:lang w:eastAsia="zh-CN"/>
        </w:rPr>
      </w:pPr>
      <w:r>
        <w:rPr>
          <w:rFonts w:ascii="Times New Roman" w:eastAsia="宋体" w:hAnsi="Times New Roman"/>
          <w:sz w:val="24"/>
          <w:lang w:eastAsia="zh-CN"/>
        </w:rPr>
        <w:t>顺序追加写也解释了本文为什么关注页缓存粒度。如果页缓存能够向</w:t>
      </w:r>
      <w:r>
        <w:rPr>
          <w:rFonts w:ascii="Times New Roman" w:eastAsia="宋体" w:hAnsi="Times New Roman"/>
          <w:sz w:val="24"/>
          <w:lang w:eastAsia="zh-CN"/>
        </w:rPr>
        <w:t xml:space="preserve"> F2FS </w:t>
      </w:r>
      <w:r>
        <w:rPr>
          <w:rFonts w:ascii="Times New Roman" w:eastAsia="宋体" w:hAnsi="Times New Roman"/>
          <w:sz w:val="24"/>
          <w:lang w:eastAsia="zh-CN"/>
        </w:rPr>
        <w:t>提供更大的连续写入范围，文件系统更容易形成连续的日志写入；若页缓存仍按</w:t>
      </w:r>
      <w:r>
        <w:rPr>
          <w:rFonts w:ascii="Times New Roman" w:eastAsia="宋体" w:hAnsi="Times New Roman"/>
          <w:sz w:val="24"/>
          <w:lang w:eastAsia="zh-CN"/>
        </w:rPr>
        <w:t xml:space="preserve"> 4 KiB </w:t>
      </w:r>
      <w:r>
        <w:rPr>
          <w:rFonts w:ascii="Times New Roman" w:eastAsia="宋体" w:hAnsi="Times New Roman"/>
          <w:sz w:val="24"/>
          <w:lang w:eastAsia="zh-CN"/>
        </w:rPr>
        <w:t>小页反复提交，</w:t>
      </w:r>
      <w:r>
        <w:rPr>
          <w:rFonts w:ascii="Times New Roman" w:eastAsia="宋体" w:hAnsi="Times New Roman"/>
          <w:sz w:val="24"/>
          <w:lang w:eastAsia="zh-CN"/>
        </w:rPr>
        <w:t xml:space="preserve">F2FS </w:t>
      </w:r>
      <w:r>
        <w:rPr>
          <w:rFonts w:ascii="Times New Roman" w:eastAsia="宋体" w:hAnsi="Times New Roman"/>
          <w:sz w:val="24"/>
          <w:lang w:eastAsia="zh-CN"/>
        </w:rPr>
        <w:t>的日志结构优势会被上层粒度拆分削弱。已有关于大粒度</w:t>
      </w:r>
      <w:r>
        <w:rPr>
          <w:rFonts w:ascii="Times New Roman" w:eastAsia="宋体" w:hAnsi="Times New Roman"/>
          <w:sz w:val="24"/>
          <w:lang w:eastAsia="zh-CN"/>
        </w:rPr>
        <w:t xml:space="preserve"> I/O </w:t>
      </w:r>
      <w:r>
        <w:rPr>
          <w:rFonts w:ascii="Times New Roman" w:eastAsia="宋体" w:hAnsi="Times New Roman"/>
          <w:sz w:val="24"/>
          <w:lang w:eastAsia="zh-CN"/>
        </w:rPr>
        <w:t>的研究也指出，较大的处理单位有助于减少元数据和地址转换开销</w:t>
      </w:r>
      <w:r>
        <w:rPr>
          <w:rFonts w:ascii="Times New Roman" w:eastAsia="宋体" w:hAnsi="Times New Roman"/>
          <w:sz w:val="24"/>
          <w:lang w:eastAsia="zh-CN"/>
        </w:rPr>
        <w:t>[18][19]</w:t>
      </w:r>
      <w:r>
        <w:rPr>
          <w:rFonts w:ascii="Times New Roman" w:eastAsia="宋体" w:hAnsi="Times New Roman"/>
          <w:sz w:val="24"/>
          <w:lang w:eastAsia="zh-CN"/>
        </w:rPr>
        <w:t>。</w:t>
      </w:r>
    </w:p>
    <w:p w14:paraId="5379634E" w14:textId="77777777" w:rsidR="009F31DD" w:rsidRDefault="00591719">
      <w:pPr>
        <w:pStyle w:val="31"/>
        <w:rPr>
          <w:lang w:eastAsia="zh-CN"/>
        </w:rPr>
      </w:pPr>
      <w:bookmarkStart w:id="51" w:name="_Toc227766937"/>
      <w:bookmarkStart w:id="52" w:name="_Toc228288605"/>
      <w:bookmarkStart w:id="53" w:name="_Toc229384976"/>
      <w:r>
        <w:rPr>
          <w:rFonts w:ascii="Times New Roman" w:eastAsia="宋体" w:hAnsi="Times New Roman"/>
          <w:lang w:eastAsia="zh-CN"/>
        </w:rPr>
        <w:t xml:space="preserve">1.3.2  </w:t>
      </w:r>
      <w:r>
        <w:rPr>
          <w:rFonts w:ascii="Times New Roman" w:eastAsia="宋体" w:hAnsi="Times New Roman"/>
          <w:lang w:eastAsia="zh-CN"/>
        </w:rPr>
        <w:t>数据布局、</w:t>
      </w:r>
      <w:r>
        <w:rPr>
          <w:rFonts w:ascii="Times New Roman" w:eastAsia="宋体" w:hAnsi="Times New Roman"/>
          <w:lang w:eastAsia="zh-CN"/>
        </w:rPr>
        <w:t xml:space="preserve">Segment </w:t>
      </w:r>
      <w:r>
        <w:rPr>
          <w:rFonts w:ascii="Times New Roman" w:eastAsia="宋体" w:hAnsi="Times New Roman"/>
          <w:lang w:eastAsia="zh-CN"/>
        </w:rPr>
        <w:t>结构与</w:t>
      </w:r>
      <w:r>
        <w:rPr>
          <w:rFonts w:ascii="Times New Roman" w:eastAsia="宋体" w:hAnsi="Times New Roman"/>
          <w:lang w:eastAsia="zh-CN"/>
        </w:rPr>
        <w:t xml:space="preserve"> Checkpoint </w:t>
      </w:r>
      <w:r>
        <w:rPr>
          <w:rFonts w:ascii="Times New Roman" w:eastAsia="宋体" w:hAnsi="Times New Roman"/>
          <w:lang w:eastAsia="zh-CN"/>
        </w:rPr>
        <w:t>机制</w:t>
      </w:r>
      <w:bookmarkEnd w:id="51"/>
      <w:bookmarkEnd w:id="52"/>
      <w:bookmarkEnd w:id="53"/>
    </w:p>
    <w:p w14:paraId="72E3843F"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的布局介绍只保留与后文有关的部分：用户数据主要写入</w:t>
      </w:r>
      <w:r>
        <w:rPr>
          <w:rFonts w:ascii="Times New Roman" w:eastAsia="宋体" w:hAnsi="Times New Roman"/>
          <w:sz w:val="24"/>
          <w:lang w:eastAsia="zh-CN"/>
        </w:rPr>
        <w:t xml:space="preserve"> Main Area</w:t>
      </w:r>
      <w:r>
        <w:rPr>
          <w:rFonts w:ascii="Times New Roman" w:eastAsia="宋体" w:hAnsi="Times New Roman"/>
          <w:sz w:val="24"/>
          <w:lang w:eastAsia="zh-CN"/>
        </w:rPr>
        <w:t>，段状态由</w:t>
      </w:r>
      <w:r>
        <w:rPr>
          <w:rFonts w:ascii="Times New Roman" w:eastAsia="宋体" w:hAnsi="Times New Roman"/>
          <w:sz w:val="24"/>
          <w:lang w:eastAsia="zh-CN"/>
        </w:rPr>
        <w:t xml:space="preserve"> SIT </w:t>
      </w:r>
      <w:r>
        <w:rPr>
          <w:rFonts w:ascii="Times New Roman" w:eastAsia="宋体" w:hAnsi="Times New Roman"/>
          <w:sz w:val="24"/>
          <w:lang w:eastAsia="zh-CN"/>
        </w:rPr>
        <w:t>记录，节点地址由</w:t>
      </w:r>
      <w:r>
        <w:rPr>
          <w:rFonts w:ascii="Times New Roman" w:eastAsia="宋体" w:hAnsi="Times New Roman"/>
          <w:sz w:val="24"/>
          <w:lang w:eastAsia="zh-CN"/>
        </w:rPr>
        <w:t xml:space="preserve"> NAT </w:t>
      </w:r>
      <w:r>
        <w:rPr>
          <w:rFonts w:ascii="Times New Roman" w:eastAsia="宋体" w:hAnsi="Times New Roman"/>
          <w:sz w:val="24"/>
          <w:lang w:eastAsia="zh-CN"/>
        </w:rPr>
        <w:t>维护，</w:t>
      </w:r>
      <w:r>
        <w:rPr>
          <w:rFonts w:ascii="Times New Roman" w:eastAsia="宋体" w:hAnsi="Times New Roman"/>
          <w:sz w:val="24"/>
          <w:lang w:eastAsia="zh-CN"/>
        </w:rPr>
        <w:t xml:space="preserve">SSA </w:t>
      </w:r>
      <w:r>
        <w:rPr>
          <w:rFonts w:ascii="Times New Roman" w:eastAsia="宋体" w:hAnsi="Times New Roman"/>
          <w:sz w:val="24"/>
          <w:lang w:eastAsia="zh-CN"/>
        </w:rPr>
        <w:t>则保存段摘要信息</w:t>
      </w:r>
      <w:r>
        <w:rPr>
          <w:rFonts w:ascii="Times New Roman" w:eastAsia="宋体" w:hAnsi="Times New Roman"/>
          <w:sz w:val="24"/>
          <w:lang w:eastAsia="zh-CN"/>
        </w:rPr>
        <w:t>[19][20]</w:t>
      </w:r>
      <w:r>
        <w:rPr>
          <w:rFonts w:ascii="Times New Roman" w:eastAsia="宋体" w:hAnsi="Times New Roman"/>
          <w:sz w:val="24"/>
          <w:lang w:eastAsia="zh-CN"/>
        </w:rPr>
        <w:t>。这些结构决定了</w:t>
      </w:r>
      <w:r>
        <w:rPr>
          <w:rFonts w:ascii="Times New Roman" w:eastAsia="宋体" w:hAnsi="Times New Roman"/>
          <w:sz w:val="24"/>
          <w:lang w:eastAsia="zh-CN"/>
        </w:rPr>
        <w:t xml:space="preserve"> F2FS </w:t>
      </w:r>
      <w:r>
        <w:rPr>
          <w:rFonts w:ascii="Times New Roman" w:eastAsia="宋体" w:hAnsi="Times New Roman"/>
          <w:sz w:val="24"/>
          <w:lang w:eastAsia="zh-CN"/>
        </w:rPr>
        <w:t>在搬移有效块、更新节点地址和恢复日志时，不能只考虑页缓存状态，还必须维护文件系统自己的块级元数据。</w:t>
      </w:r>
    </w:p>
    <w:p w14:paraId="1D5547B8" w14:textId="77777777" w:rsidR="009F31DD" w:rsidRDefault="00591719">
      <w:pPr>
        <w:spacing w:line="360" w:lineRule="auto"/>
        <w:ind w:firstLine="480"/>
        <w:jc w:val="both"/>
        <w:rPr>
          <w:lang w:eastAsia="zh-CN"/>
        </w:rPr>
      </w:pPr>
      <w:r>
        <w:rPr>
          <w:rFonts w:ascii="Times New Roman" w:eastAsia="宋体" w:hAnsi="Times New Roman"/>
          <w:sz w:val="24"/>
        </w:rPr>
        <w:t xml:space="preserve">F2FS </w:t>
      </w:r>
      <w:r>
        <w:rPr>
          <w:rFonts w:ascii="Times New Roman" w:eastAsia="宋体" w:hAnsi="Times New Roman"/>
          <w:sz w:val="24"/>
        </w:rPr>
        <w:t>的空间管理以</w:t>
      </w:r>
      <w:r>
        <w:rPr>
          <w:rFonts w:ascii="Times New Roman" w:eastAsia="宋体" w:hAnsi="Times New Roman"/>
          <w:sz w:val="24"/>
        </w:rPr>
        <w:t xml:space="preserve"> block</w:t>
      </w:r>
      <w:r>
        <w:rPr>
          <w:rFonts w:ascii="Times New Roman" w:eastAsia="宋体" w:hAnsi="Times New Roman"/>
          <w:sz w:val="24"/>
        </w:rPr>
        <w:t>、</w:t>
      </w:r>
      <w:r>
        <w:rPr>
          <w:rFonts w:ascii="Times New Roman" w:eastAsia="宋体" w:hAnsi="Times New Roman"/>
          <w:sz w:val="24"/>
        </w:rPr>
        <w:t>segment</w:t>
      </w:r>
      <w:r>
        <w:rPr>
          <w:rFonts w:ascii="Times New Roman" w:eastAsia="宋体" w:hAnsi="Times New Roman"/>
          <w:sz w:val="24"/>
        </w:rPr>
        <w:t>、</w:t>
      </w:r>
      <w:r>
        <w:rPr>
          <w:rFonts w:ascii="Times New Roman" w:eastAsia="宋体" w:hAnsi="Times New Roman"/>
          <w:sz w:val="24"/>
        </w:rPr>
        <w:t xml:space="preserve">section </w:t>
      </w:r>
      <w:r>
        <w:rPr>
          <w:rFonts w:ascii="Times New Roman" w:eastAsia="宋体" w:hAnsi="Times New Roman"/>
          <w:sz w:val="24"/>
        </w:rPr>
        <w:t>和</w:t>
      </w:r>
      <w:r>
        <w:rPr>
          <w:rFonts w:ascii="Times New Roman" w:eastAsia="宋体" w:hAnsi="Times New Roman"/>
          <w:sz w:val="24"/>
        </w:rPr>
        <w:t xml:space="preserve"> zone </w:t>
      </w:r>
      <w:r>
        <w:rPr>
          <w:rFonts w:ascii="Times New Roman" w:eastAsia="宋体" w:hAnsi="Times New Roman"/>
          <w:sz w:val="24"/>
        </w:rPr>
        <w:t>分层组织</w:t>
      </w:r>
      <w:r>
        <w:rPr>
          <w:rFonts w:ascii="Times New Roman" w:eastAsia="宋体" w:hAnsi="Times New Roman"/>
          <w:sz w:val="24"/>
        </w:rPr>
        <w:t>[19][20]</w:t>
      </w:r>
      <w:r>
        <w:rPr>
          <w:rFonts w:ascii="Times New Roman" w:eastAsia="宋体" w:hAnsi="Times New Roman"/>
          <w:sz w:val="24"/>
        </w:rPr>
        <w:t>。在常见配置中，</w:t>
      </w:r>
      <w:r>
        <w:rPr>
          <w:rFonts w:ascii="Times New Roman" w:eastAsia="宋体" w:hAnsi="Times New Roman"/>
          <w:sz w:val="24"/>
        </w:rPr>
        <w:t xml:space="preserve">segment </w:t>
      </w:r>
      <w:r>
        <w:rPr>
          <w:rFonts w:ascii="Times New Roman" w:eastAsia="宋体" w:hAnsi="Times New Roman"/>
          <w:sz w:val="24"/>
        </w:rPr>
        <w:t>由连续块组成，</w:t>
      </w:r>
      <w:r>
        <w:rPr>
          <w:rFonts w:ascii="Times New Roman" w:eastAsia="宋体" w:hAnsi="Times New Roman"/>
          <w:sz w:val="24"/>
        </w:rPr>
        <w:t xml:space="preserve">GC </w:t>
      </w:r>
      <w:r>
        <w:rPr>
          <w:rFonts w:ascii="Times New Roman" w:eastAsia="宋体" w:hAnsi="Times New Roman"/>
          <w:sz w:val="24"/>
        </w:rPr>
        <w:t>也倾向于围绕</w:t>
      </w:r>
      <w:r>
        <w:rPr>
          <w:rFonts w:ascii="Times New Roman" w:eastAsia="宋体" w:hAnsi="Times New Roman"/>
          <w:sz w:val="24"/>
        </w:rPr>
        <w:t xml:space="preserve"> section </w:t>
      </w:r>
      <w:r>
        <w:rPr>
          <w:rFonts w:ascii="Times New Roman" w:eastAsia="宋体" w:hAnsi="Times New Roman"/>
          <w:sz w:val="24"/>
        </w:rPr>
        <w:t>或</w:t>
      </w:r>
      <w:r>
        <w:rPr>
          <w:rFonts w:ascii="Times New Roman" w:eastAsia="宋体" w:hAnsi="Times New Roman"/>
          <w:sz w:val="24"/>
        </w:rPr>
        <w:t xml:space="preserve"> zone </w:t>
      </w:r>
      <w:r>
        <w:rPr>
          <w:rFonts w:ascii="Times New Roman" w:eastAsia="宋体" w:hAnsi="Times New Roman"/>
          <w:sz w:val="24"/>
        </w:rPr>
        <w:t>等更大的范围选择和搬移有效数据</w:t>
      </w:r>
      <w:r>
        <w:rPr>
          <w:rFonts w:ascii="Times New Roman" w:eastAsia="宋体" w:hAnsi="Times New Roman"/>
          <w:sz w:val="24"/>
        </w:rPr>
        <w:t>[19][21]</w:t>
      </w:r>
      <w:r>
        <w:rPr>
          <w:rFonts w:ascii="Times New Roman" w:eastAsia="宋体" w:hAnsi="Times New Roman"/>
          <w:sz w:val="24"/>
        </w:rPr>
        <w:t>。</w:t>
      </w:r>
      <w:r>
        <w:rPr>
          <w:rFonts w:ascii="Times New Roman" w:eastAsia="宋体" w:hAnsi="Times New Roman"/>
          <w:sz w:val="24"/>
          <w:lang w:eastAsia="zh-CN"/>
        </w:rPr>
        <w:t>这种布局与本文问题直接相关：当页缓存一次覆盖更大的连续区间时，</w:t>
      </w:r>
      <w:r>
        <w:rPr>
          <w:rFonts w:ascii="Times New Roman" w:eastAsia="宋体" w:hAnsi="Times New Roman"/>
          <w:sz w:val="24"/>
          <w:lang w:eastAsia="zh-CN"/>
        </w:rPr>
        <w:t xml:space="preserve">F2FS </w:t>
      </w:r>
      <w:r>
        <w:rPr>
          <w:rFonts w:ascii="Times New Roman" w:eastAsia="宋体" w:hAnsi="Times New Roman"/>
          <w:sz w:val="24"/>
          <w:lang w:eastAsia="zh-CN"/>
        </w:rPr>
        <w:t>更容易把上层请求转化为连续映射和连续写入。</w:t>
      </w:r>
    </w:p>
    <w:p w14:paraId="6BAD27CC" w14:textId="77777777" w:rsidR="009F31DD" w:rsidRDefault="00591719">
      <w:pPr>
        <w:spacing w:line="360" w:lineRule="auto"/>
        <w:ind w:firstLine="480"/>
        <w:jc w:val="both"/>
        <w:rPr>
          <w:lang w:eastAsia="zh-CN"/>
        </w:rPr>
      </w:pPr>
      <w:r>
        <w:rPr>
          <w:rFonts w:ascii="Times New Roman" w:eastAsia="宋体" w:hAnsi="Times New Roman"/>
          <w:sz w:val="24"/>
          <w:lang w:eastAsia="zh-CN"/>
        </w:rPr>
        <w:t>SIT</w:t>
      </w:r>
      <w:r>
        <w:rPr>
          <w:rFonts w:ascii="Times New Roman" w:eastAsia="宋体" w:hAnsi="Times New Roman"/>
          <w:sz w:val="24"/>
          <w:lang w:eastAsia="zh-CN"/>
        </w:rPr>
        <w:t>、</w:t>
      </w:r>
      <w:r>
        <w:rPr>
          <w:rFonts w:ascii="Times New Roman" w:eastAsia="宋体" w:hAnsi="Times New Roman"/>
          <w:sz w:val="24"/>
          <w:lang w:eastAsia="zh-CN"/>
        </w:rPr>
        <w:t xml:space="preserve">NAT </w:t>
      </w:r>
      <w:r>
        <w:rPr>
          <w:rFonts w:ascii="Times New Roman" w:eastAsia="宋体" w:hAnsi="Times New Roman"/>
          <w:sz w:val="24"/>
          <w:lang w:eastAsia="zh-CN"/>
        </w:rPr>
        <w:t>和</w:t>
      </w:r>
      <w:r>
        <w:rPr>
          <w:rFonts w:ascii="Times New Roman" w:eastAsia="宋体" w:hAnsi="Times New Roman"/>
          <w:sz w:val="24"/>
          <w:lang w:eastAsia="zh-CN"/>
        </w:rPr>
        <w:t xml:space="preserve"> SSA </w:t>
      </w:r>
      <w:r>
        <w:rPr>
          <w:rFonts w:ascii="Times New Roman" w:eastAsia="宋体" w:hAnsi="Times New Roman"/>
          <w:sz w:val="24"/>
          <w:lang w:eastAsia="zh-CN"/>
        </w:rPr>
        <w:t>分别服务于段利用率、节点地址和段摘要管理</w:t>
      </w:r>
      <w:r>
        <w:rPr>
          <w:rFonts w:ascii="Times New Roman" w:eastAsia="宋体" w:hAnsi="Times New Roman"/>
          <w:sz w:val="24"/>
          <w:lang w:eastAsia="zh-CN"/>
        </w:rPr>
        <w:t>[19][20]</w:t>
      </w:r>
      <w:r>
        <w:rPr>
          <w:rFonts w:ascii="Times New Roman" w:eastAsia="宋体" w:hAnsi="Times New Roman"/>
          <w:sz w:val="24"/>
          <w:lang w:eastAsia="zh-CN"/>
        </w:rPr>
        <w:t>。</w:t>
      </w:r>
      <w:r>
        <w:rPr>
          <w:rFonts w:ascii="Times New Roman" w:eastAsia="宋体" w:hAnsi="Times New Roman"/>
          <w:sz w:val="24"/>
          <w:lang w:eastAsia="zh-CN"/>
        </w:rPr>
        <w:t xml:space="preserve">GC </w:t>
      </w:r>
      <w:r>
        <w:rPr>
          <w:rFonts w:ascii="Times New Roman" w:eastAsia="宋体" w:hAnsi="Times New Roman"/>
          <w:sz w:val="24"/>
          <w:lang w:eastAsia="zh-CN"/>
        </w:rPr>
        <w:t>搬移数据时，需要根据</w:t>
      </w:r>
      <w:r>
        <w:rPr>
          <w:rFonts w:ascii="Times New Roman" w:eastAsia="宋体" w:hAnsi="Times New Roman"/>
          <w:sz w:val="24"/>
          <w:lang w:eastAsia="zh-CN"/>
        </w:rPr>
        <w:t xml:space="preserve"> SIT </w:t>
      </w:r>
      <w:r>
        <w:rPr>
          <w:rFonts w:ascii="Times New Roman" w:eastAsia="宋体" w:hAnsi="Times New Roman"/>
          <w:sz w:val="24"/>
          <w:lang w:eastAsia="zh-CN"/>
        </w:rPr>
        <w:t>选择候选段，通过</w:t>
      </w:r>
      <w:r>
        <w:rPr>
          <w:rFonts w:ascii="Times New Roman" w:eastAsia="宋体" w:hAnsi="Times New Roman"/>
          <w:sz w:val="24"/>
          <w:lang w:eastAsia="zh-CN"/>
        </w:rPr>
        <w:t xml:space="preserve"> NAT </w:t>
      </w:r>
      <w:r>
        <w:rPr>
          <w:rFonts w:ascii="Times New Roman" w:eastAsia="宋体" w:hAnsi="Times New Roman"/>
          <w:sz w:val="24"/>
          <w:lang w:eastAsia="zh-CN"/>
        </w:rPr>
        <w:t>更新节点位置，并借助</w:t>
      </w:r>
      <w:r>
        <w:rPr>
          <w:rFonts w:ascii="Times New Roman" w:eastAsia="宋体" w:hAnsi="Times New Roman"/>
          <w:sz w:val="24"/>
          <w:lang w:eastAsia="zh-CN"/>
        </w:rPr>
        <w:t xml:space="preserve"> SSA </w:t>
      </w:r>
      <w:r>
        <w:rPr>
          <w:rFonts w:ascii="Times New Roman" w:eastAsia="宋体" w:hAnsi="Times New Roman"/>
          <w:sz w:val="24"/>
          <w:lang w:eastAsia="zh-CN"/>
        </w:rPr>
        <w:t>识别段内有效数据。后文讨论</w:t>
      </w:r>
      <w:r>
        <w:rPr>
          <w:rFonts w:ascii="Times New Roman" w:eastAsia="宋体" w:hAnsi="Times New Roman"/>
          <w:sz w:val="24"/>
          <w:lang w:eastAsia="zh-CN"/>
        </w:rPr>
        <w:t xml:space="preserve"> GC </w:t>
      </w:r>
      <w:r>
        <w:rPr>
          <w:rFonts w:ascii="Times New Roman" w:eastAsia="宋体" w:hAnsi="Times New Roman"/>
          <w:sz w:val="24"/>
          <w:lang w:eastAsia="zh-CN"/>
        </w:rPr>
        <w:t>与</w:t>
      </w:r>
      <w:r>
        <w:rPr>
          <w:rFonts w:ascii="Times New Roman" w:eastAsia="宋体" w:hAnsi="Times New Roman"/>
          <w:sz w:val="24"/>
          <w:lang w:eastAsia="zh-CN"/>
        </w:rPr>
        <w:t xml:space="preserve"> Large Folio </w:t>
      </w:r>
      <w:r>
        <w:rPr>
          <w:rFonts w:ascii="Times New Roman" w:eastAsia="宋体" w:hAnsi="Times New Roman"/>
          <w:sz w:val="24"/>
          <w:lang w:eastAsia="zh-CN"/>
        </w:rPr>
        <w:t>适配时，关键就在于页缓存中的</w:t>
      </w:r>
      <w:r>
        <w:rPr>
          <w:rFonts w:ascii="Times New Roman" w:eastAsia="宋体" w:hAnsi="Times New Roman"/>
          <w:sz w:val="24"/>
          <w:lang w:eastAsia="zh-CN"/>
        </w:rPr>
        <w:t xml:space="preserve"> folio </w:t>
      </w:r>
      <w:r>
        <w:rPr>
          <w:rFonts w:ascii="Times New Roman" w:eastAsia="宋体" w:hAnsi="Times New Roman"/>
          <w:sz w:val="24"/>
          <w:lang w:eastAsia="zh-CN"/>
        </w:rPr>
        <w:t>状态不能破坏这些块级元数据更新。</w:t>
      </w:r>
    </w:p>
    <w:p w14:paraId="6CDCA1A9" w14:textId="77777777" w:rsidR="009F31DD" w:rsidRDefault="00591719">
      <w:pPr>
        <w:spacing w:line="360" w:lineRule="auto"/>
        <w:ind w:firstLine="480"/>
        <w:jc w:val="both"/>
        <w:rPr>
          <w:lang w:eastAsia="zh-CN"/>
        </w:rPr>
      </w:pPr>
      <w:r>
        <w:rPr>
          <w:rFonts w:ascii="Times New Roman" w:eastAsia="宋体" w:hAnsi="Times New Roman"/>
          <w:sz w:val="24"/>
        </w:rPr>
        <w:lastRenderedPageBreak/>
        <w:t xml:space="preserve">Checkpoint </w:t>
      </w:r>
      <w:r>
        <w:rPr>
          <w:rFonts w:ascii="Times New Roman" w:eastAsia="宋体" w:hAnsi="Times New Roman"/>
          <w:sz w:val="24"/>
        </w:rPr>
        <w:t>机制用于记录一组一致的文件系统元数据，包括</w:t>
      </w:r>
      <w:r>
        <w:rPr>
          <w:rFonts w:ascii="Times New Roman" w:eastAsia="宋体" w:hAnsi="Times New Roman"/>
          <w:sz w:val="24"/>
        </w:rPr>
        <w:t xml:space="preserve"> SIT/NAT </w:t>
      </w:r>
      <w:r>
        <w:rPr>
          <w:rFonts w:ascii="Times New Roman" w:eastAsia="宋体" w:hAnsi="Times New Roman"/>
          <w:sz w:val="24"/>
        </w:rPr>
        <w:t>的增量变化、当前日志头位置和脏段信息</w:t>
      </w:r>
      <w:r>
        <w:rPr>
          <w:rFonts w:ascii="Times New Roman" w:eastAsia="宋体" w:hAnsi="Times New Roman"/>
          <w:sz w:val="24"/>
        </w:rPr>
        <w:t>[19]</w:t>
      </w:r>
      <w:r>
        <w:rPr>
          <w:rFonts w:ascii="Times New Roman" w:eastAsia="宋体" w:hAnsi="Times New Roman"/>
          <w:sz w:val="24"/>
        </w:rPr>
        <w:t>。挂载时，</w:t>
      </w:r>
      <w:r>
        <w:rPr>
          <w:rFonts w:ascii="Times New Roman" w:eastAsia="宋体" w:hAnsi="Times New Roman"/>
          <w:sz w:val="24"/>
        </w:rPr>
        <w:t xml:space="preserve">F2FS </w:t>
      </w:r>
      <w:r>
        <w:rPr>
          <w:rFonts w:ascii="Times New Roman" w:eastAsia="宋体" w:hAnsi="Times New Roman"/>
          <w:sz w:val="24"/>
        </w:rPr>
        <w:t>选择有效的</w:t>
      </w:r>
      <w:r>
        <w:rPr>
          <w:rFonts w:ascii="Times New Roman" w:eastAsia="宋体" w:hAnsi="Times New Roman"/>
          <w:sz w:val="24"/>
        </w:rPr>
        <w:t xml:space="preserve"> Checkpoint</w:t>
      </w:r>
      <w:r>
        <w:rPr>
          <w:rFonts w:ascii="Times New Roman" w:eastAsia="宋体" w:hAnsi="Times New Roman"/>
          <w:sz w:val="24"/>
        </w:rPr>
        <w:t>，并结合</w:t>
      </w:r>
      <w:r>
        <w:rPr>
          <w:rFonts w:ascii="Times New Roman" w:eastAsia="宋体" w:hAnsi="Times New Roman"/>
          <w:sz w:val="24"/>
        </w:rPr>
        <w:t xml:space="preserve"> SSA </w:t>
      </w:r>
      <w:r>
        <w:rPr>
          <w:rFonts w:ascii="Times New Roman" w:eastAsia="宋体" w:hAnsi="Times New Roman"/>
          <w:sz w:val="24"/>
        </w:rPr>
        <w:t>中的段摘要进行</w:t>
      </w:r>
      <w:r>
        <w:rPr>
          <w:rFonts w:ascii="Times New Roman" w:eastAsia="宋体" w:hAnsi="Times New Roman"/>
          <w:sz w:val="24"/>
        </w:rPr>
        <w:t xml:space="preserve"> Roll-forward</w:t>
      </w:r>
      <w:r>
        <w:rPr>
          <w:rFonts w:ascii="Times New Roman" w:eastAsia="宋体" w:hAnsi="Times New Roman"/>
          <w:sz w:val="24"/>
        </w:rPr>
        <w:t>，以恢复尚未完全落盘的日志片段</w:t>
      </w:r>
      <w:r>
        <w:rPr>
          <w:rFonts w:ascii="Times New Roman" w:eastAsia="宋体" w:hAnsi="Times New Roman"/>
          <w:sz w:val="24"/>
        </w:rPr>
        <w:t>[19][20]</w:t>
      </w:r>
      <w:r>
        <w:rPr>
          <w:rFonts w:ascii="Times New Roman" w:eastAsia="宋体" w:hAnsi="Times New Roman"/>
          <w:sz w:val="24"/>
        </w:rPr>
        <w:t>。</w:t>
      </w:r>
      <w:r>
        <w:rPr>
          <w:rFonts w:ascii="Times New Roman" w:eastAsia="宋体" w:hAnsi="Times New Roman"/>
          <w:sz w:val="24"/>
          <w:lang w:eastAsia="zh-CN"/>
        </w:rPr>
        <w:t>本文后续修改读写路径时，需要保证</w:t>
      </w:r>
      <w:r>
        <w:rPr>
          <w:rFonts w:ascii="Times New Roman" w:eastAsia="宋体" w:hAnsi="Times New Roman"/>
          <w:sz w:val="24"/>
          <w:lang w:eastAsia="zh-CN"/>
        </w:rPr>
        <w:t xml:space="preserve"> Large Folio </w:t>
      </w:r>
      <w:r>
        <w:rPr>
          <w:rFonts w:ascii="Times New Roman" w:eastAsia="宋体" w:hAnsi="Times New Roman"/>
          <w:sz w:val="24"/>
          <w:lang w:eastAsia="zh-CN"/>
        </w:rPr>
        <w:t>的状态变化不会绕过这些一致性边界。</w:t>
      </w:r>
    </w:p>
    <w:p w14:paraId="6732C79A"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的文件系统块仍以</w:t>
      </w:r>
      <w:r>
        <w:rPr>
          <w:rFonts w:ascii="Times New Roman" w:eastAsia="宋体" w:hAnsi="Times New Roman"/>
          <w:sz w:val="24"/>
          <w:lang w:eastAsia="zh-CN"/>
        </w:rPr>
        <w:t xml:space="preserve"> 4 KiB </w:t>
      </w:r>
      <w:r>
        <w:rPr>
          <w:rFonts w:ascii="Times New Roman" w:eastAsia="宋体" w:hAnsi="Times New Roman"/>
          <w:sz w:val="24"/>
          <w:lang w:eastAsia="zh-CN"/>
        </w:rPr>
        <w:t>为基本粒度，而内核和移动平台已经开始支持</w:t>
      </w:r>
      <w:r>
        <w:rPr>
          <w:rFonts w:ascii="Times New Roman" w:eastAsia="宋体" w:hAnsi="Times New Roman"/>
          <w:sz w:val="24"/>
          <w:lang w:eastAsia="zh-CN"/>
        </w:rPr>
        <w:t xml:space="preserve"> 16 KiB </w:t>
      </w:r>
      <w:r>
        <w:rPr>
          <w:rFonts w:ascii="Times New Roman" w:eastAsia="宋体" w:hAnsi="Times New Roman"/>
          <w:sz w:val="24"/>
          <w:lang w:eastAsia="zh-CN"/>
        </w:rPr>
        <w:t>甚至更大的</w:t>
      </w:r>
      <w:r>
        <w:rPr>
          <w:rFonts w:ascii="Times New Roman" w:eastAsia="宋体" w:hAnsi="Times New Roman"/>
          <w:sz w:val="24"/>
          <w:lang w:eastAsia="zh-CN"/>
        </w:rPr>
        <w:t xml:space="preserve"> page size </w:t>
      </w:r>
      <w:r>
        <w:rPr>
          <w:rFonts w:ascii="Times New Roman" w:eastAsia="宋体" w:hAnsi="Times New Roman"/>
          <w:sz w:val="24"/>
          <w:lang w:eastAsia="zh-CN"/>
        </w:rPr>
        <w:t>配置</w:t>
      </w:r>
      <w:r>
        <w:rPr>
          <w:rFonts w:ascii="Times New Roman" w:eastAsia="宋体" w:hAnsi="Times New Roman"/>
          <w:sz w:val="24"/>
          <w:lang w:eastAsia="zh-CN"/>
        </w:rPr>
        <w:t>[23]</w:t>
      </w:r>
      <w:r>
        <w:rPr>
          <w:rFonts w:ascii="Times New Roman" w:eastAsia="宋体" w:hAnsi="Times New Roman"/>
          <w:sz w:val="24"/>
          <w:lang w:eastAsia="zh-CN"/>
        </w:rPr>
        <w:t>。因此，本文面对的不是单纯的内存大页问题，而是页缓存</w:t>
      </w:r>
      <w:r>
        <w:rPr>
          <w:rFonts w:ascii="Times New Roman" w:eastAsia="宋体" w:hAnsi="Times New Roman"/>
          <w:sz w:val="24"/>
          <w:lang w:eastAsia="zh-CN"/>
        </w:rPr>
        <w:t xml:space="preserve"> folio</w:t>
      </w:r>
      <w:r>
        <w:rPr>
          <w:rFonts w:ascii="Times New Roman" w:eastAsia="宋体" w:hAnsi="Times New Roman"/>
          <w:sz w:val="24"/>
          <w:lang w:eastAsia="zh-CN"/>
        </w:rPr>
        <w:t>、</w:t>
      </w:r>
      <w:r>
        <w:rPr>
          <w:rFonts w:ascii="Times New Roman" w:eastAsia="宋体" w:hAnsi="Times New Roman"/>
          <w:sz w:val="24"/>
          <w:lang w:eastAsia="zh-CN"/>
        </w:rPr>
        <w:t>F2FS block</w:t>
      </w:r>
      <w:r>
        <w:rPr>
          <w:rFonts w:ascii="Times New Roman" w:eastAsia="宋体" w:hAnsi="Times New Roman"/>
          <w:sz w:val="24"/>
          <w:lang w:eastAsia="zh-CN"/>
        </w:rPr>
        <w:t>、压缩簇和</w:t>
      </w:r>
      <w:r>
        <w:rPr>
          <w:rFonts w:ascii="Times New Roman" w:eastAsia="宋体" w:hAnsi="Times New Roman"/>
          <w:sz w:val="24"/>
          <w:lang w:eastAsia="zh-CN"/>
        </w:rPr>
        <w:t xml:space="preserve"> GC </w:t>
      </w:r>
      <w:r>
        <w:rPr>
          <w:rFonts w:ascii="Times New Roman" w:eastAsia="宋体" w:hAnsi="Times New Roman"/>
          <w:sz w:val="24"/>
          <w:lang w:eastAsia="zh-CN"/>
        </w:rPr>
        <w:t>搬移范围之间的粒度协调问题。后续章节围绕这一协调关系展开。</w:t>
      </w:r>
    </w:p>
    <w:p w14:paraId="22205EDA" w14:textId="77777777" w:rsidR="009F31DD" w:rsidRDefault="00591719">
      <w:pPr>
        <w:pStyle w:val="1"/>
        <w:rPr>
          <w:lang w:eastAsia="zh-CN"/>
        </w:rPr>
      </w:pPr>
      <w:bookmarkStart w:id="54" w:name="_Toc227766938"/>
      <w:bookmarkStart w:id="55" w:name="_Toc228288606"/>
      <w:bookmarkStart w:id="56" w:name="_Toc229384977"/>
      <w:commentRangeStart w:id="57"/>
      <w:r>
        <w:rPr>
          <w:rFonts w:ascii="Times New Roman" w:eastAsia="宋体" w:hAnsi="Times New Roman"/>
          <w:lang w:eastAsia="zh-CN"/>
        </w:rPr>
        <w:t>第二</w:t>
      </w:r>
      <w:commentRangeEnd w:id="57"/>
      <w:r w:rsidR="001840F9">
        <w:rPr>
          <w:rStyle w:val="aff2"/>
          <w:rFonts w:asciiTheme="minorHAnsi" w:eastAsiaTheme="minorEastAsia" w:hAnsiTheme="minorHAnsi" w:cstheme="minorBidi"/>
          <w:bCs w:val="0"/>
          <w:color w:val="auto"/>
        </w:rPr>
        <w:commentReference w:id="57"/>
      </w:r>
      <w:r>
        <w:rPr>
          <w:rFonts w:ascii="Times New Roman" w:eastAsia="宋体" w:hAnsi="Times New Roman"/>
          <w:lang w:eastAsia="zh-CN"/>
        </w:rPr>
        <w:t>章</w:t>
      </w:r>
      <w:r>
        <w:rPr>
          <w:rFonts w:ascii="Times New Roman" w:eastAsia="宋体" w:hAnsi="Times New Roman"/>
          <w:lang w:eastAsia="zh-CN"/>
        </w:rPr>
        <w:t xml:space="preserve">  </w:t>
      </w:r>
      <w:r>
        <w:rPr>
          <w:rFonts w:ascii="Times New Roman" w:eastAsia="宋体" w:hAnsi="Times New Roman"/>
          <w:lang w:eastAsia="zh-CN"/>
        </w:rPr>
        <w:t>引入</w:t>
      </w:r>
      <w:r>
        <w:rPr>
          <w:rFonts w:ascii="Times New Roman" w:eastAsia="宋体" w:hAnsi="Times New Roman"/>
          <w:lang w:eastAsia="zh-CN"/>
        </w:rPr>
        <w:t xml:space="preserve"> Folio </w:t>
      </w:r>
      <w:r>
        <w:rPr>
          <w:rFonts w:ascii="Times New Roman" w:eastAsia="宋体" w:hAnsi="Times New Roman"/>
          <w:lang w:eastAsia="zh-CN"/>
        </w:rPr>
        <w:t>和</w:t>
      </w:r>
      <w:r>
        <w:rPr>
          <w:rFonts w:ascii="Times New Roman" w:eastAsia="宋体" w:hAnsi="Times New Roman"/>
          <w:lang w:eastAsia="zh-CN"/>
        </w:rPr>
        <w:t xml:space="preserve"> iomap </w:t>
      </w:r>
      <w:r>
        <w:rPr>
          <w:rFonts w:ascii="Times New Roman" w:eastAsia="宋体" w:hAnsi="Times New Roman"/>
          <w:lang w:eastAsia="zh-CN"/>
        </w:rPr>
        <w:t>的意义</w:t>
      </w:r>
      <w:bookmarkEnd w:id="54"/>
      <w:bookmarkEnd w:id="55"/>
      <w:bookmarkEnd w:id="56"/>
    </w:p>
    <w:p w14:paraId="4EE386FE" w14:textId="77777777" w:rsidR="009F31DD" w:rsidRDefault="00591719">
      <w:pPr>
        <w:spacing w:line="360" w:lineRule="auto"/>
        <w:ind w:firstLine="480"/>
        <w:jc w:val="both"/>
        <w:rPr>
          <w:lang w:eastAsia="zh-CN"/>
        </w:rPr>
      </w:pPr>
      <w:r>
        <w:rPr>
          <w:rFonts w:ascii="Times New Roman" w:eastAsia="宋体" w:hAnsi="Times New Roman"/>
          <w:sz w:val="24"/>
          <w:lang w:eastAsia="zh-CN"/>
        </w:rPr>
        <w:t>随着存储硬件性能的指数级增长，</w:t>
      </w:r>
      <w:r>
        <w:rPr>
          <w:rFonts w:ascii="Times New Roman" w:eastAsia="宋体" w:hAnsi="Times New Roman"/>
          <w:sz w:val="24"/>
          <w:lang w:eastAsia="zh-CN"/>
        </w:rPr>
        <w:t xml:space="preserve">Linux </w:t>
      </w:r>
      <w:r>
        <w:rPr>
          <w:rFonts w:ascii="Times New Roman" w:eastAsia="宋体" w:hAnsi="Times New Roman"/>
          <w:sz w:val="24"/>
          <w:lang w:eastAsia="zh-CN"/>
        </w:rPr>
        <w:t>内核传统的内存管理和文件系统</w:t>
      </w:r>
      <w:r>
        <w:rPr>
          <w:rFonts w:ascii="Times New Roman" w:eastAsia="宋体" w:hAnsi="Times New Roman"/>
          <w:sz w:val="24"/>
          <w:lang w:eastAsia="zh-CN"/>
        </w:rPr>
        <w:t xml:space="preserve"> I/O </w:t>
      </w:r>
      <w:r>
        <w:rPr>
          <w:rFonts w:ascii="Times New Roman" w:eastAsia="宋体" w:hAnsi="Times New Roman"/>
          <w:sz w:val="24"/>
          <w:lang w:eastAsia="zh-CN"/>
        </w:rPr>
        <w:t>路径日益显现出疲态。为了应对</w:t>
      </w:r>
      <w:r>
        <w:rPr>
          <w:rFonts w:ascii="Times New Roman" w:eastAsia="宋体" w:hAnsi="Times New Roman"/>
          <w:sz w:val="24"/>
          <w:lang w:eastAsia="zh-CN"/>
        </w:rPr>
        <w:t>“</w:t>
      </w:r>
      <w:r>
        <w:rPr>
          <w:rFonts w:ascii="Times New Roman" w:eastAsia="宋体" w:hAnsi="Times New Roman"/>
          <w:sz w:val="24"/>
          <w:lang w:eastAsia="zh-CN"/>
        </w:rPr>
        <w:t>大内存</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高性能存储</w:t>
      </w:r>
      <w:r>
        <w:rPr>
          <w:rFonts w:ascii="Times New Roman" w:eastAsia="宋体" w:hAnsi="Times New Roman"/>
          <w:sz w:val="24"/>
          <w:lang w:eastAsia="zh-CN"/>
        </w:rPr>
        <w:t>”</w:t>
      </w:r>
      <w:r>
        <w:rPr>
          <w:rFonts w:ascii="Times New Roman" w:eastAsia="宋体" w:hAnsi="Times New Roman"/>
          <w:sz w:val="24"/>
          <w:lang w:eastAsia="zh-CN"/>
        </w:rPr>
        <w:t>的双重挑战，内核社区引入了</w:t>
      </w:r>
      <w:r>
        <w:rPr>
          <w:rFonts w:ascii="Times New Roman" w:eastAsia="宋体" w:hAnsi="Times New Roman"/>
          <w:sz w:val="24"/>
          <w:lang w:eastAsia="zh-CN"/>
        </w:rPr>
        <w:t xml:space="preserve"> Struct Folio </w:t>
      </w:r>
      <w:r>
        <w:rPr>
          <w:rFonts w:ascii="Times New Roman" w:eastAsia="宋体" w:hAnsi="Times New Roman"/>
          <w:sz w:val="24"/>
          <w:lang w:eastAsia="zh-CN"/>
        </w:rPr>
        <w:t>和</w:t>
      </w:r>
      <w:r>
        <w:rPr>
          <w:rFonts w:ascii="Times New Roman" w:eastAsia="宋体" w:hAnsi="Times New Roman"/>
          <w:sz w:val="24"/>
          <w:lang w:eastAsia="zh-CN"/>
        </w:rPr>
        <w:t xml:space="preserve"> iomap </w:t>
      </w:r>
      <w:r>
        <w:rPr>
          <w:rFonts w:ascii="Times New Roman" w:eastAsia="宋体" w:hAnsi="Times New Roman"/>
          <w:sz w:val="24"/>
          <w:lang w:eastAsia="zh-CN"/>
        </w:rPr>
        <w:t>框架。本章将详细阐述这两项技术的引入背景、设计哲学及其带来的性能变革。</w:t>
      </w:r>
    </w:p>
    <w:p w14:paraId="09BEA827" w14:textId="77777777" w:rsidR="009F31DD" w:rsidRDefault="00591719">
      <w:pPr>
        <w:pStyle w:val="21"/>
      </w:pPr>
      <w:bookmarkStart w:id="59" w:name="_Toc227766939"/>
      <w:bookmarkStart w:id="60" w:name="_Toc228288607"/>
      <w:bookmarkStart w:id="61" w:name="_Toc229384978"/>
      <w:r>
        <w:rPr>
          <w:rFonts w:ascii="Times New Roman" w:eastAsia="宋体" w:hAnsi="Times New Roman"/>
        </w:rPr>
        <w:t>2.1  Struct Folio</w:t>
      </w:r>
      <w:r>
        <w:rPr>
          <w:rFonts w:ascii="Times New Roman" w:eastAsia="宋体" w:hAnsi="Times New Roman"/>
        </w:rPr>
        <w:t>：新一代内存管理单元</w:t>
      </w:r>
      <w:bookmarkEnd w:id="59"/>
      <w:bookmarkEnd w:id="60"/>
      <w:bookmarkEnd w:id="61"/>
    </w:p>
    <w:p w14:paraId="72458687" w14:textId="5957774E" w:rsidR="009F31DD" w:rsidRDefault="00591719">
      <w:pPr>
        <w:pStyle w:val="31"/>
      </w:pPr>
      <w:bookmarkStart w:id="62" w:name="_Toc227766940"/>
      <w:bookmarkStart w:id="63" w:name="_Toc228288608"/>
      <w:bookmarkStart w:id="64" w:name="_Toc229384979"/>
      <w:r>
        <w:rPr>
          <w:rFonts w:ascii="Times New Roman" w:eastAsia="宋体" w:hAnsi="Times New Roman"/>
        </w:rPr>
        <w:t xml:space="preserve">2.1.1  Linux </w:t>
      </w:r>
      <w:r>
        <w:rPr>
          <w:rFonts w:ascii="Times New Roman" w:eastAsia="宋体" w:hAnsi="Times New Roman"/>
        </w:rPr>
        <w:t>传统大页机制回顾</w:t>
      </w:r>
      <w:bookmarkEnd w:id="62"/>
      <w:bookmarkEnd w:id="63"/>
      <w:bookmarkEnd w:id="64"/>
    </w:p>
    <w:p w14:paraId="7046E93E" w14:textId="77777777" w:rsidR="009F31DD" w:rsidRDefault="00591719">
      <w:pPr>
        <w:spacing w:line="360" w:lineRule="auto"/>
        <w:ind w:firstLine="480"/>
        <w:jc w:val="both"/>
      </w:pPr>
      <w:r>
        <w:rPr>
          <w:rFonts w:ascii="Times New Roman" w:eastAsia="宋体" w:hAnsi="Times New Roman"/>
          <w:sz w:val="24"/>
        </w:rPr>
        <w:t>在</w:t>
      </w:r>
      <w:r>
        <w:rPr>
          <w:rFonts w:ascii="Times New Roman" w:eastAsia="宋体" w:hAnsi="Times New Roman"/>
          <w:sz w:val="24"/>
        </w:rPr>
        <w:t xml:space="preserve"> Folio </w:t>
      </w:r>
      <w:r>
        <w:rPr>
          <w:rFonts w:ascii="Times New Roman" w:eastAsia="宋体" w:hAnsi="Times New Roman"/>
          <w:sz w:val="24"/>
        </w:rPr>
        <w:t>出现之前，</w:t>
      </w:r>
      <w:r>
        <w:rPr>
          <w:rFonts w:ascii="Times New Roman" w:eastAsia="宋体" w:hAnsi="Times New Roman"/>
          <w:sz w:val="24"/>
        </w:rPr>
        <w:t xml:space="preserve">Linux </w:t>
      </w:r>
      <w:r>
        <w:rPr>
          <w:rFonts w:ascii="Times New Roman" w:eastAsia="宋体" w:hAnsi="Times New Roman"/>
          <w:sz w:val="24"/>
        </w:rPr>
        <w:t>内核针对</w:t>
      </w:r>
      <w:r>
        <w:rPr>
          <w:rFonts w:ascii="Times New Roman" w:eastAsia="宋体" w:hAnsi="Times New Roman"/>
          <w:sz w:val="24"/>
        </w:rPr>
        <w:t>“</w:t>
      </w:r>
      <w:r>
        <w:rPr>
          <w:rFonts w:ascii="Times New Roman" w:eastAsia="宋体" w:hAnsi="Times New Roman"/>
          <w:sz w:val="24"/>
        </w:rPr>
        <w:t>比</w:t>
      </w:r>
      <w:r>
        <w:rPr>
          <w:rFonts w:ascii="Times New Roman" w:eastAsia="宋体" w:hAnsi="Times New Roman"/>
          <w:sz w:val="24"/>
        </w:rPr>
        <w:t xml:space="preserve"> 4KB </w:t>
      </w:r>
      <w:r>
        <w:rPr>
          <w:rFonts w:ascii="Times New Roman" w:eastAsia="宋体" w:hAnsi="Times New Roman"/>
          <w:sz w:val="24"/>
        </w:rPr>
        <w:t>更大</w:t>
      </w:r>
      <w:r>
        <w:rPr>
          <w:rFonts w:ascii="Times New Roman" w:eastAsia="宋体" w:hAnsi="Times New Roman"/>
          <w:sz w:val="24"/>
        </w:rPr>
        <w:t>”</w:t>
      </w:r>
      <w:r>
        <w:rPr>
          <w:rFonts w:ascii="Times New Roman" w:eastAsia="宋体" w:hAnsi="Times New Roman"/>
          <w:sz w:val="24"/>
        </w:rPr>
        <w:t>的内存单元，实际上走了三条路线：面向用户空间显式使用的</w:t>
      </w:r>
      <w:r>
        <w:rPr>
          <w:rFonts w:ascii="Times New Roman" w:eastAsia="宋体" w:hAnsi="Times New Roman"/>
          <w:sz w:val="24"/>
        </w:rPr>
        <w:t xml:space="preserve"> hugetlbfs</w:t>
      </w:r>
      <w:r>
        <w:rPr>
          <w:rFonts w:ascii="Times New Roman" w:eastAsia="宋体" w:hAnsi="Times New Roman"/>
          <w:sz w:val="24"/>
        </w:rPr>
        <w:t>。尝试自动折叠匿名页</w:t>
      </w:r>
      <w:r>
        <w:rPr>
          <w:rFonts w:ascii="Times New Roman" w:eastAsia="宋体" w:hAnsi="Times New Roman"/>
          <w:sz w:val="24"/>
        </w:rPr>
        <w:t>/</w:t>
      </w:r>
      <w:r>
        <w:rPr>
          <w:rFonts w:ascii="Times New Roman" w:eastAsia="宋体" w:hAnsi="Times New Roman"/>
          <w:sz w:val="24"/>
        </w:rPr>
        <w:t>页缓存的透明大页（</w:t>
      </w:r>
      <w:r>
        <w:rPr>
          <w:rFonts w:ascii="Times New Roman" w:eastAsia="宋体" w:hAnsi="Times New Roman"/>
          <w:sz w:val="24"/>
        </w:rPr>
        <w:t>Transparent Huge Pages, THP</w:t>
      </w:r>
      <w:r>
        <w:rPr>
          <w:rFonts w:ascii="Times New Roman" w:eastAsia="宋体" w:hAnsi="Times New Roman"/>
          <w:sz w:val="24"/>
        </w:rPr>
        <w:t>），以及完全在内核内部使用的复合页（</w:t>
      </w:r>
      <w:r>
        <w:rPr>
          <w:rFonts w:ascii="Times New Roman" w:eastAsia="宋体" w:hAnsi="Times New Roman"/>
          <w:sz w:val="24"/>
        </w:rPr>
        <w:t>Compound Page</w:t>
      </w:r>
      <w:r>
        <w:rPr>
          <w:rFonts w:ascii="Times New Roman" w:eastAsia="宋体" w:hAnsi="Times New Roman"/>
          <w:sz w:val="24"/>
        </w:rPr>
        <w:t>）。</w:t>
      </w:r>
    </w:p>
    <w:p w14:paraId="6B6EE7A2"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hugetlbfs </w:t>
      </w:r>
      <w:r>
        <w:rPr>
          <w:rFonts w:ascii="Times New Roman" w:eastAsia="宋体" w:hAnsi="Times New Roman"/>
          <w:sz w:val="24"/>
          <w:lang w:eastAsia="zh-CN"/>
        </w:rPr>
        <w:t>通过专门的文件系统和一套显式分配接口向应用暴露预留的大页池。典型用法包括挂载</w:t>
      </w:r>
      <w:r>
        <w:rPr>
          <w:rFonts w:ascii="Times New Roman" w:eastAsia="宋体" w:hAnsi="Times New Roman"/>
          <w:sz w:val="24"/>
          <w:lang w:eastAsia="zh-CN"/>
        </w:rPr>
        <w:t xml:space="preserve"> hugetlbfs</w:t>
      </w:r>
      <w:r>
        <w:rPr>
          <w:rFonts w:ascii="Times New Roman" w:eastAsia="宋体" w:hAnsi="Times New Roman"/>
          <w:sz w:val="24"/>
          <w:lang w:eastAsia="zh-CN"/>
        </w:rPr>
        <w:t>、在该挂载点上</w:t>
      </w:r>
      <w:r>
        <w:rPr>
          <w:rFonts w:ascii="Times New Roman" w:eastAsia="宋体" w:hAnsi="Times New Roman"/>
          <w:sz w:val="24"/>
          <w:lang w:eastAsia="zh-CN"/>
        </w:rPr>
        <w:t xml:space="preserve"> mmap </w:t>
      </w:r>
      <w:r>
        <w:rPr>
          <w:rFonts w:ascii="Times New Roman" w:eastAsia="宋体" w:hAnsi="Times New Roman"/>
          <w:sz w:val="24"/>
          <w:lang w:eastAsia="zh-CN"/>
        </w:rPr>
        <w:t>带有</w:t>
      </w:r>
      <w:r>
        <w:rPr>
          <w:rFonts w:ascii="Times New Roman" w:eastAsia="宋体" w:hAnsi="Times New Roman"/>
          <w:sz w:val="24"/>
          <w:lang w:eastAsia="zh-CN"/>
        </w:rPr>
        <w:t xml:space="preserve"> MAP_HUGETLB </w:t>
      </w:r>
      <w:r>
        <w:rPr>
          <w:rFonts w:ascii="Times New Roman" w:eastAsia="宋体" w:hAnsi="Times New Roman"/>
          <w:sz w:val="24"/>
          <w:lang w:eastAsia="zh-CN"/>
        </w:rPr>
        <w:t>标志的文件，或通过</w:t>
      </w:r>
      <w:r>
        <w:rPr>
          <w:rFonts w:ascii="Times New Roman" w:eastAsia="宋体" w:hAnsi="Times New Roman"/>
          <w:sz w:val="24"/>
          <w:lang w:eastAsia="zh-CN"/>
        </w:rPr>
        <w:t xml:space="preserve"> shmget(SHM_HUGETLB) </w:t>
      </w:r>
      <w:r>
        <w:rPr>
          <w:rFonts w:ascii="Times New Roman" w:eastAsia="宋体" w:hAnsi="Times New Roman"/>
          <w:sz w:val="24"/>
          <w:lang w:eastAsia="zh-CN"/>
        </w:rPr>
        <w:t>申请共享内存。运维侧需要事先通过</w:t>
      </w:r>
      <w:r>
        <w:rPr>
          <w:rFonts w:ascii="Times New Roman" w:eastAsia="宋体" w:hAnsi="Times New Roman"/>
          <w:sz w:val="24"/>
          <w:lang w:eastAsia="zh-CN"/>
        </w:rPr>
        <w:t xml:space="preserve"> /proc/sys/vm/nr_hugepages </w:t>
      </w:r>
      <w:r>
        <w:rPr>
          <w:rFonts w:ascii="Times New Roman" w:eastAsia="宋体" w:hAnsi="Times New Roman"/>
          <w:sz w:val="24"/>
          <w:lang w:eastAsia="zh-CN"/>
        </w:rPr>
        <w:t>等接口预留物理连续的大页，应用侧则必须针对性地修改代码，才能享受到</w:t>
      </w:r>
      <w:r>
        <w:rPr>
          <w:rFonts w:ascii="Times New Roman" w:eastAsia="宋体" w:hAnsi="Times New Roman"/>
          <w:sz w:val="24"/>
          <w:lang w:eastAsia="zh-CN"/>
        </w:rPr>
        <w:t xml:space="preserve"> TLB </w:t>
      </w:r>
      <w:r>
        <w:rPr>
          <w:rFonts w:ascii="Times New Roman" w:eastAsia="宋体" w:hAnsi="Times New Roman"/>
          <w:sz w:val="24"/>
          <w:lang w:eastAsia="zh-CN"/>
        </w:rPr>
        <w:t>命中率提升带来的收益。</w:t>
      </w:r>
    </w:p>
    <w:p w14:paraId="18B91249" w14:textId="77777777" w:rsidR="009F31DD" w:rsidRDefault="00591719">
      <w:pPr>
        <w:spacing w:line="360" w:lineRule="auto"/>
        <w:ind w:firstLine="480"/>
        <w:jc w:val="both"/>
        <w:rPr>
          <w:lang w:eastAsia="zh-CN"/>
        </w:rPr>
      </w:pPr>
      <w:r>
        <w:rPr>
          <w:rFonts w:ascii="Times New Roman" w:eastAsia="宋体" w:hAnsi="Times New Roman"/>
          <w:sz w:val="24"/>
          <w:lang w:eastAsia="zh-CN"/>
        </w:rPr>
        <w:t>然而，随着内核代码规模和硬件场景扩大，</w:t>
      </w:r>
      <w:r>
        <w:rPr>
          <w:rFonts w:ascii="Times New Roman" w:eastAsia="宋体" w:hAnsi="Times New Roman"/>
          <w:sz w:val="24"/>
          <w:lang w:eastAsia="zh-CN"/>
        </w:rPr>
        <w:t xml:space="preserve">hugetlbfs </w:t>
      </w:r>
      <w:r>
        <w:rPr>
          <w:rFonts w:ascii="Times New Roman" w:eastAsia="宋体" w:hAnsi="Times New Roman"/>
          <w:sz w:val="24"/>
          <w:lang w:eastAsia="zh-CN"/>
        </w:rPr>
        <w:t>的维护成本和语义复杂度开始受到内核社区质疑。</w:t>
      </w:r>
      <w:r>
        <w:rPr>
          <w:rFonts w:ascii="Times New Roman" w:eastAsia="宋体" w:hAnsi="Times New Roman"/>
          <w:sz w:val="24"/>
          <w:lang w:eastAsia="zh-CN"/>
        </w:rPr>
        <w:t xml:space="preserve">Matthew Wilcox </w:t>
      </w:r>
      <w:r>
        <w:rPr>
          <w:rFonts w:ascii="Times New Roman" w:eastAsia="宋体" w:hAnsi="Times New Roman"/>
          <w:sz w:val="24"/>
          <w:lang w:eastAsia="zh-CN"/>
        </w:rPr>
        <w:t>在</w:t>
      </w:r>
      <w:r>
        <w:rPr>
          <w:rFonts w:ascii="Times New Roman" w:eastAsia="宋体" w:hAnsi="Times New Roman"/>
          <w:sz w:val="24"/>
          <w:lang w:eastAsia="zh-CN"/>
        </w:rPr>
        <w:t xml:space="preserve"> 2023 </w:t>
      </w:r>
      <w:r>
        <w:rPr>
          <w:rFonts w:ascii="Times New Roman" w:eastAsia="宋体" w:hAnsi="Times New Roman"/>
          <w:sz w:val="24"/>
          <w:lang w:eastAsia="zh-CN"/>
        </w:rPr>
        <w:t>年的讨论中表示，</w:t>
      </w:r>
      <w:r>
        <w:rPr>
          <w:rFonts w:ascii="Times New Roman" w:eastAsia="宋体" w:hAnsi="Times New Roman"/>
          <w:sz w:val="24"/>
          <w:lang w:eastAsia="zh-CN"/>
        </w:rPr>
        <w:t xml:space="preserve">hugetlbfs </w:t>
      </w:r>
      <w:r>
        <w:rPr>
          <w:rFonts w:ascii="Times New Roman" w:eastAsia="宋体" w:hAnsi="Times New Roman"/>
          <w:sz w:val="24"/>
          <w:lang w:eastAsia="zh-CN"/>
        </w:rPr>
        <w:t>需要被逐步替代，但这是一项规模很大的工作</w:t>
      </w:r>
      <w:r>
        <w:rPr>
          <w:rFonts w:ascii="Times New Roman" w:eastAsia="宋体" w:hAnsi="Times New Roman"/>
          <w:sz w:val="24"/>
          <w:lang w:eastAsia="zh-CN"/>
        </w:rPr>
        <w:t>[11][12]</w:t>
      </w:r>
      <w:r>
        <w:rPr>
          <w:rFonts w:ascii="Times New Roman" w:eastAsia="宋体" w:hAnsi="Times New Roman"/>
          <w:sz w:val="24"/>
          <w:lang w:eastAsia="zh-CN"/>
        </w:rPr>
        <w:t>。他指出，</w:t>
      </w:r>
      <w:r>
        <w:rPr>
          <w:rFonts w:ascii="Times New Roman" w:eastAsia="宋体" w:hAnsi="Times New Roman"/>
          <w:sz w:val="24"/>
          <w:lang w:eastAsia="zh-CN"/>
        </w:rPr>
        <w:t xml:space="preserve">hugetlbfs </w:t>
      </w:r>
      <w:r>
        <w:rPr>
          <w:rFonts w:ascii="Times New Roman" w:eastAsia="宋体" w:hAnsi="Times New Roman"/>
          <w:sz w:val="24"/>
          <w:lang w:eastAsia="zh-CN"/>
        </w:rPr>
        <w:t>历史上叠加了</w:t>
      </w:r>
      <w:r>
        <w:rPr>
          <w:rFonts w:ascii="Times New Roman" w:eastAsia="宋体" w:hAnsi="Times New Roman"/>
          <w:sz w:val="24"/>
          <w:lang w:eastAsia="zh-CN"/>
        </w:rPr>
        <w:t xml:space="preserve"> </w:t>
      </w:r>
      <w:r>
        <w:rPr>
          <w:rFonts w:ascii="Times New Roman" w:eastAsia="宋体" w:hAnsi="Times New Roman"/>
          <w:sz w:val="24"/>
          <w:lang w:eastAsia="zh-CN"/>
        </w:rPr>
        <w:lastRenderedPageBreak/>
        <w:t>reservation</w:t>
      </w:r>
      <w:r>
        <w:rPr>
          <w:rFonts w:ascii="Times New Roman" w:eastAsia="宋体" w:hAnsi="Times New Roman"/>
          <w:sz w:val="24"/>
          <w:lang w:eastAsia="zh-CN"/>
        </w:rPr>
        <w:t>、页表共享等专有特性。这些语义与通用内存管理代码耦合较深，也难以复用到其他子系统。</w:t>
      </w:r>
    </w:p>
    <w:p w14:paraId="0EFF4BAC" w14:textId="77777777" w:rsidR="009F31DD" w:rsidRDefault="00591719">
      <w:pPr>
        <w:spacing w:line="360" w:lineRule="auto"/>
        <w:ind w:firstLine="480"/>
        <w:jc w:val="both"/>
        <w:rPr>
          <w:lang w:eastAsia="zh-CN"/>
        </w:rPr>
      </w:pPr>
      <w:r>
        <w:rPr>
          <w:rFonts w:ascii="Times New Roman" w:eastAsia="宋体" w:hAnsi="Times New Roman"/>
          <w:sz w:val="24"/>
          <w:lang w:eastAsia="zh-CN"/>
        </w:rPr>
        <w:t>相较之下，透明大页（</w:t>
      </w:r>
      <w:r>
        <w:rPr>
          <w:rFonts w:ascii="Times New Roman" w:eastAsia="宋体" w:hAnsi="Times New Roman"/>
          <w:sz w:val="24"/>
          <w:lang w:eastAsia="zh-CN"/>
        </w:rPr>
        <w:t>THP</w:t>
      </w:r>
      <w:r>
        <w:rPr>
          <w:rFonts w:ascii="Times New Roman" w:eastAsia="宋体" w:hAnsi="Times New Roman"/>
          <w:sz w:val="24"/>
          <w:lang w:eastAsia="zh-CN"/>
        </w:rPr>
        <w:t>）试图在不修改应用的前提下自动利用大页。内核通过后台折叠线程和页错误处理逻辑，将相邻的</w:t>
      </w:r>
      <w:r>
        <w:rPr>
          <w:rFonts w:ascii="Times New Roman" w:eastAsia="宋体" w:hAnsi="Times New Roman"/>
          <w:sz w:val="24"/>
          <w:lang w:eastAsia="zh-CN"/>
        </w:rPr>
        <w:t xml:space="preserve"> 4KB </w:t>
      </w:r>
      <w:r>
        <w:rPr>
          <w:rFonts w:ascii="Times New Roman" w:eastAsia="宋体" w:hAnsi="Times New Roman"/>
          <w:sz w:val="24"/>
          <w:lang w:eastAsia="zh-CN"/>
        </w:rPr>
        <w:t>匿名页或页缓存页折叠为</w:t>
      </w:r>
      <w:r>
        <w:rPr>
          <w:rFonts w:ascii="Times New Roman" w:eastAsia="宋体" w:hAnsi="Times New Roman"/>
          <w:sz w:val="24"/>
          <w:lang w:eastAsia="zh-CN"/>
        </w:rPr>
        <w:t xml:space="preserve"> 2MB </w:t>
      </w:r>
      <w:r>
        <w:rPr>
          <w:rFonts w:ascii="Times New Roman" w:eastAsia="宋体" w:hAnsi="Times New Roman"/>
          <w:sz w:val="24"/>
          <w:lang w:eastAsia="zh-CN"/>
        </w:rPr>
        <w:t>的</w:t>
      </w:r>
      <w:r>
        <w:rPr>
          <w:rFonts w:ascii="Times New Roman" w:eastAsia="宋体" w:hAnsi="Times New Roman"/>
          <w:sz w:val="24"/>
          <w:lang w:eastAsia="zh-CN"/>
        </w:rPr>
        <w:t xml:space="preserve"> PMD </w:t>
      </w:r>
      <w:r>
        <w:rPr>
          <w:rFonts w:ascii="Times New Roman" w:eastAsia="宋体" w:hAnsi="Times New Roman"/>
          <w:sz w:val="24"/>
          <w:lang w:eastAsia="zh-CN"/>
        </w:rPr>
        <w:t>级映射。</w:t>
      </w:r>
      <w:r>
        <w:rPr>
          <w:rFonts w:ascii="Times New Roman" w:eastAsia="宋体" w:hAnsi="Times New Roman"/>
          <w:sz w:val="24"/>
          <w:lang w:eastAsia="zh-CN"/>
        </w:rPr>
        <w:t xml:space="preserve">THP </w:t>
      </w:r>
      <w:r>
        <w:rPr>
          <w:rFonts w:ascii="Times New Roman" w:eastAsia="宋体" w:hAnsi="Times New Roman"/>
          <w:sz w:val="24"/>
          <w:lang w:eastAsia="zh-CN"/>
        </w:rPr>
        <w:t>同时提供</w:t>
      </w:r>
      <w:r>
        <w:rPr>
          <w:rFonts w:ascii="Times New Roman" w:eastAsia="宋体" w:hAnsi="Times New Roman"/>
          <w:sz w:val="24"/>
          <w:lang w:eastAsia="zh-CN"/>
        </w:rPr>
        <w:t xml:space="preserve"> madvise(MADV_HUGEPAGE / MADV_NOHUGEPAGE) </w:t>
      </w:r>
      <w:r>
        <w:rPr>
          <w:rFonts w:ascii="Times New Roman" w:eastAsia="宋体" w:hAnsi="Times New Roman"/>
          <w:sz w:val="24"/>
          <w:lang w:eastAsia="zh-CN"/>
        </w:rPr>
        <w:t>等</w:t>
      </w:r>
      <w:r>
        <w:rPr>
          <w:rFonts w:ascii="Times New Roman" w:eastAsia="宋体" w:hAnsi="Times New Roman"/>
          <w:sz w:val="24"/>
          <w:lang w:eastAsia="zh-CN"/>
        </w:rPr>
        <w:t xml:space="preserve"> hint </w:t>
      </w:r>
      <w:r>
        <w:rPr>
          <w:rFonts w:ascii="Times New Roman" w:eastAsia="宋体" w:hAnsi="Times New Roman"/>
          <w:sz w:val="24"/>
          <w:lang w:eastAsia="zh-CN"/>
        </w:rPr>
        <w:t>接口，允许应用按</w:t>
      </w:r>
      <w:r>
        <w:rPr>
          <w:rFonts w:ascii="Times New Roman" w:eastAsia="宋体" w:hAnsi="Times New Roman"/>
          <w:sz w:val="24"/>
          <w:lang w:eastAsia="zh-CN"/>
        </w:rPr>
        <w:t xml:space="preserve"> VMA </w:t>
      </w:r>
      <w:r>
        <w:rPr>
          <w:rFonts w:ascii="Times New Roman" w:eastAsia="宋体" w:hAnsi="Times New Roman"/>
          <w:sz w:val="24"/>
          <w:lang w:eastAsia="zh-CN"/>
        </w:rPr>
        <w:t>粒度表达大页偏好。</w:t>
      </w:r>
    </w:p>
    <w:p w14:paraId="7306AE18" w14:textId="77777777" w:rsidR="009F31DD" w:rsidRDefault="00591719">
      <w:pPr>
        <w:spacing w:line="360" w:lineRule="auto"/>
        <w:ind w:firstLine="480"/>
        <w:jc w:val="both"/>
        <w:rPr>
          <w:lang w:eastAsia="zh-CN"/>
        </w:rPr>
      </w:pPr>
      <w:r>
        <w:rPr>
          <w:rFonts w:ascii="Times New Roman" w:eastAsia="宋体" w:hAnsi="Times New Roman"/>
          <w:sz w:val="24"/>
          <w:lang w:eastAsia="zh-CN"/>
        </w:rPr>
        <w:t>从实践反馈来看，固定</w:t>
      </w:r>
      <w:r>
        <w:rPr>
          <w:rFonts w:ascii="Times New Roman" w:eastAsia="宋体" w:hAnsi="Times New Roman"/>
          <w:sz w:val="24"/>
          <w:lang w:eastAsia="zh-CN"/>
        </w:rPr>
        <w:t xml:space="preserve"> 2MB </w:t>
      </w:r>
      <w:r>
        <w:rPr>
          <w:rFonts w:ascii="Times New Roman" w:eastAsia="宋体" w:hAnsi="Times New Roman"/>
          <w:sz w:val="24"/>
          <w:lang w:eastAsia="zh-CN"/>
        </w:rPr>
        <w:t>的</w:t>
      </w:r>
      <w:r>
        <w:rPr>
          <w:rFonts w:ascii="Times New Roman" w:eastAsia="宋体" w:hAnsi="Times New Roman"/>
          <w:sz w:val="24"/>
          <w:lang w:eastAsia="zh-CN"/>
        </w:rPr>
        <w:t xml:space="preserve"> THP </w:t>
      </w:r>
      <w:r>
        <w:rPr>
          <w:rFonts w:ascii="Times New Roman" w:eastAsia="宋体" w:hAnsi="Times New Roman"/>
          <w:sz w:val="24"/>
          <w:lang w:eastAsia="zh-CN"/>
        </w:rPr>
        <w:t>同样暴露出一系列问题。首先，它在许多负载下会产生明显的内部碎片：应用的实际访问模式往往并未充分利用整整</w:t>
      </w:r>
      <w:r>
        <w:rPr>
          <w:rFonts w:ascii="Times New Roman" w:eastAsia="宋体" w:hAnsi="Times New Roman"/>
          <w:sz w:val="24"/>
          <w:lang w:eastAsia="zh-CN"/>
        </w:rPr>
        <w:t xml:space="preserve"> 2MB</w:t>
      </w:r>
      <w:r>
        <w:rPr>
          <w:rFonts w:ascii="Times New Roman" w:eastAsia="宋体" w:hAnsi="Times New Roman"/>
          <w:sz w:val="24"/>
          <w:lang w:eastAsia="zh-CN"/>
        </w:rPr>
        <w:t>，但只要有少量</w:t>
      </w:r>
      <w:r>
        <w:rPr>
          <w:rFonts w:ascii="Times New Roman" w:eastAsia="宋体" w:hAnsi="Times New Roman"/>
          <w:sz w:val="24"/>
          <w:lang w:eastAsia="zh-CN"/>
        </w:rPr>
        <w:t xml:space="preserve"> 4KB </w:t>
      </w:r>
      <w:r>
        <w:rPr>
          <w:rFonts w:ascii="Times New Roman" w:eastAsia="宋体" w:hAnsi="Times New Roman"/>
          <w:sz w:val="24"/>
          <w:lang w:eastAsia="zh-CN"/>
        </w:rPr>
        <w:t>子页被写入，整个大页就会常驻内存。其次，为了维持这些大页，内核需要频繁执行内存压缩（</w:t>
      </w:r>
      <w:r>
        <w:rPr>
          <w:rFonts w:ascii="Times New Roman" w:eastAsia="宋体" w:hAnsi="Times New Roman"/>
          <w:sz w:val="24"/>
          <w:lang w:eastAsia="zh-CN"/>
        </w:rPr>
        <w:t>compaction</w:t>
      </w:r>
      <w:r>
        <w:rPr>
          <w:rFonts w:ascii="Times New Roman" w:eastAsia="宋体" w:hAnsi="Times New Roman"/>
          <w:sz w:val="24"/>
          <w:lang w:eastAsia="zh-CN"/>
        </w:rPr>
        <w:t>）来寻找连续的</w:t>
      </w:r>
      <w:r>
        <w:rPr>
          <w:rFonts w:ascii="Times New Roman" w:eastAsia="宋体" w:hAnsi="Times New Roman"/>
          <w:sz w:val="24"/>
          <w:lang w:eastAsia="zh-CN"/>
        </w:rPr>
        <w:t xml:space="preserve"> 2MB </w:t>
      </w:r>
      <w:r>
        <w:rPr>
          <w:rFonts w:ascii="Times New Roman" w:eastAsia="宋体" w:hAnsi="Times New Roman"/>
          <w:sz w:val="24"/>
          <w:lang w:eastAsia="zh-CN"/>
        </w:rPr>
        <w:t>物理空间。在长期运行的系统上，这种高阶物理块分配本身就越来越困难。一旦物理内存被碎片化，</w:t>
      </w:r>
      <w:r>
        <w:rPr>
          <w:rFonts w:ascii="Times New Roman" w:eastAsia="宋体" w:hAnsi="Times New Roman"/>
          <w:sz w:val="24"/>
          <w:lang w:eastAsia="zh-CN"/>
        </w:rPr>
        <w:t xml:space="preserve">THP </w:t>
      </w:r>
      <w:r>
        <w:rPr>
          <w:rFonts w:ascii="Times New Roman" w:eastAsia="宋体" w:hAnsi="Times New Roman"/>
          <w:sz w:val="24"/>
          <w:lang w:eastAsia="zh-CN"/>
        </w:rPr>
        <w:t>分配失败率会显著升高，系统在大页折叠与回退到</w:t>
      </w:r>
      <w:r>
        <w:rPr>
          <w:rFonts w:ascii="Times New Roman" w:eastAsia="宋体" w:hAnsi="Times New Roman"/>
          <w:sz w:val="24"/>
          <w:lang w:eastAsia="zh-CN"/>
        </w:rPr>
        <w:t xml:space="preserve"> 4KB </w:t>
      </w:r>
      <w:r>
        <w:rPr>
          <w:rFonts w:ascii="Times New Roman" w:eastAsia="宋体" w:hAnsi="Times New Roman"/>
          <w:sz w:val="24"/>
          <w:lang w:eastAsia="zh-CN"/>
        </w:rPr>
        <w:t>小页之间反复抖动。引入额外的</w:t>
      </w:r>
      <w:r>
        <w:rPr>
          <w:rFonts w:ascii="Times New Roman" w:eastAsia="宋体" w:hAnsi="Times New Roman"/>
          <w:sz w:val="24"/>
          <w:lang w:eastAsia="zh-CN"/>
        </w:rPr>
        <w:t xml:space="preserve"> CPU </w:t>
      </w:r>
      <w:r>
        <w:rPr>
          <w:rFonts w:ascii="Times New Roman" w:eastAsia="宋体" w:hAnsi="Times New Roman"/>
          <w:sz w:val="24"/>
          <w:lang w:eastAsia="zh-CN"/>
        </w:rPr>
        <w:t>开销和延迟抖动</w:t>
      </w:r>
      <w:r>
        <w:rPr>
          <w:rFonts w:ascii="Times New Roman" w:eastAsia="宋体" w:hAnsi="Times New Roman"/>
          <w:sz w:val="24"/>
          <w:lang w:eastAsia="zh-CN"/>
        </w:rPr>
        <w:t>[13]</w:t>
      </w:r>
      <w:r>
        <w:rPr>
          <w:rFonts w:ascii="Times New Roman" w:eastAsia="宋体" w:hAnsi="Times New Roman"/>
          <w:sz w:val="24"/>
          <w:lang w:eastAsia="zh-CN"/>
        </w:rPr>
        <w:t>。</w:t>
      </w:r>
    </w:p>
    <w:p w14:paraId="6251B9CA" w14:textId="77777777" w:rsidR="009F31DD" w:rsidRDefault="00591719">
      <w:pPr>
        <w:spacing w:line="360" w:lineRule="auto"/>
        <w:ind w:firstLine="480"/>
        <w:jc w:val="both"/>
        <w:rPr>
          <w:lang w:eastAsia="zh-CN"/>
        </w:rPr>
      </w:pPr>
      <w:r>
        <w:rPr>
          <w:rFonts w:ascii="Times New Roman" w:eastAsia="宋体" w:hAnsi="Times New Roman"/>
          <w:sz w:val="24"/>
          <w:lang w:eastAsia="zh-CN"/>
        </w:rPr>
        <w:t>在围绕</w:t>
      </w:r>
      <w:r>
        <w:rPr>
          <w:rFonts w:ascii="Times New Roman" w:eastAsia="宋体" w:hAnsi="Times New Roman"/>
          <w:sz w:val="24"/>
          <w:lang w:eastAsia="zh-CN"/>
        </w:rPr>
        <w:t xml:space="preserve"> THP </w:t>
      </w:r>
      <w:r>
        <w:rPr>
          <w:rFonts w:ascii="Times New Roman" w:eastAsia="宋体" w:hAnsi="Times New Roman"/>
          <w:sz w:val="24"/>
          <w:lang w:eastAsia="zh-CN"/>
        </w:rPr>
        <w:t>内部碎片的讨论中，有内核开发者指出，问题的本质在于</w:t>
      </w:r>
      <w:r>
        <w:rPr>
          <w:rFonts w:ascii="Times New Roman" w:eastAsia="宋体" w:hAnsi="Times New Roman"/>
          <w:sz w:val="24"/>
          <w:lang w:eastAsia="zh-CN"/>
        </w:rPr>
        <w:t xml:space="preserve"> internal fragmentation</w:t>
      </w:r>
      <w:r>
        <w:rPr>
          <w:rFonts w:ascii="Times New Roman" w:eastAsia="宋体" w:hAnsi="Times New Roman"/>
          <w:sz w:val="24"/>
          <w:lang w:eastAsia="zh-CN"/>
        </w:rPr>
        <w:t>。也就是说，</w:t>
      </w:r>
      <w:r>
        <w:rPr>
          <w:rFonts w:ascii="Times New Roman" w:eastAsia="宋体" w:hAnsi="Times New Roman"/>
          <w:sz w:val="24"/>
          <w:lang w:eastAsia="zh-CN"/>
        </w:rPr>
        <w:t xml:space="preserve">THP </w:t>
      </w:r>
      <w:r>
        <w:rPr>
          <w:rFonts w:ascii="Times New Roman" w:eastAsia="宋体" w:hAnsi="Times New Roman"/>
          <w:sz w:val="24"/>
          <w:lang w:eastAsia="zh-CN"/>
        </w:rPr>
        <w:t>内部可能存在从未被写入的</w:t>
      </w:r>
      <w:r>
        <w:rPr>
          <w:rFonts w:ascii="Times New Roman" w:eastAsia="宋体" w:hAnsi="Times New Roman"/>
          <w:sz w:val="24"/>
          <w:lang w:eastAsia="zh-CN"/>
        </w:rPr>
        <w:t xml:space="preserve"> 4KB </w:t>
      </w:r>
      <w:r>
        <w:rPr>
          <w:rFonts w:ascii="Times New Roman" w:eastAsia="宋体" w:hAnsi="Times New Roman"/>
          <w:sz w:val="24"/>
          <w:lang w:eastAsia="zh-CN"/>
        </w:rPr>
        <w:t>子页</w:t>
      </w:r>
      <w:r>
        <w:rPr>
          <w:rFonts w:ascii="Times New Roman" w:eastAsia="宋体" w:hAnsi="Times New Roman"/>
          <w:sz w:val="24"/>
          <w:lang w:eastAsia="zh-CN"/>
        </w:rPr>
        <w:t>[10][13]</w:t>
      </w:r>
      <w:r>
        <w:rPr>
          <w:rFonts w:ascii="Times New Roman" w:eastAsia="宋体" w:hAnsi="Times New Roman"/>
          <w:sz w:val="24"/>
          <w:lang w:eastAsia="zh-CN"/>
        </w:rPr>
        <w:t>。在现实负载中，应用实际访问的工作集可能小于</w:t>
      </w:r>
      <w:r>
        <w:rPr>
          <w:rFonts w:ascii="Times New Roman" w:eastAsia="宋体" w:hAnsi="Times New Roman"/>
          <w:sz w:val="24"/>
          <w:lang w:eastAsia="zh-CN"/>
        </w:rPr>
        <w:t xml:space="preserve"> 2MB</w:t>
      </w:r>
      <w:r>
        <w:rPr>
          <w:rFonts w:ascii="Times New Roman" w:eastAsia="宋体" w:hAnsi="Times New Roman"/>
          <w:sz w:val="24"/>
          <w:lang w:eastAsia="zh-CN"/>
        </w:rPr>
        <w:t>，但</w:t>
      </w:r>
      <w:r>
        <w:rPr>
          <w:rFonts w:ascii="Times New Roman" w:eastAsia="宋体" w:hAnsi="Times New Roman"/>
          <w:sz w:val="24"/>
          <w:lang w:eastAsia="zh-CN"/>
        </w:rPr>
        <w:t xml:space="preserve"> THP </w:t>
      </w:r>
      <w:r>
        <w:rPr>
          <w:rFonts w:ascii="Times New Roman" w:eastAsia="宋体" w:hAnsi="Times New Roman"/>
          <w:sz w:val="24"/>
          <w:lang w:eastAsia="zh-CN"/>
        </w:rPr>
        <w:t>仍需要为整块</w:t>
      </w:r>
      <w:r>
        <w:rPr>
          <w:rFonts w:ascii="Times New Roman" w:eastAsia="宋体" w:hAnsi="Times New Roman"/>
          <w:sz w:val="24"/>
          <w:lang w:eastAsia="zh-CN"/>
        </w:rPr>
        <w:t xml:space="preserve"> 2MB </w:t>
      </w:r>
      <w:r>
        <w:rPr>
          <w:rFonts w:ascii="Times New Roman" w:eastAsia="宋体" w:hAnsi="Times New Roman"/>
          <w:sz w:val="24"/>
          <w:lang w:eastAsia="zh-CN"/>
        </w:rPr>
        <w:t>大页分配物理内存并维护页表映射。</w:t>
      </w:r>
    </w:p>
    <w:p w14:paraId="745169F3" w14:textId="77777777" w:rsidR="009F31DD" w:rsidRDefault="00591719">
      <w:pPr>
        <w:spacing w:line="360" w:lineRule="auto"/>
        <w:ind w:firstLine="480"/>
        <w:jc w:val="both"/>
        <w:rPr>
          <w:lang w:eastAsia="zh-CN"/>
        </w:rPr>
      </w:pPr>
      <w:r>
        <w:rPr>
          <w:rFonts w:ascii="Times New Roman" w:eastAsia="宋体" w:hAnsi="Times New Roman"/>
          <w:sz w:val="24"/>
        </w:rPr>
        <w:t>与</w:t>
      </w:r>
      <w:r>
        <w:rPr>
          <w:rFonts w:ascii="Times New Roman" w:eastAsia="宋体" w:hAnsi="Times New Roman"/>
          <w:sz w:val="24"/>
        </w:rPr>
        <w:t xml:space="preserve"> hugetlbfs </w:t>
      </w:r>
      <w:r>
        <w:rPr>
          <w:rFonts w:ascii="Times New Roman" w:eastAsia="宋体" w:hAnsi="Times New Roman"/>
          <w:sz w:val="24"/>
        </w:rPr>
        <w:t>和</w:t>
      </w:r>
      <w:r>
        <w:rPr>
          <w:rFonts w:ascii="Times New Roman" w:eastAsia="宋体" w:hAnsi="Times New Roman"/>
          <w:sz w:val="24"/>
        </w:rPr>
        <w:t xml:space="preserve"> THP </w:t>
      </w:r>
      <w:r>
        <w:rPr>
          <w:rFonts w:ascii="Times New Roman" w:eastAsia="宋体" w:hAnsi="Times New Roman"/>
          <w:sz w:val="24"/>
        </w:rPr>
        <w:t>面向用户空间的大页不同，复合页（</w:t>
      </w:r>
      <w:r>
        <w:rPr>
          <w:rFonts w:ascii="Times New Roman" w:eastAsia="宋体" w:hAnsi="Times New Roman"/>
          <w:sz w:val="24"/>
        </w:rPr>
        <w:t>Compound Page</w:t>
      </w:r>
      <w:r>
        <w:rPr>
          <w:rFonts w:ascii="Times New Roman" w:eastAsia="宋体" w:hAnsi="Times New Roman"/>
          <w:sz w:val="24"/>
        </w:rPr>
        <w:t>）是内核内部用来</w:t>
      </w:r>
      <w:r>
        <w:rPr>
          <w:rFonts w:ascii="Times New Roman" w:eastAsia="宋体" w:hAnsi="Times New Roman"/>
          <w:sz w:val="24"/>
        </w:rPr>
        <w:t>“</w:t>
      </w:r>
      <w:r>
        <w:rPr>
          <w:rFonts w:ascii="Times New Roman" w:eastAsia="宋体" w:hAnsi="Times New Roman"/>
          <w:sz w:val="24"/>
        </w:rPr>
        <w:t>拼接</w:t>
      </w:r>
      <w:r>
        <w:rPr>
          <w:rFonts w:ascii="Times New Roman" w:eastAsia="宋体" w:hAnsi="Times New Roman"/>
          <w:sz w:val="24"/>
        </w:rPr>
        <w:t>”</w:t>
      </w:r>
      <w:r>
        <w:rPr>
          <w:rFonts w:ascii="Times New Roman" w:eastAsia="宋体" w:hAnsi="Times New Roman"/>
          <w:sz w:val="24"/>
        </w:rPr>
        <w:t>多个连续</w:t>
      </w:r>
      <w:r>
        <w:rPr>
          <w:rFonts w:ascii="Times New Roman" w:eastAsia="宋体" w:hAnsi="Times New Roman"/>
          <w:sz w:val="24"/>
        </w:rPr>
        <w:t xml:space="preserve"> 4KB </w:t>
      </w:r>
      <w:r>
        <w:rPr>
          <w:rFonts w:ascii="Times New Roman" w:eastAsia="宋体" w:hAnsi="Times New Roman"/>
          <w:sz w:val="24"/>
        </w:rPr>
        <w:t>页的通用机制。它通过让一个</w:t>
      </w:r>
      <w:r>
        <w:rPr>
          <w:rFonts w:ascii="Times New Roman" w:eastAsia="宋体" w:hAnsi="Times New Roman"/>
          <w:sz w:val="24"/>
        </w:rPr>
        <w:t xml:space="preserve"> head page </w:t>
      </w:r>
      <w:r>
        <w:rPr>
          <w:rFonts w:ascii="Times New Roman" w:eastAsia="宋体" w:hAnsi="Times New Roman"/>
          <w:sz w:val="24"/>
        </w:rPr>
        <w:t>持有整体元数据，并将其后的若干</w:t>
      </w:r>
      <w:r>
        <w:rPr>
          <w:rFonts w:ascii="Times New Roman" w:eastAsia="宋体" w:hAnsi="Times New Roman"/>
          <w:sz w:val="24"/>
        </w:rPr>
        <w:t xml:space="preserve"> tail page </w:t>
      </w:r>
      <w:r>
        <w:rPr>
          <w:rFonts w:ascii="Times New Roman" w:eastAsia="宋体" w:hAnsi="Times New Roman"/>
          <w:sz w:val="24"/>
        </w:rPr>
        <w:t>标记为附属，向上暴露出一个比</w:t>
      </w:r>
      <w:r>
        <w:rPr>
          <w:rFonts w:ascii="Times New Roman" w:eastAsia="宋体" w:hAnsi="Times New Roman"/>
          <w:sz w:val="24"/>
        </w:rPr>
        <w:t xml:space="preserve"> 4KB </w:t>
      </w:r>
      <w:r>
        <w:rPr>
          <w:rFonts w:ascii="Times New Roman" w:eastAsia="宋体" w:hAnsi="Times New Roman"/>
          <w:sz w:val="24"/>
        </w:rPr>
        <w:t>更大的逻辑页。</w:t>
      </w:r>
      <w:r>
        <w:rPr>
          <w:rFonts w:ascii="Times New Roman" w:eastAsia="宋体" w:hAnsi="Times New Roman"/>
          <w:sz w:val="24"/>
          <w:lang w:eastAsia="zh-CN"/>
        </w:rPr>
        <w:t>早期的</w:t>
      </w:r>
      <w:r>
        <w:rPr>
          <w:rFonts w:ascii="Times New Roman" w:eastAsia="宋体" w:hAnsi="Times New Roman"/>
          <w:sz w:val="24"/>
          <w:lang w:eastAsia="zh-CN"/>
        </w:rPr>
        <w:t xml:space="preserve"> THP </w:t>
      </w:r>
      <w:r>
        <w:rPr>
          <w:rFonts w:ascii="Times New Roman" w:eastAsia="宋体" w:hAnsi="Times New Roman"/>
          <w:sz w:val="24"/>
          <w:lang w:eastAsia="zh-CN"/>
        </w:rPr>
        <w:t>实现、文件系统页缓存的大页化、高阶伙伴分配等，都不同程度地依赖于这一机制。从抽象上看，复合页为</w:t>
      </w:r>
      <w:r>
        <w:rPr>
          <w:rFonts w:ascii="Times New Roman" w:eastAsia="宋体" w:hAnsi="Times New Roman"/>
          <w:sz w:val="24"/>
          <w:lang w:eastAsia="zh-CN"/>
        </w:rPr>
        <w:t>“</w:t>
      </w:r>
      <w:r>
        <w:rPr>
          <w:rFonts w:ascii="Times New Roman" w:eastAsia="宋体" w:hAnsi="Times New Roman"/>
          <w:sz w:val="24"/>
          <w:lang w:eastAsia="zh-CN"/>
        </w:rPr>
        <w:t>动态大小的大页</w:t>
      </w:r>
      <w:r>
        <w:rPr>
          <w:rFonts w:ascii="Times New Roman" w:eastAsia="宋体" w:hAnsi="Times New Roman"/>
          <w:sz w:val="24"/>
          <w:lang w:eastAsia="zh-CN"/>
        </w:rPr>
        <w:t>”</w:t>
      </w:r>
      <w:r>
        <w:rPr>
          <w:rFonts w:ascii="Times New Roman" w:eastAsia="宋体" w:hAnsi="Times New Roman"/>
          <w:sz w:val="24"/>
          <w:lang w:eastAsia="zh-CN"/>
        </w:rPr>
        <w:t>提供了基础设施。</w:t>
      </w:r>
    </w:p>
    <w:p w14:paraId="725A7ADF" w14:textId="77777777" w:rsidR="009F31DD" w:rsidRDefault="00591719">
      <w:pPr>
        <w:spacing w:line="360" w:lineRule="auto"/>
        <w:ind w:firstLine="480"/>
        <w:jc w:val="both"/>
        <w:rPr>
          <w:lang w:eastAsia="zh-CN"/>
        </w:rPr>
      </w:pPr>
      <w:r>
        <w:rPr>
          <w:rFonts w:ascii="Times New Roman" w:eastAsia="宋体" w:hAnsi="Times New Roman"/>
          <w:sz w:val="24"/>
          <w:lang w:eastAsia="zh-CN"/>
        </w:rPr>
        <w:t>复合页的设计在接口层面也存在隐患。许多内存管理</w:t>
      </w:r>
      <w:r>
        <w:rPr>
          <w:rFonts w:ascii="Times New Roman" w:eastAsia="宋体" w:hAnsi="Times New Roman"/>
          <w:sz w:val="24"/>
          <w:lang w:eastAsia="zh-CN"/>
        </w:rPr>
        <w:t xml:space="preserve"> API </w:t>
      </w:r>
      <w:r>
        <w:rPr>
          <w:rFonts w:ascii="Times New Roman" w:eastAsia="宋体" w:hAnsi="Times New Roman"/>
          <w:sz w:val="24"/>
          <w:lang w:eastAsia="zh-CN"/>
        </w:rPr>
        <w:t>仍以</w:t>
      </w:r>
      <w:r>
        <w:rPr>
          <w:rFonts w:ascii="Times New Roman" w:eastAsia="宋体" w:hAnsi="Times New Roman"/>
          <w:sz w:val="24"/>
          <w:lang w:eastAsia="zh-CN"/>
        </w:rPr>
        <w:t xml:space="preserve"> struct page * </w:t>
      </w:r>
      <w:r>
        <w:rPr>
          <w:rFonts w:ascii="Times New Roman" w:eastAsia="宋体" w:hAnsi="Times New Roman"/>
          <w:sz w:val="24"/>
          <w:lang w:eastAsia="zh-CN"/>
        </w:rPr>
        <w:t>作为参数，调用者拿到的指针可能指向</w:t>
      </w:r>
      <w:r>
        <w:rPr>
          <w:rFonts w:ascii="Times New Roman" w:eastAsia="宋体" w:hAnsi="Times New Roman"/>
          <w:sz w:val="24"/>
          <w:lang w:eastAsia="zh-CN"/>
        </w:rPr>
        <w:t xml:space="preserve"> head page</w:t>
      </w:r>
      <w:r>
        <w:rPr>
          <w:rFonts w:ascii="Times New Roman" w:eastAsia="宋体" w:hAnsi="Times New Roman"/>
          <w:sz w:val="24"/>
          <w:lang w:eastAsia="zh-CN"/>
        </w:rPr>
        <w:t>，也可能指向</w:t>
      </w:r>
      <w:r>
        <w:rPr>
          <w:rFonts w:ascii="Times New Roman" w:eastAsia="宋体" w:hAnsi="Times New Roman"/>
          <w:sz w:val="24"/>
          <w:lang w:eastAsia="zh-CN"/>
        </w:rPr>
        <w:t xml:space="preserve"> tail page</w:t>
      </w:r>
      <w:r>
        <w:rPr>
          <w:rFonts w:ascii="Times New Roman" w:eastAsia="宋体" w:hAnsi="Times New Roman"/>
          <w:sz w:val="24"/>
          <w:lang w:eastAsia="zh-CN"/>
        </w:rPr>
        <w:t>。如果代码在</w:t>
      </w:r>
      <w:r>
        <w:rPr>
          <w:rFonts w:ascii="Times New Roman" w:eastAsia="宋体" w:hAnsi="Times New Roman"/>
          <w:sz w:val="24"/>
          <w:lang w:eastAsia="zh-CN"/>
        </w:rPr>
        <w:t xml:space="preserve"> tail page </w:t>
      </w:r>
      <w:r>
        <w:rPr>
          <w:rFonts w:ascii="Times New Roman" w:eastAsia="宋体" w:hAnsi="Times New Roman"/>
          <w:sz w:val="24"/>
          <w:lang w:eastAsia="zh-CN"/>
        </w:rPr>
        <w:t>上错误地加锁、调整引用计数或挂接</w:t>
      </w:r>
      <w:r>
        <w:rPr>
          <w:rFonts w:ascii="Times New Roman" w:eastAsia="宋体" w:hAnsi="Times New Roman"/>
          <w:sz w:val="24"/>
          <w:lang w:eastAsia="zh-CN"/>
        </w:rPr>
        <w:t xml:space="preserve"> LRU</w:t>
      </w:r>
      <w:r>
        <w:rPr>
          <w:rFonts w:ascii="Times New Roman" w:eastAsia="宋体" w:hAnsi="Times New Roman"/>
          <w:sz w:val="24"/>
          <w:lang w:eastAsia="zh-CN"/>
        </w:rPr>
        <w:t>，就可能破坏复合页内部结构。因此，大量内核代码需要反复调用</w:t>
      </w:r>
      <w:r>
        <w:rPr>
          <w:rFonts w:ascii="Times New Roman" w:eastAsia="宋体" w:hAnsi="Times New Roman"/>
          <w:sz w:val="24"/>
          <w:lang w:eastAsia="zh-CN"/>
        </w:rPr>
        <w:t xml:space="preserve"> compound_head()</w:t>
      </w:r>
      <w:r>
        <w:rPr>
          <w:rFonts w:ascii="Times New Roman" w:eastAsia="宋体" w:hAnsi="Times New Roman"/>
          <w:sz w:val="24"/>
          <w:lang w:eastAsia="zh-CN"/>
        </w:rPr>
        <w:t>、</w:t>
      </w:r>
      <w:r>
        <w:rPr>
          <w:rFonts w:ascii="Times New Roman" w:eastAsia="宋体" w:hAnsi="Times New Roman"/>
          <w:sz w:val="24"/>
          <w:lang w:eastAsia="zh-CN"/>
        </w:rPr>
        <w:t>PageHead()</w:t>
      </w:r>
      <w:r>
        <w:rPr>
          <w:rFonts w:ascii="Times New Roman" w:eastAsia="宋体" w:hAnsi="Times New Roman"/>
          <w:sz w:val="24"/>
          <w:lang w:eastAsia="zh-CN"/>
        </w:rPr>
        <w:t>、</w:t>
      </w:r>
      <w:r>
        <w:rPr>
          <w:rFonts w:ascii="Times New Roman" w:eastAsia="宋体" w:hAnsi="Times New Roman"/>
          <w:sz w:val="24"/>
          <w:lang w:eastAsia="zh-CN"/>
        </w:rPr>
        <w:t xml:space="preserve">PageTail() </w:t>
      </w:r>
      <w:r>
        <w:rPr>
          <w:rFonts w:ascii="Times New Roman" w:eastAsia="宋体" w:hAnsi="Times New Roman"/>
          <w:sz w:val="24"/>
          <w:lang w:eastAsia="zh-CN"/>
        </w:rPr>
        <w:t>等辅助函数来判断</w:t>
      </w:r>
      <w:r>
        <w:rPr>
          <w:rFonts w:ascii="Times New Roman" w:eastAsia="宋体" w:hAnsi="Times New Roman"/>
          <w:sz w:val="24"/>
          <w:lang w:eastAsia="zh-CN"/>
        </w:rPr>
        <w:t xml:space="preserve"> page </w:t>
      </w:r>
      <w:r>
        <w:rPr>
          <w:rFonts w:ascii="Times New Roman" w:eastAsia="宋体" w:hAnsi="Times New Roman"/>
          <w:sz w:val="24"/>
          <w:lang w:eastAsia="zh-CN"/>
        </w:rPr>
        <w:t>角色，这增加了代码审查和维护成本。</w:t>
      </w:r>
    </w:p>
    <w:p w14:paraId="1428B6EC"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hugetlbfs</w:t>
      </w:r>
      <w:r>
        <w:rPr>
          <w:rFonts w:ascii="Times New Roman" w:eastAsia="宋体" w:hAnsi="Times New Roman"/>
          <w:sz w:val="24"/>
          <w:lang w:eastAsia="zh-CN"/>
        </w:rPr>
        <w:t>、</w:t>
      </w:r>
      <w:r>
        <w:rPr>
          <w:rFonts w:ascii="Times New Roman" w:eastAsia="宋体" w:hAnsi="Times New Roman"/>
          <w:sz w:val="24"/>
          <w:lang w:eastAsia="zh-CN"/>
        </w:rPr>
        <w:t xml:space="preserve">THP </w:t>
      </w:r>
      <w:r>
        <w:rPr>
          <w:rFonts w:ascii="Times New Roman" w:eastAsia="宋体" w:hAnsi="Times New Roman"/>
          <w:sz w:val="24"/>
          <w:lang w:eastAsia="zh-CN"/>
        </w:rPr>
        <w:t>和复合页分别处理不同层面的大页问题。</w:t>
      </w:r>
      <w:r>
        <w:rPr>
          <w:rFonts w:ascii="Times New Roman" w:eastAsia="宋体" w:hAnsi="Times New Roman"/>
          <w:sz w:val="24"/>
          <w:lang w:eastAsia="zh-CN"/>
        </w:rPr>
        <w:t xml:space="preserve">hugetlbfs </w:t>
      </w:r>
      <w:r>
        <w:rPr>
          <w:rFonts w:ascii="Times New Roman" w:eastAsia="宋体" w:hAnsi="Times New Roman"/>
          <w:sz w:val="24"/>
          <w:lang w:eastAsia="zh-CN"/>
        </w:rPr>
        <w:t>提供显式接口和隔离语义，但使用成本较高；</w:t>
      </w:r>
      <w:r>
        <w:rPr>
          <w:rFonts w:ascii="Times New Roman" w:eastAsia="宋体" w:hAnsi="Times New Roman"/>
          <w:sz w:val="24"/>
          <w:lang w:eastAsia="zh-CN"/>
        </w:rPr>
        <w:t xml:space="preserve">THP </w:t>
      </w:r>
      <w:r>
        <w:rPr>
          <w:rFonts w:ascii="Times New Roman" w:eastAsia="宋体" w:hAnsi="Times New Roman"/>
          <w:sz w:val="24"/>
          <w:lang w:eastAsia="zh-CN"/>
        </w:rPr>
        <w:t>对应用透明，却主要围绕固定</w:t>
      </w:r>
      <w:r>
        <w:rPr>
          <w:rFonts w:ascii="Times New Roman" w:eastAsia="宋体" w:hAnsi="Times New Roman"/>
          <w:sz w:val="24"/>
          <w:lang w:eastAsia="zh-CN"/>
        </w:rPr>
        <w:t xml:space="preserve"> 2 MiB </w:t>
      </w:r>
      <w:r>
        <w:rPr>
          <w:rFonts w:ascii="Times New Roman" w:eastAsia="宋体" w:hAnsi="Times New Roman"/>
          <w:sz w:val="24"/>
          <w:lang w:eastAsia="zh-CN"/>
        </w:rPr>
        <w:t>粒度工作；复合页在内核内部复用</w:t>
      </w:r>
      <w:r>
        <w:rPr>
          <w:rFonts w:ascii="Times New Roman" w:eastAsia="宋体" w:hAnsi="Times New Roman"/>
          <w:sz w:val="24"/>
          <w:lang w:eastAsia="zh-CN"/>
        </w:rPr>
        <w:t xml:space="preserve"> head/tail </w:t>
      </w:r>
      <w:r>
        <w:rPr>
          <w:rFonts w:ascii="Times New Roman" w:eastAsia="宋体" w:hAnsi="Times New Roman"/>
          <w:sz w:val="24"/>
          <w:lang w:eastAsia="zh-CN"/>
        </w:rPr>
        <w:t>组织方式，但接口容易混入传统</w:t>
      </w:r>
      <w:r>
        <w:rPr>
          <w:rFonts w:ascii="Times New Roman" w:eastAsia="宋体" w:hAnsi="Times New Roman"/>
          <w:sz w:val="24"/>
          <w:lang w:eastAsia="zh-CN"/>
        </w:rPr>
        <w:t xml:space="preserve"> page </w:t>
      </w:r>
      <w:r>
        <w:rPr>
          <w:rFonts w:ascii="Times New Roman" w:eastAsia="宋体" w:hAnsi="Times New Roman"/>
          <w:sz w:val="24"/>
          <w:lang w:eastAsia="zh-CN"/>
        </w:rPr>
        <w:t>假设。</w:t>
      </w:r>
      <w:r>
        <w:rPr>
          <w:rFonts w:ascii="Times New Roman" w:eastAsia="宋体" w:hAnsi="Times New Roman"/>
          <w:sz w:val="24"/>
          <w:lang w:eastAsia="zh-CN"/>
        </w:rPr>
        <w:t xml:space="preserve">Folio </w:t>
      </w:r>
      <w:r>
        <w:rPr>
          <w:rFonts w:ascii="Times New Roman" w:eastAsia="宋体" w:hAnsi="Times New Roman"/>
          <w:sz w:val="24"/>
          <w:lang w:eastAsia="zh-CN"/>
        </w:rPr>
        <w:t>的引入，是为了让页缓存和内存管理代码用更明确的类型表示一个逻辑页，并支撑后续多尺寸页缓存对象。</w:t>
      </w:r>
    </w:p>
    <w:p w14:paraId="78FE4396" w14:textId="77777777" w:rsidR="009F31DD" w:rsidRDefault="00591719">
      <w:pPr>
        <w:pStyle w:val="31"/>
        <w:rPr>
          <w:lang w:eastAsia="zh-CN"/>
        </w:rPr>
      </w:pPr>
      <w:bookmarkStart w:id="65" w:name="_Toc227766941"/>
      <w:bookmarkStart w:id="66" w:name="_Toc228288609"/>
      <w:bookmarkStart w:id="67" w:name="_Toc229384980"/>
      <w:r>
        <w:rPr>
          <w:rFonts w:ascii="Times New Roman" w:eastAsia="宋体" w:hAnsi="Times New Roman"/>
          <w:lang w:eastAsia="zh-CN"/>
        </w:rPr>
        <w:t xml:space="preserve">2.1.2  Folio </w:t>
      </w:r>
      <w:r>
        <w:rPr>
          <w:rFonts w:ascii="Times New Roman" w:eastAsia="宋体" w:hAnsi="Times New Roman"/>
          <w:lang w:eastAsia="zh-CN"/>
        </w:rPr>
        <w:t>在内核中的演进现状与趋势</w:t>
      </w:r>
      <w:bookmarkEnd w:id="65"/>
      <w:bookmarkEnd w:id="66"/>
      <w:bookmarkEnd w:id="67"/>
    </w:p>
    <w:p w14:paraId="4D73D91D" w14:textId="77777777" w:rsidR="009F31DD" w:rsidRDefault="00591719">
      <w:pPr>
        <w:spacing w:line="360" w:lineRule="auto"/>
        <w:ind w:firstLine="480"/>
        <w:jc w:val="both"/>
        <w:rPr>
          <w:lang w:eastAsia="zh-CN"/>
        </w:rPr>
      </w:pPr>
      <w:r>
        <w:rPr>
          <w:rFonts w:ascii="Times New Roman" w:eastAsia="宋体" w:hAnsi="Times New Roman"/>
          <w:sz w:val="24"/>
        </w:rPr>
        <w:t>为了解决上述</w:t>
      </w:r>
      <w:r>
        <w:rPr>
          <w:rFonts w:ascii="Times New Roman" w:eastAsia="宋体" w:hAnsi="Times New Roman"/>
          <w:sz w:val="24"/>
        </w:rPr>
        <w:t xml:space="preserve"> hugetlbfs/THP/</w:t>
      </w:r>
      <w:r>
        <w:rPr>
          <w:rFonts w:ascii="Times New Roman" w:eastAsia="宋体" w:hAnsi="Times New Roman"/>
          <w:sz w:val="24"/>
        </w:rPr>
        <w:t>复合页各自为政以及接口语义混乱的问题，</w:t>
      </w:r>
      <w:r>
        <w:rPr>
          <w:rFonts w:ascii="Times New Roman" w:eastAsia="宋体" w:hAnsi="Times New Roman"/>
          <w:sz w:val="24"/>
        </w:rPr>
        <w:t xml:space="preserve">Matthew Wilcox </w:t>
      </w:r>
      <w:r>
        <w:rPr>
          <w:rFonts w:ascii="Times New Roman" w:eastAsia="宋体" w:hAnsi="Times New Roman"/>
          <w:sz w:val="24"/>
        </w:rPr>
        <w:t>自</w:t>
      </w:r>
      <w:r>
        <w:rPr>
          <w:rFonts w:ascii="Times New Roman" w:eastAsia="宋体" w:hAnsi="Times New Roman"/>
          <w:sz w:val="24"/>
        </w:rPr>
        <w:t xml:space="preserve"> 5.15 </w:t>
      </w:r>
      <w:r>
        <w:rPr>
          <w:rFonts w:ascii="Times New Roman" w:eastAsia="宋体" w:hAnsi="Times New Roman"/>
          <w:sz w:val="24"/>
        </w:rPr>
        <w:t>版本开始在内核中引入了</w:t>
      </w:r>
      <w:r>
        <w:rPr>
          <w:rFonts w:ascii="Times New Roman" w:eastAsia="宋体" w:hAnsi="Times New Roman"/>
          <w:sz w:val="24"/>
        </w:rPr>
        <w:t xml:space="preserve"> struct folio[11]</w:t>
      </w:r>
      <w:r>
        <w:rPr>
          <w:rFonts w:ascii="Times New Roman" w:eastAsia="宋体" w:hAnsi="Times New Roman"/>
          <w:sz w:val="24"/>
        </w:rPr>
        <w:t>。</w:t>
      </w:r>
      <w:r>
        <w:rPr>
          <w:rFonts w:ascii="Times New Roman" w:eastAsia="宋体" w:hAnsi="Times New Roman"/>
          <w:sz w:val="24"/>
        </w:rPr>
        <w:t xml:space="preserve">Folio </w:t>
      </w:r>
      <w:r>
        <w:rPr>
          <w:rFonts w:ascii="Times New Roman" w:eastAsia="宋体" w:hAnsi="Times New Roman"/>
          <w:sz w:val="24"/>
        </w:rPr>
        <w:t>在类型系统上强制区分了</w:t>
      </w:r>
      <w:r>
        <w:rPr>
          <w:rFonts w:ascii="Times New Roman" w:eastAsia="宋体" w:hAnsi="Times New Roman"/>
          <w:sz w:val="24"/>
        </w:rPr>
        <w:t>“</w:t>
      </w:r>
      <w:r>
        <w:rPr>
          <w:rFonts w:ascii="Times New Roman" w:eastAsia="宋体" w:hAnsi="Times New Roman"/>
          <w:sz w:val="24"/>
        </w:rPr>
        <w:t>单页</w:t>
      </w:r>
      <w:r>
        <w:rPr>
          <w:rFonts w:ascii="Times New Roman" w:eastAsia="宋体" w:hAnsi="Times New Roman"/>
          <w:sz w:val="24"/>
        </w:rPr>
        <w:t>/</w:t>
      </w:r>
      <w:r>
        <w:rPr>
          <w:rFonts w:ascii="Times New Roman" w:eastAsia="宋体" w:hAnsi="Times New Roman"/>
          <w:sz w:val="24"/>
        </w:rPr>
        <w:t>复合页整体</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页内的子页</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lang w:eastAsia="zh-CN"/>
        </w:rPr>
        <w:t>一个</w:t>
      </w:r>
      <w:r>
        <w:rPr>
          <w:rFonts w:ascii="Times New Roman" w:eastAsia="宋体" w:hAnsi="Times New Roman"/>
          <w:sz w:val="24"/>
          <w:lang w:eastAsia="zh-CN"/>
        </w:rPr>
        <w:t xml:space="preserve"> Folio </w:t>
      </w:r>
      <w:r>
        <w:rPr>
          <w:rFonts w:ascii="Times New Roman" w:eastAsia="宋体" w:hAnsi="Times New Roman"/>
          <w:sz w:val="24"/>
          <w:lang w:eastAsia="zh-CN"/>
        </w:rPr>
        <w:t>结构体自身即代表一个完整的、物理连续的内存单元，不再需要区分头尾。</w:t>
      </w:r>
    </w:p>
    <w:p w14:paraId="705CFEAE" w14:textId="77777777" w:rsidR="009F31DD" w:rsidRDefault="00591719">
      <w:pPr>
        <w:shd w:val="clear" w:color="auto" w:fill="1E1E1E"/>
        <w:spacing w:after="0" w:line="240" w:lineRule="auto"/>
      </w:pPr>
      <w:r>
        <w:rPr>
          <w:rFonts w:ascii="微软雅黑" w:hAnsi="微软雅黑"/>
          <w:color w:val="6A9955"/>
          <w:sz w:val="20"/>
        </w:rPr>
        <w:t>// File: include/linux/mm_types.h</w:t>
      </w:r>
    </w:p>
    <w:p w14:paraId="3AA34E8D" w14:textId="77777777" w:rsidR="009F31DD" w:rsidRDefault="00591719">
      <w:pPr>
        <w:shd w:val="clear" w:color="auto" w:fill="1E1E1E"/>
        <w:spacing w:after="0" w:line="240" w:lineRule="auto"/>
      </w:pPr>
      <w:r>
        <w:rPr>
          <w:rFonts w:ascii="微软雅黑" w:hAnsi="微软雅黑"/>
          <w:color w:val="D4D4D4"/>
          <w:sz w:val="20"/>
        </w:rPr>
        <w:br/>
      </w:r>
    </w:p>
    <w:p w14:paraId="26093C15" w14:textId="77777777" w:rsidR="009F31DD" w:rsidRDefault="00591719">
      <w:pPr>
        <w:shd w:val="clear" w:color="auto" w:fill="1E1E1E"/>
        <w:spacing w:after="0" w:line="240" w:lineRule="auto"/>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p>
    <w:p w14:paraId="4B52C8B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public: */</w:t>
      </w:r>
    </w:p>
    <w:p w14:paraId="41EA310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14:paraId="5068982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list_head</w:t>
      </w:r>
      <w:r>
        <w:rPr>
          <w:rFonts w:ascii="微软雅黑" w:hAnsi="微软雅黑"/>
          <w:color w:val="D4D4D4"/>
          <w:sz w:val="20"/>
        </w:rPr>
        <w:t xml:space="preserve"> </w:t>
      </w:r>
      <w:r>
        <w:rPr>
          <w:rFonts w:ascii="微软雅黑" w:hAnsi="微软雅黑"/>
          <w:color w:val="9CDCFE"/>
          <w:sz w:val="20"/>
        </w:rPr>
        <w:t>lru</w:t>
      </w:r>
      <w:r>
        <w:rPr>
          <w:rFonts w:ascii="微软雅黑" w:hAnsi="微软雅黑"/>
          <w:color w:val="D16969"/>
          <w:sz w:val="20"/>
        </w:rPr>
        <w:t>;</w:t>
      </w:r>
    </w:p>
    <w:p w14:paraId="57A15D7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14:paraId="648A930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p>
    <w:p w14:paraId="3336C79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p>
    <w:p w14:paraId="5792A14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_mapcount</w:t>
      </w:r>
      <w:r>
        <w:rPr>
          <w:rFonts w:ascii="微软雅黑" w:hAnsi="微软雅黑"/>
          <w:color w:val="D16969"/>
          <w:sz w:val="20"/>
        </w:rPr>
        <w:t>;</w:t>
      </w:r>
    </w:p>
    <w:p w14:paraId="2F40E81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_refcount</w:t>
      </w:r>
      <w:r>
        <w:rPr>
          <w:rFonts w:ascii="微软雅黑" w:hAnsi="微软雅黑"/>
          <w:color w:val="D16969"/>
          <w:sz w:val="20"/>
        </w:rPr>
        <w:t>;</w:t>
      </w:r>
    </w:p>
    <w:p w14:paraId="6814C45F" w14:textId="77777777" w:rsidR="009F31DD" w:rsidRDefault="00591719">
      <w:pPr>
        <w:shd w:val="clear" w:color="auto" w:fill="1E1E1E"/>
        <w:spacing w:after="0" w:line="240" w:lineRule="auto"/>
      </w:pPr>
      <w:r>
        <w:rPr>
          <w:rFonts w:ascii="微软雅黑" w:hAnsi="微软雅黑"/>
          <w:color w:val="C586C0"/>
          <w:sz w:val="20"/>
        </w:rPr>
        <w:t>#ifdef CONFIG_64BIT</w:t>
      </w:r>
    </w:p>
    <w:p w14:paraId="7FBE60AD" w14:textId="77777777" w:rsidR="009F31DD" w:rsidRDefault="00591719">
      <w:pPr>
        <w:shd w:val="clear" w:color="auto" w:fill="1E1E1E"/>
        <w:spacing w:after="0" w:line="240" w:lineRule="auto"/>
      </w:pPr>
      <w:r>
        <w:rPr>
          <w:rFonts w:ascii="Consolas" w:eastAsia="微软雅黑" w:hAnsi="Consolas"/>
          <w:color w:val="D4D4D4"/>
          <w:sz w:val="20"/>
        </w:rPr>
        <w:t xml:space="preserve">    unsigned int _folio_nr_pages;</w:t>
      </w:r>
    </w:p>
    <w:p w14:paraId="458FC9D4" w14:textId="77777777" w:rsidR="009F31DD" w:rsidRDefault="00591719">
      <w:pPr>
        <w:shd w:val="clear" w:color="auto" w:fill="1E1E1E"/>
        <w:spacing w:after="0" w:line="240" w:lineRule="auto"/>
      </w:pPr>
      <w:r>
        <w:rPr>
          <w:rFonts w:ascii="微软雅黑" w:hAnsi="微软雅黑"/>
          <w:color w:val="C586C0"/>
          <w:sz w:val="20"/>
        </w:rPr>
        <w:t>#endif</w:t>
      </w:r>
    </w:p>
    <w:p w14:paraId="383EA2F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 */</w:t>
      </w:r>
    </w:p>
    <w:p w14:paraId="55FE5BC8" w14:textId="77777777" w:rsidR="009F31DD" w:rsidRDefault="00591719">
      <w:pPr>
        <w:shd w:val="clear" w:color="auto" w:fill="1E1E1E"/>
        <w:spacing w:after="0" w:line="240" w:lineRule="auto"/>
      </w:pPr>
      <w:r>
        <w:rPr>
          <w:rFonts w:ascii="微软雅黑" w:hAnsi="微软雅黑"/>
          <w:color w:val="D16969"/>
          <w:sz w:val="20"/>
        </w:rPr>
        <w:t>};</w:t>
      </w:r>
    </w:p>
    <w:p w14:paraId="1A13EC23" w14:textId="77777777" w:rsidR="009F31DD" w:rsidRDefault="00591719">
      <w:pPr>
        <w:shd w:val="clear" w:color="auto" w:fill="1E1E1E"/>
        <w:spacing w:after="0" w:line="240" w:lineRule="auto"/>
      </w:pPr>
      <w:r>
        <w:rPr>
          <w:rFonts w:ascii="微软雅黑" w:hAnsi="微软雅黑"/>
          <w:color w:val="D4D4D4"/>
          <w:sz w:val="20"/>
        </w:rPr>
        <w:br/>
      </w:r>
    </w:p>
    <w:p w14:paraId="0956C473" w14:textId="77777777" w:rsidR="009F31DD" w:rsidRDefault="00591719">
      <w:pPr>
        <w:shd w:val="clear" w:color="auto" w:fill="1E1E1E"/>
        <w:spacing w:after="0" w:line="240" w:lineRule="auto"/>
      </w:pPr>
      <w:r>
        <w:rPr>
          <w:rFonts w:ascii="微软雅黑" w:hAnsi="微软雅黑"/>
          <w:color w:val="6A9955"/>
          <w:sz w:val="20"/>
        </w:rPr>
        <w:t>// File: include/linux/mm.h &amp; include/linux/pagemap.h</w:t>
      </w:r>
    </w:p>
    <w:p w14:paraId="60BB1910" w14:textId="77777777" w:rsidR="009F31DD" w:rsidRDefault="00591719">
      <w:pPr>
        <w:shd w:val="clear" w:color="auto" w:fill="1E1E1E"/>
        <w:spacing w:after="0" w:line="240" w:lineRule="auto"/>
      </w:pPr>
      <w:r>
        <w:rPr>
          <w:rFonts w:ascii="微软雅黑" w:hAnsi="微软雅黑"/>
          <w:color w:val="D4D4D4"/>
          <w:sz w:val="20"/>
        </w:rPr>
        <w:br/>
      </w:r>
    </w:p>
    <w:p w14:paraId="04BD57E1" w14:textId="77777777" w:rsidR="009F31DD" w:rsidRDefault="00591719">
      <w:pPr>
        <w:shd w:val="clear" w:color="auto" w:fill="1E1E1E"/>
        <w:spacing w:after="0" w:line="240" w:lineRule="auto"/>
      </w:pPr>
      <w:r>
        <w:rPr>
          <w:rFonts w:ascii="微软雅黑" w:hAnsi="微软雅黑"/>
          <w:color w:val="C586C0"/>
          <w:sz w:val="20"/>
        </w:rPr>
        <w:t>#define page_folio(p)   (_Generic((p),                      \</w:t>
      </w:r>
    </w:p>
    <w:p w14:paraId="6EE0F6C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4D4D4"/>
          <w:sz w:val="20"/>
        </w:rPr>
        <w:t xml:space="preserve"> \</w:t>
      </w:r>
    </w:p>
    <w:p w14:paraId="4768184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p>
    <w:p w14:paraId="7F78D394" w14:textId="77777777" w:rsidR="009F31DD" w:rsidRDefault="00591719">
      <w:pPr>
        <w:shd w:val="clear" w:color="auto" w:fill="1E1E1E"/>
        <w:spacing w:after="0" w:line="240" w:lineRule="auto"/>
      </w:pPr>
      <w:r>
        <w:rPr>
          <w:rFonts w:ascii="微软雅黑" w:hAnsi="微软雅黑"/>
          <w:color w:val="D4D4D4"/>
          <w:sz w:val="20"/>
        </w:rPr>
        <w:br/>
      </w:r>
    </w:p>
    <w:p w14:paraId="5959C8E7" w14:textId="77777777" w:rsidR="009F31DD" w:rsidRDefault="00591719">
      <w:pPr>
        <w:shd w:val="clear" w:color="auto" w:fill="1E1E1E"/>
        <w:spacing w:after="0" w:line="240" w:lineRule="auto"/>
      </w:pPr>
      <w:r>
        <w:rPr>
          <w:rFonts w:ascii="微软雅黑" w:hAnsi="微软雅黑"/>
          <w:color w:val="C586C0"/>
          <w:sz w:val="20"/>
        </w:rPr>
        <w:lastRenderedPageBreak/>
        <w:t>#define nth_page(page, n)    ((page) + (n))</w:t>
      </w:r>
    </w:p>
    <w:p w14:paraId="647D34BC" w14:textId="77777777" w:rsidR="009F31DD" w:rsidRDefault="00591719">
      <w:pPr>
        <w:shd w:val="clear" w:color="auto" w:fill="1E1E1E"/>
        <w:spacing w:after="0" w:line="240" w:lineRule="auto"/>
      </w:pPr>
      <w:r>
        <w:rPr>
          <w:rFonts w:ascii="微软雅黑" w:hAnsi="微软雅黑"/>
          <w:color w:val="C586C0"/>
          <w:sz w:val="20"/>
        </w:rPr>
        <w:t>#define folio_page(folio, n) nth_page(&amp;(folio)-&gt;page, n)</w:t>
      </w:r>
    </w:p>
    <w:p w14:paraId="325D02F0" w14:textId="77777777" w:rsidR="009F31DD" w:rsidRDefault="00591719">
      <w:pPr>
        <w:shd w:val="clear" w:color="auto" w:fill="1E1E1E"/>
        <w:spacing w:after="0" w:line="240" w:lineRule="auto"/>
      </w:pPr>
      <w:r>
        <w:rPr>
          <w:rFonts w:ascii="微软雅黑" w:hAnsi="微软雅黑"/>
          <w:color w:val="D4D4D4"/>
          <w:sz w:val="20"/>
        </w:rPr>
        <w:br/>
      </w:r>
    </w:p>
    <w:p w14:paraId="35468795" w14:textId="77777777" w:rsidR="009F31DD" w:rsidRDefault="00591719">
      <w:pPr>
        <w:shd w:val="clear" w:color="auto" w:fill="1E1E1E"/>
        <w:spacing w:after="0" w:line="240" w:lineRule="auto"/>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6DCC2329" w14:textId="77777777" w:rsidR="009F31DD" w:rsidRDefault="00591719">
      <w:pPr>
        <w:shd w:val="clear" w:color="auto" w:fill="1E1E1E"/>
        <w:spacing w:after="0" w:line="240" w:lineRule="auto"/>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folio_unlock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4B6DD966" w14:textId="77777777" w:rsidR="009F31DD" w:rsidRDefault="00591719">
      <w:pPr>
        <w:shd w:val="clear" w:color="auto" w:fill="1E1E1E"/>
        <w:spacing w:after="0" w:line="240" w:lineRule="auto"/>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503A017C" w14:textId="77777777" w:rsidR="009F31DD" w:rsidRDefault="00591719">
      <w:pPr>
        <w:shd w:val="clear" w:color="auto" w:fill="1E1E1E"/>
        <w:spacing w:after="0" w:line="240" w:lineRule="auto"/>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folio_file_page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p>
    <w:p w14:paraId="5C57CD4F" w14:textId="77777777" w:rsidR="009F31DD" w:rsidRDefault="00591719">
      <w:pPr>
        <w:shd w:val="clear" w:color="auto" w:fill="1E1E1E"/>
        <w:spacing w:after="0" w:line="240" w:lineRule="auto"/>
      </w:pPr>
      <w:r>
        <w:rPr>
          <w:rFonts w:ascii="微软雅黑" w:hAnsi="微软雅黑"/>
          <w:color w:val="D4D4D4"/>
          <w:sz w:val="20"/>
        </w:rPr>
        <w:br/>
      </w:r>
    </w:p>
    <w:p w14:paraId="2F6C32AE" w14:textId="77777777" w:rsidR="009F31DD" w:rsidRDefault="00591719">
      <w:pPr>
        <w:shd w:val="clear" w:color="auto" w:fill="1E1E1E"/>
        <w:spacing w:after="0" w:line="240" w:lineRule="auto"/>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mapping_set_large_folios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14:paraId="632D45B6" w14:textId="5AD847F5" w:rsidR="0008084F" w:rsidRPr="0008084F" w:rsidRDefault="00591719" w:rsidP="0008084F">
      <w:pPr>
        <w:shd w:val="clear" w:color="auto" w:fill="1E1E1E"/>
        <w:spacing w:after="0" w:line="240" w:lineRule="auto"/>
        <w:rPr>
          <w:rFonts w:eastAsia="宋体"/>
          <w:lang w:eastAsia="zh-CN"/>
        </w:rPr>
      </w:pPr>
      <w:r>
        <w:rPr>
          <w:rFonts w:ascii="微软雅黑" w:hAnsi="微软雅黑"/>
          <w:color w:val="D4D4D4"/>
          <w:sz w:val="20"/>
        </w:rPr>
        <w:br/>
      </w:r>
    </w:p>
    <w:p w14:paraId="7987A458" w14:textId="444D43C2" w:rsidR="009F31DD" w:rsidRDefault="00591719">
      <w:pPr>
        <w:spacing w:line="360" w:lineRule="auto"/>
        <w:ind w:firstLine="480"/>
        <w:jc w:val="both"/>
      </w:pPr>
      <w:r>
        <w:rPr>
          <w:rFonts w:ascii="Times New Roman" w:eastAsia="宋体" w:hAnsi="Times New Roman"/>
          <w:sz w:val="24"/>
        </w:rPr>
        <w:t>随后，内核新增</w:t>
      </w:r>
      <w:r>
        <w:rPr>
          <w:rFonts w:ascii="Times New Roman" w:eastAsia="宋体" w:hAnsi="Times New Roman"/>
          <w:sz w:val="24"/>
        </w:rPr>
        <w:t xml:space="preserve"> mapping_set_folio_min_order() </w:t>
      </w:r>
      <w:r>
        <w:rPr>
          <w:rFonts w:ascii="Times New Roman" w:eastAsia="宋体" w:hAnsi="Times New Roman"/>
          <w:sz w:val="24"/>
        </w:rPr>
        <w:t>和</w:t>
      </w:r>
      <w:r>
        <w:rPr>
          <w:rFonts w:ascii="Times New Roman" w:eastAsia="宋体" w:hAnsi="Times New Roman"/>
          <w:sz w:val="24"/>
        </w:rPr>
        <w:t xml:space="preserve"> mapping_set_folio_orders() </w:t>
      </w:r>
      <w:r>
        <w:rPr>
          <w:rFonts w:ascii="Times New Roman" w:eastAsia="宋体" w:hAnsi="Times New Roman"/>
          <w:sz w:val="24"/>
        </w:rPr>
        <w:t>等接口。文件系统可以借助这些接口限定页缓存可用的</w:t>
      </w:r>
      <w:r>
        <w:rPr>
          <w:rFonts w:ascii="Times New Roman" w:eastAsia="宋体" w:hAnsi="Times New Roman"/>
          <w:sz w:val="24"/>
        </w:rPr>
        <w:t xml:space="preserve"> folio </w:t>
      </w:r>
      <w:r>
        <w:rPr>
          <w:rFonts w:ascii="Times New Roman" w:eastAsia="宋体" w:hAnsi="Times New Roman"/>
          <w:sz w:val="24"/>
        </w:rPr>
        <w:t>尺寸范围</w:t>
      </w:r>
      <w:r>
        <w:rPr>
          <w:rFonts w:ascii="Times New Roman" w:eastAsia="宋体" w:hAnsi="Times New Roman"/>
          <w:sz w:val="24"/>
        </w:rPr>
        <w:t>[16][18]</w:t>
      </w:r>
      <w:r>
        <w:rPr>
          <w:rFonts w:ascii="Times New Roman" w:eastAsia="宋体" w:hAnsi="Times New Roman"/>
          <w:sz w:val="24"/>
        </w:rPr>
        <w:t>。</w:t>
      </w:r>
    </w:p>
    <w:p w14:paraId="63B8C990" w14:textId="77777777" w:rsidR="009F31DD" w:rsidRDefault="00591719">
      <w:pPr>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2-1 Folio </w:t>
      </w:r>
      <w:r>
        <w:rPr>
          <w:rFonts w:ascii="Times New Roman" w:eastAsia="宋体" w:hAnsi="Times New Roman"/>
          <w:sz w:val="21"/>
          <w:lang w:eastAsia="zh-CN"/>
        </w:rPr>
        <w:t>在</w:t>
      </w:r>
      <w:r>
        <w:rPr>
          <w:rFonts w:ascii="Times New Roman" w:eastAsia="宋体" w:hAnsi="Times New Roman"/>
          <w:sz w:val="21"/>
          <w:lang w:eastAsia="zh-CN"/>
        </w:rPr>
        <w:t xml:space="preserve"> Linux </w:t>
      </w:r>
      <w:r>
        <w:rPr>
          <w:rFonts w:ascii="Times New Roman" w:eastAsia="宋体" w:hAnsi="Times New Roman"/>
          <w:sz w:val="21"/>
          <w:lang w:eastAsia="zh-CN"/>
        </w:rPr>
        <w:t>内核中的演进时间线</w:t>
      </w:r>
    </w:p>
    <w:tbl>
      <w:tblPr>
        <w:tblStyle w:val="af9"/>
        <w:tblW w:w="0" w:type="auto"/>
        <w:jc w:val="center"/>
        <w:tblLook w:val="04A0" w:firstRow="1" w:lastRow="0" w:firstColumn="1" w:lastColumn="0" w:noHBand="0" w:noVBand="1"/>
      </w:tblPr>
      <w:tblGrid>
        <w:gridCol w:w="1474"/>
        <w:gridCol w:w="1521"/>
        <w:gridCol w:w="2981"/>
        <w:gridCol w:w="1479"/>
        <w:gridCol w:w="1787"/>
      </w:tblGrid>
      <w:tr w:rsidR="009F31DD" w14:paraId="695A3EA4" w14:textId="77777777">
        <w:trPr>
          <w:jc w:val="center"/>
        </w:trPr>
        <w:tc>
          <w:tcPr>
            <w:tcW w:w="1805" w:type="dxa"/>
          </w:tcPr>
          <w:p w14:paraId="4319946B" w14:textId="77777777" w:rsidR="009F31DD" w:rsidRDefault="00591719">
            <w:pPr>
              <w:jc w:val="center"/>
            </w:pPr>
            <w:r>
              <w:rPr>
                <w:rFonts w:ascii="Times New Roman" w:eastAsia="宋体" w:hAnsi="Times New Roman"/>
                <w:b/>
                <w:sz w:val="21"/>
              </w:rPr>
              <w:t>内核版本</w:t>
            </w:r>
          </w:p>
        </w:tc>
        <w:tc>
          <w:tcPr>
            <w:tcW w:w="1805" w:type="dxa"/>
          </w:tcPr>
          <w:p w14:paraId="475FB76B" w14:textId="77777777" w:rsidR="009F31DD" w:rsidRDefault="00591719">
            <w:pPr>
              <w:jc w:val="center"/>
            </w:pPr>
            <w:r>
              <w:rPr>
                <w:rFonts w:ascii="Times New Roman" w:eastAsia="宋体" w:hAnsi="Times New Roman"/>
                <w:b/>
                <w:sz w:val="21"/>
              </w:rPr>
              <w:t>发布时间（约）</w:t>
            </w:r>
          </w:p>
        </w:tc>
        <w:tc>
          <w:tcPr>
            <w:tcW w:w="1805" w:type="dxa"/>
          </w:tcPr>
          <w:p w14:paraId="3E0C68F3" w14:textId="77777777" w:rsidR="009F31DD" w:rsidRDefault="00591719">
            <w:pPr>
              <w:jc w:val="center"/>
            </w:pPr>
            <w:r>
              <w:rPr>
                <w:rFonts w:ascii="Times New Roman" w:eastAsia="宋体" w:hAnsi="Times New Roman"/>
                <w:b/>
                <w:sz w:val="21"/>
              </w:rPr>
              <w:t>关键改动</w:t>
            </w:r>
          </w:p>
        </w:tc>
        <w:tc>
          <w:tcPr>
            <w:tcW w:w="1805" w:type="dxa"/>
          </w:tcPr>
          <w:p w14:paraId="7D230D63" w14:textId="77777777" w:rsidR="009F31DD" w:rsidRDefault="00591719">
            <w:pPr>
              <w:jc w:val="center"/>
            </w:pPr>
            <w:r>
              <w:rPr>
                <w:rFonts w:ascii="Times New Roman" w:eastAsia="宋体" w:hAnsi="Times New Roman"/>
                <w:b/>
                <w:sz w:val="21"/>
              </w:rPr>
              <w:t>涉及子系统</w:t>
            </w:r>
          </w:p>
        </w:tc>
        <w:tc>
          <w:tcPr>
            <w:tcW w:w="1805" w:type="dxa"/>
          </w:tcPr>
          <w:p w14:paraId="44C58A5F" w14:textId="77777777" w:rsidR="009F31DD" w:rsidRDefault="00591719">
            <w:pPr>
              <w:jc w:val="center"/>
            </w:pPr>
            <w:r>
              <w:rPr>
                <w:rFonts w:ascii="Times New Roman" w:eastAsia="宋体" w:hAnsi="Times New Roman"/>
                <w:b/>
                <w:sz w:val="21"/>
              </w:rPr>
              <w:t>说明</w:t>
            </w:r>
          </w:p>
        </w:tc>
      </w:tr>
      <w:tr w:rsidR="009F31DD" w14:paraId="24FCB603" w14:textId="77777777">
        <w:trPr>
          <w:jc w:val="center"/>
        </w:trPr>
        <w:tc>
          <w:tcPr>
            <w:tcW w:w="1805" w:type="dxa"/>
          </w:tcPr>
          <w:p w14:paraId="46221B81" w14:textId="77777777" w:rsidR="009F31DD" w:rsidRDefault="00591719">
            <w:pPr>
              <w:jc w:val="center"/>
            </w:pPr>
            <w:r>
              <w:rPr>
                <w:rFonts w:ascii="Times New Roman" w:eastAsia="宋体" w:hAnsi="Times New Roman"/>
                <w:sz w:val="21"/>
              </w:rPr>
              <w:t>5.16</w:t>
            </w:r>
          </w:p>
        </w:tc>
        <w:tc>
          <w:tcPr>
            <w:tcW w:w="1805" w:type="dxa"/>
          </w:tcPr>
          <w:p w14:paraId="2585FC5B" w14:textId="77777777" w:rsidR="009F31DD" w:rsidRDefault="00591719">
            <w:pPr>
              <w:jc w:val="center"/>
            </w:pPr>
            <w:r>
              <w:rPr>
                <w:rFonts w:ascii="Times New Roman" w:eastAsia="宋体" w:hAnsi="Times New Roman"/>
                <w:sz w:val="21"/>
              </w:rPr>
              <w:t xml:space="preserve">2022 </w:t>
            </w:r>
            <w:r>
              <w:rPr>
                <w:rFonts w:ascii="Times New Roman" w:eastAsia="宋体" w:hAnsi="Times New Roman"/>
                <w:sz w:val="21"/>
              </w:rPr>
              <w:t>年初</w:t>
            </w:r>
          </w:p>
        </w:tc>
        <w:tc>
          <w:tcPr>
            <w:tcW w:w="1805" w:type="dxa"/>
          </w:tcPr>
          <w:p w14:paraId="202EF665" w14:textId="77777777" w:rsidR="009F31DD" w:rsidRDefault="00591719">
            <w:pPr>
              <w:jc w:val="center"/>
            </w:pPr>
            <w:r>
              <w:rPr>
                <w:rFonts w:ascii="Times New Roman" w:eastAsia="宋体" w:hAnsi="Times New Roman"/>
                <w:sz w:val="21"/>
              </w:rPr>
              <w:t>引入</w:t>
            </w:r>
            <w:r>
              <w:rPr>
                <w:rFonts w:ascii="Times New Roman" w:eastAsia="宋体" w:hAnsi="Times New Roman"/>
                <w:sz w:val="21"/>
              </w:rPr>
              <w:t xml:space="preserve"> struct folio </w:t>
            </w:r>
            <w:r>
              <w:rPr>
                <w:rFonts w:ascii="Times New Roman" w:eastAsia="宋体" w:hAnsi="Times New Roman"/>
                <w:sz w:val="21"/>
              </w:rPr>
              <w:t>及基础</w:t>
            </w:r>
            <w:r>
              <w:rPr>
                <w:rFonts w:ascii="Times New Roman" w:eastAsia="宋体" w:hAnsi="Times New Roman"/>
                <w:sz w:val="21"/>
              </w:rPr>
              <w:t xml:space="preserve"> Memory Folios </w:t>
            </w:r>
            <w:r>
              <w:rPr>
                <w:rFonts w:ascii="Times New Roman" w:eastAsia="宋体" w:hAnsi="Times New Roman"/>
                <w:sz w:val="21"/>
              </w:rPr>
              <w:t>框架</w:t>
            </w:r>
            <w:r>
              <w:rPr>
                <w:rFonts w:ascii="Times New Roman" w:eastAsia="宋体" w:hAnsi="Times New Roman"/>
                <w:sz w:val="21"/>
              </w:rPr>
              <w:t>[1][2]</w:t>
            </w:r>
          </w:p>
        </w:tc>
        <w:tc>
          <w:tcPr>
            <w:tcW w:w="1805" w:type="dxa"/>
          </w:tcPr>
          <w:p w14:paraId="44AF312C" w14:textId="77777777" w:rsidR="009F31DD" w:rsidRDefault="00591719">
            <w:pPr>
              <w:jc w:val="center"/>
            </w:pPr>
            <w:r>
              <w:rPr>
                <w:rFonts w:ascii="Times New Roman" w:eastAsia="宋体" w:hAnsi="Times New Roman"/>
                <w:sz w:val="21"/>
              </w:rPr>
              <w:t>内存管理</w:t>
            </w:r>
            <w:r>
              <w:rPr>
                <w:rFonts w:ascii="Times New Roman" w:eastAsia="宋体" w:hAnsi="Times New Roman"/>
                <w:sz w:val="21"/>
              </w:rPr>
              <w:t xml:space="preserve"> / </w:t>
            </w:r>
            <w:r>
              <w:rPr>
                <w:rFonts w:ascii="Times New Roman" w:eastAsia="宋体" w:hAnsi="Times New Roman"/>
                <w:sz w:val="21"/>
              </w:rPr>
              <w:t>页缓存</w:t>
            </w:r>
          </w:p>
        </w:tc>
        <w:tc>
          <w:tcPr>
            <w:tcW w:w="1805" w:type="dxa"/>
          </w:tcPr>
          <w:p w14:paraId="0FFE2C78" w14:textId="77777777" w:rsidR="009F31DD" w:rsidRDefault="00591719">
            <w:pPr>
              <w:jc w:val="center"/>
            </w:pPr>
            <w:r>
              <w:rPr>
                <w:rFonts w:ascii="Times New Roman" w:eastAsia="宋体" w:hAnsi="Times New Roman"/>
                <w:sz w:val="21"/>
              </w:rPr>
              <w:t>为替换</w:t>
            </w:r>
            <w:r>
              <w:rPr>
                <w:rFonts w:ascii="Times New Roman" w:eastAsia="宋体" w:hAnsi="Times New Roman"/>
                <w:sz w:val="21"/>
              </w:rPr>
              <w:t xml:space="preserve"> struct page </w:t>
            </w:r>
            <w:r>
              <w:rPr>
                <w:rFonts w:ascii="Times New Roman" w:eastAsia="宋体" w:hAnsi="Times New Roman"/>
                <w:sz w:val="21"/>
              </w:rPr>
              <w:t>奠定基础，尚以</w:t>
            </w:r>
            <w:r>
              <w:rPr>
                <w:rFonts w:ascii="Times New Roman" w:eastAsia="宋体" w:hAnsi="Times New Roman"/>
                <w:sz w:val="21"/>
              </w:rPr>
              <w:t xml:space="preserve"> order-0 </w:t>
            </w:r>
            <w:r>
              <w:rPr>
                <w:rFonts w:ascii="Times New Roman" w:eastAsia="宋体" w:hAnsi="Times New Roman"/>
                <w:sz w:val="21"/>
              </w:rPr>
              <w:t>为主</w:t>
            </w:r>
          </w:p>
        </w:tc>
      </w:tr>
      <w:tr w:rsidR="009F31DD" w14:paraId="7DADF38D" w14:textId="77777777">
        <w:trPr>
          <w:jc w:val="center"/>
        </w:trPr>
        <w:tc>
          <w:tcPr>
            <w:tcW w:w="1805" w:type="dxa"/>
          </w:tcPr>
          <w:p w14:paraId="0DDF5055" w14:textId="77777777" w:rsidR="009F31DD" w:rsidRDefault="00591719">
            <w:pPr>
              <w:jc w:val="center"/>
            </w:pPr>
            <w:r>
              <w:rPr>
                <w:rFonts w:ascii="Times New Roman" w:eastAsia="宋体" w:hAnsi="Times New Roman"/>
                <w:sz w:val="21"/>
              </w:rPr>
              <w:t>5.18</w:t>
            </w:r>
          </w:p>
        </w:tc>
        <w:tc>
          <w:tcPr>
            <w:tcW w:w="1805" w:type="dxa"/>
          </w:tcPr>
          <w:p w14:paraId="4B198C0B" w14:textId="77777777" w:rsidR="009F31DD" w:rsidRDefault="00591719">
            <w:pPr>
              <w:jc w:val="center"/>
            </w:pPr>
            <w:r>
              <w:rPr>
                <w:rFonts w:ascii="Times New Roman" w:eastAsia="宋体" w:hAnsi="Times New Roman"/>
                <w:sz w:val="21"/>
              </w:rPr>
              <w:t xml:space="preserve">2022 </w:t>
            </w:r>
            <w:r>
              <w:rPr>
                <w:rFonts w:ascii="Times New Roman" w:eastAsia="宋体" w:hAnsi="Times New Roman"/>
                <w:sz w:val="21"/>
              </w:rPr>
              <w:t>年中</w:t>
            </w:r>
          </w:p>
        </w:tc>
        <w:tc>
          <w:tcPr>
            <w:tcW w:w="1805" w:type="dxa"/>
          </w:tcPr>
          <w:p w14:paraId="2E1E608F" w14:textId="77777777" w:rsidR="009F31DD" w:rsidRDefault="00591719">
            <w:pPr>
              <w:jc w:val="center"/>
            </w:pPr>
            <w:r>
              <w:rPr>
                <w:rFonts w:ascii="Times New Roman" w:eastAsia="宋体" w:hAnsi="Times New Roman"/>
                <w:sz w:val="21"/>
              </w:rPr>
              <w:t>提供</w:t>
            </w:r>
            <w:r>
              <w:rPr>
                <w:rFonts w:ascii="Times New Roman" w:eastAsia="宋体" w:hAnsi="Times New Roman"/>
                <w:sz w:val="21"/>
              </w:rPr>
              <w:t xml:space="preserve"> mapping_set_large_folios() </w:t>
            </w:r>
            <w:r>
              <w:rPr>
                <w:rFonts w:ascii="Times New Roman" w:eastAsia="宋体" w:hAnsi="Times New Roman"/>
                <w:sz w:val="21"/>
              </w:rPr>
              <w:t>接口，文件系统可声明支持</w:t>
            </w:r>
            <w:r>
              <w:rPr>
                <w:rFonts w:ascii="Times New Roman" w:eastAsia="宋体" w:hAnsi="Times New Roman"/>
                <w:sz w:val="21"/>
              </w:rPr>
              <w:t xml:space="preserve"> Large Folios[3][4]</w:t>
            </w:r>
          </w:p>
        </w:tc>
        <w:tc>
          <w:tcPr>
            <w:tcW w:w="1805" w:type="dxa"/>
          </w:tcPr>
          <w:p w14:paraId="5E6B0A44" w14:textId="77777777" w:rsidR="009F31DD" w:rsidRDefault="00591719">
            <w:pPr>
              <w:jc w:val="center"/>
            </w:pPr>
            <w:r>
              <w:rPr>
                <w:rFonts w:ascii="Times New Roman" w:eastAsia="宋体" w:hAnsi="Times New Roman"/>
                <w:sz w:val="21"/>
              </w:rPr>
              <w:t>页缓存</w:t>
            </w:r>
            <w:r>
              <w:rPr>
                <w:rFonts w:ascii="Times New Roman" w:eastAsia="宋体" w:hAnsi="Times New Roman"/>
                <w:sz w:val="21"/>
              </w:rPr>
              <w:t xml:space="preserve"> / </w:t>
            </w:r>
            <w:r>
              <w:rPr>
                <w:rFonts w:ascii="Times New Roman" w:eastAsia="宋体" w:hAnsi="Times New Roman"/>
                <w:sz w:val="21"/>
              </w:rPr>
              <w:t>文件系统</w:t>
            </w:r>
          </w:p>
        </w:tc>
        <w:tc>
          <w:tcPr>
            <w:tcW w:w="1805" w:type="dxa"/>
          </w:tcPr>
          <w:p w14:paraId="4B75B502" w14:textId="77777777" w:rsidR="009F31DD" w:rsidRDefault="00591719">
            <w:pPr>
              <w:jc w:val="center"/>
            </w:pPr>
            <w:r>
              <w:rPr>
                <w:rFonts w:ascii="Times New Roman" w:eastAsia="宋体" w:hAnsi="Times New Roman"/>
                <w:sz w:val="21"/>
              </w:rPr>
              <w:t xml:space="preserve">page cache </w:t>
            </w:r>
            <w:r>
              <w:rPr>
                <w:rFonts w:ascii="Times New Roman" w:eastAsia="宋体" w:hAnsi="Times New Roman"/>
                <w:sz w:val="21"/>
              </w:rPr>
              <w:t>可以按更大粒度分配缓存页</w:t>
            </w:r>
          </w:p>
        </w:tc>
      </w:tr>
      <w:tr w:rsidR="009F31DD" w14:paraId="6F1010A3" w14:textId="77777777">
        <w:trPr>
          <w:jc w:val="center"/>
        </w:trPr>
        <w:tc>
          <w:tcPr>
            <w:tcW w:w="1805" w:type="dxa"/>
          </w:tcPr>
          <w:p w14:paraId="156562A9" w14:textId="77777777" w:rsidR="009F31DD" w:rsidRDefault="00591719">
            <w:pPr>
              <w:jc w:val="center"/>
            </w:pPr>
            <w:r>
              <w:rPr>
                <w:rFonts w:ascii="Times New Roman" w:eastAsia="宋体" w:hAnsi="Times New Roman"/>
                <w:sz w:val="21"/>
              </w:rPr>
              <w:t>5.19–6.5</w:t>
            </w:r>
          </w:p>
        </w:tc>
        <w:tc>
          <w:tcPr>
            <w:tcW w:w="1805" w:type="dxa"/>
          </w:tcPr>
          <w:p w14:paraId="6D869960" w14:textId="77777777" w:rsidR="009F31DD" w:rsidRDefault="00591719">
            <w:pPr>
              <w:jc w:val="center"/>
            </w:pPr>
            <w:r>
              <w:rPr>
                <w:rFonts w:ascii="Times New Roman" w:eastAsia="宋体" w:hAnsi="Times New Roman"/>
                <w:sz w:val="21"/>
              </w:rPr>
              <w:t>2022–2023</w:t>
            </w:r>
          </w:p>
        </w:tc>
        <w:tc>
          <w:tcPr>
            <w:tcW w:w="1805" w:type="dxa"/>
          </w:tcPr>
          <w:p w14:paraId="5FB6E99D" w14:textId="77777777" w:rsidR="009F31DD" w:rsidRDefault="00591719">
            <w:pPr>
              <w:jc w:val="center"/>
            </w:pPr>
            <w:r>
              <w:rPr>
                <w:rFonts w:ascii="Times New Roman" w:eastAsia="宋体" w:hAnsi="Times New Roman"/>
                <w:sz w:val="21"/>
              </w:rPr>
              <w:t>大量子系统改造为使用</w:t>
            </w:r>
            <w:r>
              <w:rPr>
                <w:rFonts w:ascii="Times New Roman" w:eastAsia="宋体" w:hAnsi="Times New Roman"/>
                <w:sz w:val="21"/>
              </w:rPr>
              <w:t xml:space="preserve"> folio</w:t>
            </w:r>
            <w:r>
              <w:rPr>
                <w:rFonts w:ascii="Times New Roman" w:eastAsia="宋体" w:hAnsi="Times New Roman"/>
                <w:sz w:val="21"/>
              </w:rPr>
              <w:t>，</w:t>
            </w:r>
            <w:r>
              <w:rPr>
                <w:rFonts w:ascii="Times New Roman" w:eastAsia="宋体" w:hAnsi="Times New Roman"/>
                <w:sz w:val="21"/>
              </w:rPr>
              <w:t xml:space="preserve">page cache </w:t>
            </w:r>
            <w:r>
              <w:rPr>
                <w:rFonts w:ascii="Times New Roman" w:eastAsia="宋体" w:hAnsi="Times New Roman"/>
                <w:sz w:val="21"/>
              </w:rPr>
              <w:t>文档明确以</w:t>
            </w:r>
            <w:r>
              <w:rPr>
                <w:rFonts w:ascii="Times New Roman" w:eastAsia="宋体" w:hAnsi="Times New Roman"/>
                <w:sz w:val="21"/>
              </w:rPr>
              <w:t xml:space="preserve"> folio </w:t>
            </w:r>
            <w:r>
              <w:rPr>
                <w:rFonts w:ascii="Times New Roman" w:eastAsia="宋体" w:hAnsi="Times New Roman"/>
                <w:sz w:val="21"/>
              </w:rPr>
              <w:t>为基本管理单元</w:t>
            </w:r>
            <w:r>
              <w:rPr>
                <w:rFonts w:ascii="Times New Roman" w:eastAsia="宋体" w:hAnsi="Times New Roman"/>
                <w:sz w:val="21"/>
              </w:rPr>
              <w:t>[5]</w:t>
            </w:r>
          </w:p>
        </w:tc>
        <w:tc>
          <w:tcPr>
            <w:tcW w:w="1805" w:type="dxa"/>
          </w:tcPr>
          <w:p w14:paraId="072D220D" w14:textId="77777777" w:rsidR="009F31DD" w:rsidRDefault="00591719">
            <w:pPr>
              <w:jc w:val="center"/>
              <w:rPr>
                <w:lang w:eastAsia="zh-CN"/>
              </w:rPr>
            </w:pPr>
            <w:r>
              <w:rPr>
                <w:rFonts w:ascii="Times New Roman" w:eastAsia="宋体" w:hAnsi="Times New Roman"/>
                <w:sz w:val="21"/>
                <w:lang w:eastAsia="zh-CN"/>
              </w:rPr>
              <w:t>页缓存</w:t>
            </w:r>
            <w:r>
              <w:rPr>
                <w:rFonts w:ascii="Times New Roman" w:eastAsia="宋体" w:hAnsi="Times New Roman"/>
                <w:sz w:val="21"/>
                <w:lang w:eastAsia="zh-CN"/>
              </w:rPr>
              <w:t xml:space="preserve"> / KVM / </w:t>
            </w:r>
            <w:r>
              <w:rPr>
                <w:rFonts w:ascii="Times New Roman" w:eastAsia="宋体" w:hAnsi="Times New Roman"/>
                <w:sz w:val="21"/>
                <w:lang w:eastAsia="zh-CN"/>
              </w:rPr>
              <w:t>文件系统等</w:t>
            </w:r>
          </w:p>
        </w:tc>
        <w:tc>
          <w:tcPr>
            <w:tcW w:w="1805" w:type="dxa"/>
          </w:tcPr>
          <w:p w14:paraId="6980036B" w14:textId="77777777" w:rsidR="009F31DD" w:rsidRDefault="00591719">
            <w:pPr>
              <w:jc w:val="center"/>
            </w:pPr>
            <w:r>
              <w:rPr>
                <w:rFonts w:ascii="Times New Roman" w:eastAsia="宋体" w:hAnsi="Times New Roman"/>
                <w:sz w:val="21"/>
              </w:rPr>
              <w:t>减少</w:t>
            </w:r>
            <w:r>
              <w:rPr>
                <w:rFonts w:ascii="Times New Roman" w:eastAsia="宋体" w:hAnsi="Times New Roman"/>
                <w:sz w:val="21"/>
              </w:rPr>
              <w:t xml:space="preserve"> compound_head() </w:t>
            </w:r>
            <w:r>
              <w:rPr>
                <w:rFonts w:ascii="Times New Roman" w:eastAsia="宋体" w:hAnsi="Times New Roman"/>
                <w:sz w:val="21"/>
              </w:rPr>
              <w:t>调用和</w:t>
            </w:r>
            <w:r>
              <w:rPr>
                <w:rFonts w:ascii="Times New Roman" w:eastAsia="宋体" w:hAnsi="Times New Roman"/>
                <w:sz w:val="21"/>
              </w:rPr>
              <w:t xml:space="preserve"> head/tail </w:t>
            </w:r>
            <w:r>
              <w:rPr>
                <w:rFonts w:ascii="Times New Roman" w:eastAsia="宋体" w:hAnsi="Times New Roman"/>
                <w:sz w:val="21"/>
              </w:rPr>
              <w:t>语义混乱</w:t>
            </w:r>
          </w:p>
        </w:tc>
      </w:tr>
      <w:tr w:rsidR="009F31DD" w14:paraId="65147294" w14:textId="77777777">
        <w:trPr>
          <w:jc w:val="center"/>
        </w:trPr>
        <w:tc>
          <w:tcPr>
            <w:tcW w:w="1805" w:type="dxa"/>
          </w:tcPr>
          <w:p w14:paraId="565B2537" w14:textId="77777777" w:rsidR="009F31DD" w:rsidRDefault="00591719">
            <w:pPr>
              <w:jc w:val="center"/>
            </w:pPr>
            <w:r>
              <w:rPr>
                <w:rFonts w:ascii="Times New Roman" w:eastAsia="宋体" w:hAnsi="Times New Roman"/>
                <w:sz w:val="21"/>
              </w:rPr>
              <w:t xml:space="preserve">6.6 </w:t>
            </w:r>
            <w:r>
              <w:rPr>
                <w:rFonts w:ascii="Times New Roman" w:eastAsia="宋体" w:hAnsi="Times New Roman"/>
                <w:sz w:val="21"/>
              </w:rPr>
              <w:t>及以后</w:t>
            </w:r>
          </w:p>
        </w:tc>
        <w:tc>
          <w:tcPr>
            <w:tcW w:w="1805" w:type="dxa"/>
          </w:tcPr>
          <w:p w14:paraId="01AF8D52" w14:textId="77777777" w:rsidR="009F31DD" w:rsidRDefault="00591719">
            <w:pPr>
              <w:jc w:val="center"/>
            </w:pPr>
            <w:r>
              <w:rPr>
                <w:rFonts w:ascii="Times New Roman" w:eastAsia="宋体" w:hAnsi="Times New Roman"/>
                <w:sz w:val="21"/>
              </w:rPr>
              <w:t>2023–2024</w:t>
            </w:r>
          </w:p>
        </w:tc>
        <w:tc>
          <w:tcPr>
            <w:tcW w:w="1805" w:type="dxa"/>
          </w:tcPr>
          <w:p w14:paraId="46CD2A34" w14:textId="77777777" w:rsidR="009F31DD" w:rsidRDefault="00591719">
            <w:pPr>
              <w:jc w:val="center"/>
            </w:pPr>
            <w:r>
              <w:rPr>
                <w:rFonts w:ascii="Times New Roman" w:eastAsia="宋体" w:hAnsi="Times New Roman"/>
                <w:sz w:val="21"/>
              </w:rPr>
              <w:t>围绕</w:t>
            </w:r>
            <w:r>
              <w:rPr>
                <w:rFonts w:ascii="Times New Roman" w:eastAsia="宋体" w:hAnsi="Times New Roman"/>
                <w:sz w:val="21"/>
              </w:rPr>
              <w:t xml:space="preserve"> Large Block Size </w:t>
            </w:r>
            <w:r>
              <w:rPr>
                <w:rFonts w:ascii="Times New Roman" w:eastAsia="宋体" w:hAnsi="Times New Roman"/>
                <w:sz w:val="21"/>
              </w:rPr>
              <w:t>与最小</w:t>
            </w:r>
            <w:r>
              <w:rPr>
                <w:rFonts w:ascii="Times New Roman" w:eastAsia="宋体" w:hAnsi="Times New Roman"/>
                <w:sz w:val="21"/>
              </w:rPr>
              <w:t xml:space="preserve"> folio order </w:t>
            </w:r>
            <w:r>
              <w:rPr>
                <w:rFonts w:ascii="Times New Roman" w:eastAsia="宋体" w:hAnsi="Times New Roman"/>
                <w:sz w:val="21"/>
              </w:rPr>
              <w:t>的</w:t>
            </w:r>
            <w:r>
              <w:rPr>
                <w:rFonts w:ascii="Times New Roman" w:eastAsia="宋体" w:hAnsi="Times New Roman"/>
                <w:sz w:val="21"/>
              </w:rPr>
              <w:t xml:space="preserve"> API </w:t>
            </w:r>
            <w:r>
              <w:rPr>
                <w:rFonts w:ascii="Times New Roman" w:eastAsia="宋体" w:hAnsi="Times New Roman"/>
                <w:sz w:val="21"/>
              </w:rPr>
              <w:t>演进（</w:t>
            </w:r>
            <w:r>
              <w:rPr>
                <w:rFonts w:ascii="Times New Roman" w:eastAsia="宋体" w:hAnsi="Times New Roman"/>
                <w:sz w:val="21"/>
              </w:rPr>
              <w:t xml:space="preserve">mapping_set_folio_min_order / orders </w:t>
            </w:r>
            <w:r>
              <w:rPr>
                <w:rFonts w:ascii="Times New Roman" w:eastAsia="宋体" w:hAnsi="Times New Roman"/>
                <w:sz w:val="21"/>
              </w:rPr>
              <w:t>等）</w:t>
            </w:r>
            <w:r>
              <w:rPr>
                <w:rFonts w:ascii="Times New Roman" w:eastAsia="宋体" w:hAnsi="Times New Roman"/>
                <w:sz w:val="21"/>
              </w:rPr>
              <w:t>[3][4]</w:t>
            </w:r>
          </w:p>
        </w:tc>
        <w:tc>
          <w:tcPr>
            <w:tcW w:w="1805" w:type="dxa"/>
          </w:tcPr>
          <w:p w14:paraId="47D8D533" w14:textId="77777777" w:rsidR="009F31DD" w:rsidRDefault="00591719">
            <w:pPr>
              <w:jc w:val="center"/>
            </w:pPr>
            <w:r>
              <w:rPr>
                <w:rFonts w:ascii="Times New Roman" w:eastAsia="宋体" w:hAnsi="Times New Roman"/>
                <w:sz w:val="21"/>
              </w:rPr>
              <w:t>页缓存</w:t>
            </w:r>
            <w:r>
              <w:rPr>
                <w:rFonts w:ascii="Times New Roman" w:eastAsia="宋体" w:hAnsi="Times New Roman"/>
                <w:sz w:val="21"/>
              </w:rPr>
              <w:t xml:space="preserve"> / </w:t>
            </w:r>
            <w:r>
              <w:rPr>
                <w:rFonts w:ascii="Times New Roman" w:eastAsia="宋体" w:hAnsi="Times New Roman"/>
                <w:sz w:val="21"/>
              </w:rPr>
              <w:t>文件系统</w:t>
            </w:r>
          </w:p>
        </w:tc>
        <w:tc>
          <w:tcPr>
            <w:tcW w:w="1805" w:type="dxa"/>
          </w:tcPr>
          <w:p w14:paraId="6477DADE" w14:textId="77777777" w:rsidR="009F31DD" w:rsidRDefault="00591719">
            <w:pPr>
              <w:jc w:val="center"/>
              <w:rPr>
                <w:lang w:eastAsia="zh-CN"/>
              </w:rPr>
            </w:pPr>
            <w:r>
              <w:rPr>
                <w:rFonts w:ascii="Times New Roman" w:eastAsia="宋体" w:hAnsi="Times New Roman"/>
                <w:sz w:val="21"/>
                <w:lang w:eastAsia="zh-CN"/>
              </w:rPr>
              <w:t>为块大小大于页面大小的系统提供支持，通过改进大块顺序</w:t>
            </w:r>
            <w:r>
              <w:rPr>
                <w:rFonts w:ascii="Times New Roman" w:eastAsia="宋体" w:hAnsi="Times New Roman"/>
                <w:sz w:val="21"/>
                <w:lang w:eastAsia="zh-CN"/>
              </w:rPr>
              <w:t xml:space="preserve"> I/O </w:t>
            </w:r>
            <w:r>
              <w:rPr>
                <w:rFonts w:ascii="Times New Roman" w:eastAsia="宋体" w:hAnsi="Times New Roman"/>
                <w:sz w:val="21"/>
                <w:lang w:eastAsia="zh-CN"/>
              </w:rPr>
              <w:t>提升性能。</w:t>
            </w:r>
          </w:p>
        </w:tc>
      </w:tr>
      <w:tr w:rsidR="009F31DD" w14:paraId="3B06FABB" w14:textId="77777777">
        <w:trPr>
          <w:jc w:val="center"/>
        </w:trPr>
        <w:tc>
          <w:tcPr>
            <w:tcW w:w="1805" w:type="dxa"/>
          </w:tcPr>
          <w:p w14:paraId="5C7C823D" w14:textId="77777777" w:rsidR="009F31DD" w:rsidRDefault="00591719">
            <w:pPr>
              <w:jc w:val="center"/>
            </w:pPr>
            <w:r>
              <w:rPr>
                <w:rFonts w:ascii="Times New Roman" w:eastAsia="宋体" w:hAnsi="Times New Roman"/>
                <w:sz w:val="21"/>
              </w:rPr>
              <w:t xml:space="preserve">6.10 </w:t>
            </w:r>
            <w:r>
              <w:rPr>
                <w:rFonts w:ascii="Times New Roman" w:eastAsia="宋体" w:hAnsi="Times New Roman"/>
                <w:sz w:val="21"/>
              </w:rPr>
              <w:t>及以后</w:t>
            </w:r>
          </w:p>
        </w:tc>
        <w:tc>
          <w:tcPr>
            <w:tcW w:w="1805" w:type="dxa"/>
          </w:tcPr>
          <w:p w14:paraId="2F9D3C45" w14:textId="77777777" w:rsidR="009F31DD" w:rsidRDefault="00591719">
            <w:pPr>
              <w:jc w:val="center"/>
            </w:pPr>
            <w:r>
              <w:rPr>
                <w:rFonts w:ascii="Times New Roman" w:eastAsia="宋体" w:hAnsi="Times New Roman"/>
                <w:sz w:val="21"/>
              </w:rPr>
              <w:t>2024</w:t>
            </w:r>
            <w:r>
              <w:rPr>
                <w:rFonts w:ascii="Times New Roman" w:eastAsia="宋体" w:hAnsi="Times New Roman"/>
                <w:sz w:val="21"/>
              </w:rPr>
              <w:t>年及以后</w:t>
            </w:r>
          </w:p>
        </w:tc>
        <w:tc>
          <w:tcPr>
            <w:tcW w:w="1805" w:type="dxa"/>
          </w:tcPr>
          <w:p w14:paraId="3E1E024D" w14:textId="77777777" w:rsidR="009F31DD" w:rsidRDefault="00591719">
            <w:pPr>
              <w:jc w:val="center"/>
            </w:pPr>
            <w:r>
              <w:rPr>
                <w:rFonts w:ascii="Times New Roman" w:eastAsia="宋体" w:hAnsi="Times New Roman"/>
                <w:sz w:val="21"/>
              </w:rPr>
              <w:t>更进一步优化支持</w:t>
            </w:r>
            <w:r>
              <w:rPr>
                <w:rFonts w:ascii="Times New Roman" w:eastAsia="宋体" w:hAnsi="Times New Roman"/>
                <w:sz w:val="21"/>
              </w:rPr>
              <w:t xml:space="preserve"> 16KB</w:t>
            </w:r>
            <w:r>
              <w:rPr>
                <w:rFonts w:ascii="Times New Roman" w:eastAsia="宋体" w:hAnsi="Times New Roman"/>
                <w:sz w:val="21"/>
              </w:rPr>
              <w:t>、</w:t>
            </w:r>
            <w:r>
              <w:rPr>
                <w:rFonts w:ascii="Times New Roman" w:eastAsia="宋体" w:hAnsi="Times New Roman"/>
                <w:sz w:val="21"/>
              </w:rPr>
              <w:t xml:space="preserve">64KB </w:t>
            </w:r>
            <w:r>
              <w:rPr>
                <w:rFonts w:ascii="Times New Roman" w:eastAsia="宋体" w:hAnsi="Times New Roman"/>
                <w:sz w:val="21"/>
              </w:rPr>
              <w:t>等大页，内核支持扩展到更大规模的</w:t>
            </w:r>
            <w:r>
              <w:rPr>
                <w:rFonts w:ascii="Times New Roman" w:eastAsia="宋体" w:hAnsi="Times New Roman"/>
                <w:sz w:val="21"/>
              </w:rPr>
              <w:t xml:space="preserve"> memory folio </w:t>
            </w:r>
            <w:r>
              <w:rPr>
                <w:rFonts w:ascii="Times New Roman" w:eastAsia="宋体" w:hAnsi="Times New Roman"/>
                <w:sz w:val="21"/>
              </w:rPr>
              <w:t>优化</w:t>
            </w:r>
            <w:r>
              <w:rPr>
                <w:rFonts w:ascii="Times New Roman" w:eastAsia="宋体" w:hAnsi="Times New Roman"/>
                <w:sz w:val="21"/>
              </w:rPr>
              <w:t>[6]</w:t>
            </w:r>
          </w:p>
        </w:tc>
        <w:tc>
          <w:tcPr>
            <w:tcW w:w="1805" w:type="dxa"/>
          </w:tcPr>
          <w:p w14:paraId="204B18A5" w14:textId="77777777" w:rsidR="009F31DD" w:rsidRDefault="00591719">
            <w:pPr>
              <w:jc w:val="center"/>
            </w:pPr>
            <w:r>
              <w:rPr>
                <w:rFonts w:ascii="Times New Roman" w:eastAsia="宋体" w:hAnsi="Times New Roman"/>
                <w:sz w:val="21"/>
              </w:rPr>
              <w:t>页缓存</w:t>
            </w:r>
            <w:r>
              <w:rPr>
                <w:rFonts w:ascii="Times New Roman" w:eastAsia="宋体" w:hAnsi="Times New Roman"/>
                <w:sz w:val="21"/>
              </w:rPr>
              <w:t xml:space="preserve"> / </w:t>
            </w:r>
            <w:r>
              <w:rPr>
                <w:rFonts w:ascii="Times New Roman" w:eastAsia="宋体" w:hAnsi="Times New Roman"/>
                <w:sz w:val="21"/>
              </w:rPr>
              <w:t>文件系统</w:t>
            </w:r>
          </w:p>
        </w:tc>
        <w:tc>
          <w:tcPr>
            <w:tcW w:w="1805" w:type="dxa"/>
          </w:tcPr>
          <w:p w14:paraId="7BFD2F28" w14:textId="77777777" w:rsidR="009F31DD" w:rsidRDefault="00591719">
            <w:pPr>
              <w:jc w:val="center"/>
              <w:rPr>
                <w:lang w:eastAsia="zh-CN"/>
              </w:rPr>
            </w:pPr>
            <w:r>
              <w:rPr>
                <w:rFonts w:ascii="Times New Roman" w:eastAsia="宋体" w:hAnsi="Times New Roman"/>
                <w:sz w:val="21"/>
                <w:lang w:eastAsia="zh-CN"/>
              </w:rPr>
              <w:t>为高性能</w:t>
            </w:r>
            <w:r>
              <w:rPr>
                <w:rFonts w:ascii="Times New Roman" w:eastAsia="宋体" w:hAnsi="Times New Roman"/>
                <w:sz w:val="21"/>
                <w:lang w:eastAsia="zh-CN"/>
              </w:rPr>
              <w:t xml:space="preserve"> SSD </w:t>
            </w:r>
            <w:r>
              <w:rPr>
                <w:rFonts w:ascii="Times New Roman" w:eastAsia="宋体" w:hAnsi="Times New Roman"/>
                <w:sz w:val="21"/>
                <w:lang w:eastAsia="zh-CN"/>
              </w:rPr>
              <w:t>和服务器级大内存环境提供优化，进一步减少</w:t>
            </w:r>
            <w:r>
              <w:rPr>
                <w:rFonts w:ascii="Times New Roman" w:eastAsia="宋体" w:hAnsi="Times New Roman"/>
                <w:sz w:val="21"/>
                <w:lang w:eastAsia="zh-CN"/>
              </w:rPr>
              <w:t xml:space="preserve"> I/O </w:t>
            </w:r>
            <w:r>
              <w:rPr>
                <w:rFonts w:ascii="Times New Roman" w:eastAsia="宋体" w:hAnsi="Times New Roman"/>
                <w:sz w:val="21"/>
                <w:lang w:eastAsia="zh-CN"/>
              </w:rPr>
              <w:t>延迟与写放大</w:t>
            </w:r>
          </w:p>
        </w:tc>
      </w:tr>
    </w:tbl>
    <w:p w14:paraId="15CDB2AD" w14:textId="77777777" w:rsidR="009F31DD" w:rsidRDefault="00591719">
      <w:pPr>
        <w:pStyle w:val="21"/>
      </w:pPr>
      <w:bookmarkStart w:id="68" w:name="_Toc227766942"/>
      <w:bookmarkStart w:id="69" w:name="_Toc228288610"/>
      <w:bookmarkStart w:id="70" w:name="_Toc229384981"/>
      <w:r>
        <w:rPr>
          <w:rFonts w:ascii="Times New Roman" w:eastAsia="宋体" w:hAnsi="Times New Roman"/>
        </w:rPr>
        <w:t xml:space="preserve">2.2  iomap </w:t>
      </w:r>
      <w:r>
        <w:rPr>
          <w:rFonts w:ascii="Times New Roman" w:eastAsia="宋体" w:hAnsi="Times New Roman"/>
        </w:rPr>
        <w:t>框架：现代化的</w:t>
      </w:r>
      <w:r>
        <w:rPr>
          <w:rFonts w:ascii="Times New Roman" w:eastAsia="宋体" w:hAnsi="Times New Roman"/>
        </w:rPr>
        <w:t xml:space="preserve"> I/O </w:t>
      </w:r>
      <w:r>
        <w:rPr>
          <w:rFonts w:ascii="Times New Roman" w:eastAsia="宋体" w:hAnsi="Times New Roman"/>
        </w:rPr>
        <w:t>路径</w:t>
      </w:r>
      <w:bookmarkEnd w:id="68"/>
      <w:bookmarkEnd w:id="69"/>
      <w:bookmarkEnd w:id="70"/>
    </w:p>
    <w:p w14:paraId="0F4C490E" w14:textId="77777777" w:rsidR="009F31DD" w:rsidRDefault="00591719">
      <w:pPr>
        <w:spacing w:line="360" w:lineRule="auto"/>
        <w:ind w:firstLine="480"/>
        <w:jc w:val="both"/>
      </w:pPr>
      <w:r>
        <w:rPr>
          <w:rFonts w:ascii="Times New Roman" w:eastAsia="宋体" w:hAnsi="Times New Roman"/>
          <w:sz w:val="24"/>
        </w:rPr>
        <w:t>内核文档指出，</w:t>
      </w:r>
      <w:r>
        <w:rPr>
          <w:rFonts w:ascii="Times New Roman" w:eastAsia="宋体" w:hAnsi="Times New Roman"/>
          <w:sz w:val="24"/>
        </w:rPr>
        <w:t xml:space="preserve">iomap </w:t>
      </w:r>
      <w:r>
        <w:rPr>
          <w:rFonts w:ascii="Times New Roman" w:eastAsia="宋体" w:hAnsi="Times New Roman"/>
          <w:sz w:val="24"/>
        </w:rPr>
        <w:t>在</w:t>
      </w:r>
      <w:r>
        <w:rPr>
          <w:rFonts w:ascii="Times New Roman" w:eastAsia="宋体" w:hAnsi="Times New Roman"/>
          <w:sz w:val="24"/>
        </w:rPr>
        <w:t xml:space="preserve"> buffered I/O </w:t>
      </w:r>
      <w:r>
        <w:rPr>
          <w:rFonts w:ascii="Times New Roman" w:eastAsia="宋体" w:hAnsi="Times New Roman"/>
          <w:sz w:val="24"/>
        </w:rPr>
        <w:t>路径中承担了大部分</w:t>
      </w:r>
      <w:r>
        <w:rPr>
          <w:rFonts w:ascii="Times New Roman" w:eastAsia="宋体" w:hAnsi="Times New Roman"/>
          <w:sz w:val="24"/>
        </w:rPr>
        <w:t xml:space="preserve"> folio </w:t>
      </w:r>
      <w:r>
        <w:rPr>
          <w:rFonts w:ascii="Times New Roman" w:eastAsia="宋体" w:hAnsi="Times New Roman"/>
          <w:sz w:val="24"/>
        </w:rPr>
        <w:t>和</w:t>
      </w:r>
      <w:r>
        <w:rPr>
          <w:rFonts w:ascii="Times New Roman" w:eastAsia="宋体" w:hAnsi="Times New Roman"/>
          <w:sz w:val="24"/>
        </w:rPr>
        <w:t xml:space="preserve"> </w:t>
      </w:r>
      <w:r>
        <w:rPr>
          <w:rFonts w:ascii="Times New Roman" w:eastAsia="宋体" w:hAnsi="Times New Roman"/>
          <w:sz w:val="24"/>
        </w:rPr>
        <w:t>页缓存</w:t>
      </w:r>
      <w:r>
        <w:rPr>
          <w:rFonts w:ascii="Times New Roman" w:eastAsia="宋体" w:hAnsi="Times New Roman"/>
          <w:sz w:val="24"/>
        </w:rPr>
        <w:t xml:space="preserve"> </w:t>
      </w:r>
      <w:r>
        <w:rPr>
          <w:rFonts w:ascii="Times New Roman" w:eastAsia="宋体" w:hAnsi="Times New Roman"/>
          <w:sz w:val="24"/>
        </w:rPr>
        <w:t>管理工作</w:t>
      </w:r>
      <w:r>
        <w:rPr>
          <w:rFonts w:ascii="Times New Roman" w:eastAsia="宋体" w:hAnsi="Times New Roman"/>
          <w:sz w:val="24"/>
        </w:rPr>
        <w:t>[16]</w:t>
      </w:r>
      <w:r>
        <w:rPr>
          <w:rFonts w:ascii="Times New Roman" w:eastAsia="宋体" w:hAnsi="Times New Roman"/>
          <w:sz w:val="24"/>
        </w:rPr>
        <w:t>。</w:t>
      </w:r>
    </w:p>
    <w:p w14:paraId="7C9B4605" w14:textId="77777777" w:rsidR="009F31DD" w:rsidRDefault="00591719">
      <w:pPr>
        <w:pStyle w:val="31"/>
        <w:rPr>
          <w:lang w:eastAsia="zh-CN"/>
        </w:rPr>
      </w:pPr>
      <w:bookmarkStart w:id="71" w:name="_Toc227766943"/>
      <w:bookmarkStart w:id="72" w:name="_Toc228288611"/>
      <w:bookmarkStart w:id="73" w:name="_Toc229384982"/>
      <w:r>
        <w:rPr>
          <w:rFonts w:ascii="Times New Roman" w:eastAsia="宋体" w:hAnsi="Times New Roman"/>
          <w:lang w:eastAsia="zh-CN"/>
        </w:rPr>
        <w:lastRenderedPageBreak/>
        <w:t xml:space="preserve">2.2.1  iomap </w:t>
      </w:r>
      <w:r>
        <w:rPr>
          <w:rFonts w:ascii="Times New Roman" w:eastAsia="宋体" w:hAnsi="Times New Roman"/>
          <w:lang w:eastAsia="zh-CN"/>
        </w:rPr>
        <w:t>数据结构与接口定义</w:t>
      </w:r>
      <w:bookmarkEnd w:id="71"/>
      <w:bookmarkEnd w:id="72"/>
      <w:bookmarkEnd w:id="73"/>
    </w:p>
    <w:p w14:paraId="6BDA26E6"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iomap </w:t>
      </w:r>
      <w:r>
        <w:rPr>
          <w:rFonts w:ascii="Times New Roman" w:eastAsia="宋体" w:hAnsi="Times New Roman"/>
          <w:sz w:val="24"/>
          <w:lang w:eastAsia="zh-CN"/>
        </w:rPr>
        <w:t>的核心思想是将文件系统的逻辑块映射结果抽象为一个通用的描述符。无论底层文件系统如何组织数据（</w:t>
      </w:r>
      <w:r>
        <w:rPr>
          <w:rFonts w:ascii="Times New Roman" w:eastAsia="宋体" w:hAnsi="Times New Roman"/>
          <w:sz w:val="24"/>
          <w:lang w:eastAsia="zh-CN"/>
        </w:rPr>
        <w:t xml:space="preserve">Ext4 </w:t>
      </w:r>
      <w:r>
        <w:rPr>
          <w:rFonts w:ascii="Times New Roman" w:eastAsia="宋体" w:hAnsi="Times New Roman"/>
          <w:sz w:val="24"/>
          <w:lang w:eastAsia="zh-CN"/>
        </w:rPr>
        <w:t>的</w:t>
      </w:r>
      <w:r>
        <w:rPr>
          <w:rFonts w:ascii="Times New Roman" w:eastAsia="宋体" w:hAnsi="Times New Roman"/>
          <w:sz w:val="24"/>
          <w:lang w:eastAsia="zh-CN"/>
        </w:rPr>
        <w:t xml:space="preserve"> extent </w:t>
      </w:r>
      <w:r>
        <w:rPr>
          <w:rFonts w:ascii="Times New Roman" w:eastAsia="宋体" w:hAnsi="Times New Roman"/>
          <w:sz w:val="24"/>
          <w:lang w:eastAsia="zh-CN"/>
        </w:rPr>
        <w:t>树、</w:t>
      </w:r>
      <w:r>
        <w:rPr>
          <w:rFonts w:ascii="Times New Roman" w:eastAsia="宋体" w:hAnsi="Times New Roman"/>
          <w:sz w:val="24"/>
          <w:lang w:eastAsia="zh-CN"/>
        </w:rPr>
        <w:t xml:space="preserve">XFS </w:t>
      </w:r>
      <w:r>
        <w:rPr>
          <w:rFonts w:ascii="Times New Roman" w:eastAsia="宋体" w:hAnsi="Times New Roman"/>
          <w:sz w:val="24"/>
          <w:lang w:eastAsia="zh-CN"/>
        </w:rPr>
        <w:t>的</w:t>
      </w:r>
      <w:r>
        <w:rPr>
          <w:rFonts w:ascii="Times New Roman" w:eastAsia="宋体" w:hAnsi="Times New Roman"/>
          <w:sz w:val="24"/>
          <w:lang w:eastAsia="zh-CN"/>
        </w:rPr>
        <w:t xml:space="preserve"> B+ </w:t>
      </w:r>
      <w:r>
        <w:rPr>
          <w:rFonts w:ascii="Times New Roman" w:eastAsia="宋体" w:hAnsi="Times New Roman"/>
          <w:sz w:val="24"/>
          <w:lang w:eastAsia="zh-CN"/>
        </w:rPr>
        <w:t>树，或</w:t>
      </w:r>
      <w:r>
        <w:rPr>
          <w:rFonts w:ascii="Times New Roman" w:eastAsia="宋体" w:hAnsi="Times New Roman"/>
          <w:sz w:val="24"/>
          <w:lang w:eastAsia="zh-CN"/>
        </w:rPr>
        <w:t xml:space="preserve"> F2FS </w:t>
      </w:r>
      <w:r>
        <w:rPr>
          <w:rFonts w:ascii="Times New Roman" w:eastAsia="宋体" w:hAnsi="Times New Roman"/>
          <w:sz w:val="24"/>
          <w:lang w:eastAsia="zh-CN"/>
        </w:rPr>
        <w:t>的</w:t>
      </w:r>
      <w:r>
        <w:rPr>
          <w:rFonts w:ascii="Times New Roman" w:eastAsia="宋体" w:hAnsi="Times New Roman"/>
          <w:sz w:val="24"/>
          <w:lang w:eastAsia="zh-CN"/>
        </w:rPr>
        <w:t xml:space="preserve"> NAT </w:t>
      </w:r>
      <w:r>
        <w:rPr>
          <w:rFonts w:ascii="Times New Roman" w:eastAsia="宋体" w:hAnsi="Times New Roman"/>
          <w:sz w:val="24"/>
          <w:lang w:eastAsia="zh-CN"/>
        </w:rPr>
        <w:t>表），向上层返回的都是统一的</w:t>
      </w:r>
      <w:r>
        <w:rPr>
          <w:rFonts w:ascii="Times New Roman" w:eastAsia="宋体" w:hAnsi="Times New Roman"/>
          <w:sz w:val="24"/>
          <w:lang w:eastAsia="zh-CN"/>
        </w:rPr>
        <w:t xml:space="preserve"> struct iomap </w:t>
      </w:r>
      <w:r>
        <w:rPr>
          <w:rFonts w:ascii="Times New Roman" w:eastAsia="宋体" w:hAnsi="Times New Roman"/>
          <w:sz w:val="24"/>
          <w:lang w:eastAsia="zh-CN"/>
        </w:rPr>
        <w:t>结构。在此基础上，</w:t>
      </w:r>
      <w:r>
        <w:rPr>
          <w:rFonts w:ascii="Times New Roman" w:eastAsia="宋体" w:hAnsi="Times New Roman"/>
          <w:sz w:val="24"/>
          <w:lang w:eastAsia="zh-CN"/>
        </w:rPr>
        <w:t xml:space="preserve">iomap </w:t>
      </w:r>
      <w:r>
        <w:rPr>
          <w:rFonts w:ascii="Times New Roman" w:eastAsia="宋体" w:hAnsi="Times New Roman"/>
          <w:sz w:val="24"/>
          <w:lang w:eastAsia="zh-CN"/>
        </w:rPr>
        <w:t>又通过迭代器和一组回调接口，将缓冲</w:t>
      </w:r>
      <w:r>
        <w:rPr>
          <w:rFonts w:ascii="Times New Roman" w:eastAsia="宋体" w:hAnsi="Times New Roman"/>
          <w:sz w:val="24"/>
          <w:lang w:eastAsia="zh-CN"/>
        </w:rPr>
        <w:t xml:space="preserve"> I/O</w:t>
      </w:r>
      <w:r>
        <w:rPr>
          <w:rFonts w:ascii="Times New Roman" w:eastAsia="宋体" w:hAnsi="Times New Roman"/>
          <w:sz w:val="24"/>
          <w:lang w:eastAsia="zh-CN"/>
        </w:rPr>
        <w:t>、写回和直接</w:t>
      </w:r>
      <w:r>
        <w:rPr>
          <w:rFonts w:ascii="Times New Roman" w:eastAsia="宋体" w:hAnsi="Times New Roman"/>
          <w:sz w:val="24"/>
          <w:lang w:eastAsia="zh-CN"/>
        </w:rPr>
        <w:t xml:space="preserve"> I/O </w:t>
      </w:r>
      <w:r>
        <w:rPr>
          <w:rFonts w:ascii="Times New Roman" w:eastAsia="宋体" w:hAnsi="Times New Roman"/>
          <w:sz w:val="24"/>
          <w:lang w:eastAsia="zh-CN"/>
        </w:rPr>
        <w:t>均统一在同一套抽象之下</w:t>
      </w:r>
      <w:r>
        <w:rPr>
          <w:rFonts w:ascii="Times New Roman" w:eastAsia="宋体" w:hAnsi="Times New Roman"/>
          <w:sz w:val="24"/>
          <w:lang w:eastAsia="zh-CN"/>
        </w:rPr>
        <w:t>[16]</w:t>
      </w:r>
      <w:r>
        <w:rPr>
          <w:rFonts w:ascii="Times New Roman" w:eastAsia="宋体" w:hAnsi="Times New Roman"/>
          <w:sz w:val="24"/>
          <w:lang w:eastAsia="zh-CN"/>
        </w:rPr>
        <w:t>。</w:t>
      </w:r>
    </w:p>
    <w:p w14:paraId="2B1333C7"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File: include/linux/iomap.h</w:t>
      </w:r>
    </w:p>
    <w:p w14:paraId="1AB61444"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5634264E" w14:textId="77777777" w:rsidR="009F31DD" w:rsidRDefault="00591719">
      <w:pPr>
        <w:shd w:val="clear" w:color="auto" w:fill="1E1E1E"/>
        <w:spacing w:after="0" w:line="240" w:lineRule="auto"/>
        <w:rPr>
          <w:lang w:eastAsia="zh-CN"/>
        </w:rPr>
      </w:pPr>
      <w:r>
        <w:rPr>
          <w:rFonts w:ascii="微软雅黑" w:hAnsi="微软雅黑"/>
          <w:color w:val="C586C0"/>
          <w:sz w:val="20"/>
          <w:lang w:eastAsia="zh-CN"/>
        </w:rPr>
        <w:t>struct</w:t>
      </w:r>
      <w:r>
        <w:rPr>
          <w:rFonts w:ascii="微软雅黑" w:hAnsi="微软雅黑"/>
          <w:color w:val="D4D4D4"/>
          <w:sz w:val="20"/>
          <w:lang w:eastAsia="zh-CN"/>
        </w:rPr>
        <w:t xml:space="preserve"> </w:t>
      </w:r>
      <w:r>
        <w:rPr>
          <w:rFonts w:ascii="微软雅黑" w:hAnsi="微软雅黑"/>
          <w:color w:val="4EC9B0"/>
          <w:sz w:val="20"/>
          <w:lang w:eastAsia="zh-CN"/>
        </w:rPr>
        <w:t>iomap</w:t>
      </w:r>
      <w:r>
        <w:rPr>
          <w:rFonts w:ascii="微软雅黑" w:hAnsi="微软雅黑"/>
          <w:color w:val="D4D4D4"/>
          <w:sz w:val="20"/>
          <w:lang w:eastAsia="zh-CN"/>
        </w:rPr>
        <w:t xml:space="preserve"> </w:t>
      </w:r>
      <w:r>
        <w:rPr>
          <w:rFonts w:ascii="微软雅黑" w:hAnsi="微软雅黑"/>
          <w:color w:val="D16969"/>
          <w:sz w:val="20"/>
          <w:lang w:eastAsia="zh-CN"/>
        </w:rPr>
        <w:t>{</w:t>
      </w:r>
    </w:p>
    <w:p w14:paraId="29AE619E" w14:textId="77777777" w:rsidR="009F31DD" w:rsidRDefault="00591719">
      <w:pPr>
        <w:shd w:val="clear" w:color="auto" w:fill="1E1E1E"/>
        <w:spacing w:after="0" w:line="240" w:lineRule="auto"/>
      </w:pPr>
      <w:r>
        <w:rPr>
          <w:rFonts w:ascii="Consolas" w:eastAsia="微软雅黑" w:hAnsi="Consolas"/>
          <w:color w:val="D4D4D4"/>
          <w:sz w:val="20"/>
        </w:rPr>
        <w:t xml:space="preserve">    u64 addr;</w:t>
      </w:r>
    </w:p>
    <w:p w14:paraId="21E3B7BA" w14:textId="77777777" w:rsidR="009F31DD" w:rsidRDefault="00591719">
      <w:pPr>
        <w:shd w:val="clear" w:color="auto" w:fill="1E1E1E"/>
        <w:spacing w:after="0" w:line="240" w:lineRule="auto"/>
      </w:pPr>
      <w:r>
        <w:rPr>
          <w:rFonts w:ascii="Consolas" w:eastAsia="微软雅黑" w:hAnsi="Consolas"/>
          <w:color w:val="D4D4D4"/>
          <w:sz w:val="20"/>
        </w:rPr>
        <w:t xml:space="preserve">    loff_t offset;</w:t>
      </w:r>
    </w:p>
    <w:p w14:paraId="380C1F6E" w14:textId="77777777" w:rsidR="009F31DD" w:rsidRDefault="00591719">
      <w:pPr>
        <w:shd w:val="clear" w:color="auto" w:fill="1E1E1E"/>
        <w:spacing w:after="0" w:line="240" w:lineRule="auto"/>
      </w:pPr>
      <w:r>
        <w:rPr>
          <w:rFonts w:ascii="Consolas" w:eastAsia="微软雅黑" w:hAnsi="Consolas"/>
          <w:color w:val="D4D4D4"/>
          <w:sz w:val="20"/>
        </w:rPr>
        <w:t xml:space="preserve">    u64 length;</w:t>
      </w:r>
    </w:p>
    <w:p w14:paraId="441E9607" w14:textId="77777777" w:rsidR="009F31DD" w:rsidRDefault="00591719">
      <w:pPr>
        <w:shd w:val="clear" w:color="auto" w:fill="1E1E1E"/>
        <w:spacing w:after="0" w:line="240" w:lineRule="auto"/>
      </w:pPr>
      <w:r>
        <w:rPr>
          <w:rFonts w:ascii="Consolas" w:eastAsia="微软雅黑" w:hAnsi="Consolas"/>
          <w:color w:val="D4D4D4"/>
          <w:sz w:val="20"/>
        </w:rPr>
        <w:t xml:space="preserve">    u16 type;</w:t>
      </w:r>
    </w:p>
    <w:p w14:paraId="646E66E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14:paraId="7A6F90E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block_device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bdev</w:t>
      </w:r>
      <w:r>
        <w:rPr>
          <w:rFonts w:ascii="微软雅黑" w:hAnsi="微软雅黑"/>
          <w:color w:val="D16969"/>
          <w:sz w:val="20"/>
        </w:rPr>
        <w:t>;</w:t>
      </w:r>
    </w:p>
    <w:p w14:paraId="2515C81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dax_device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dax_dev</w:t>
      </w:r>
      <w:r>
        <w:rPr>
          <w:rFonts w:ascii="微软雅黑" w:hAnsi="微软雅黑"/>
          <w:color w:val="D16969"/>
          <w:sz w:val="20"/>
        </w:rPr>
        <w:t>;</w:t>
      </w:r>
    </w:p>
    <w:p w14:paraId="4FAA687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inline_data</w:t>
      </w:r>
      <w:r>
        <w:rPr>
          <w:rFonts w:ascii="微软雅黑" w:hAnsi="微软雅黑"/>
          <w:color w:val="D16969"/>
          <w:sz w:val="20"/>
        </w:rPr>
        <w:t>;</w:t>
      </w:r>
    </w:p>
    <w:p w14:paraId="57772B1F" w14:textId="77777777" w:rsidR="009F31DD" w:rsidRDefault="00591719">
      <w:pPr>
        <w:shd w:val="clear" w:color="auto" w:fill="1E1E1E"/>
        <w:spacing w:after="0" w:line="240" w:lineRule="auto"/>
      </w:pPr>
      <w:r>
        <w:rPr>
          <w:rFonts w:ascii="Consolas" w:eastAsia="微软雅黑" w:hAnsi="Consolas"/>
          <w:color w:val="D4D4D4"/>
          <w:sz w:val="20"/>
        </w:rPr>
        <w:t xml:space="preserve">    void *private;</w:t>
      </w:r>
    </w:p>
    <w:p w14:paraId="11BE287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folio_ops</w:t>
      </w:r>
      <w:r>
        <w:rPr>
          <w:rFonts w:ascii="微软雅黑" w:hAnsi="微软雅黑"/>
          <w:color w:val="D16969"/>
          <w:sz w:val="20"/>
        </w:rPr>
        <w:t>;</w:t>
      </w:r>
    </w:p>
    <w:p w14:paraId="47224B45" w14:textId="77777777" w:rsidR="009F31DD" w:rsidRDefault="00591719">
      <w:pPr>
        <w:shd w:val="clear" w:color="auto" w:fill="1E1E1E"/>
        <w:spacing w:after="0" w:line="240" w:lineRule="auto"/>
      </w:pPr>
      <w:r>
        <w:rPr>
          <w:rFonts w:ascii="微软雅黑" w:hAnsi="微软雅黑"/>
          <w:color w:val="D16969"/>
          <w:sz w:val="20"/>
        </w:rPr>
        <w:t>};</w:t>
      </w:r>
    </w:p>
    <w:p w14:paraId="09AE7634" w14:textId="77777777" w:rsidR="009F31DD" w:rsidRDefault="00591719">
      <w:pPr>
        <w:shd w:val="clear" w:color="auto" w:fill="1E1E1E"/>
        <w:spacing w:after="0" w:line="240" w:lineRule="auto"/>
      </w:pPr>
      <w:r>
        <w:rPr>
          <w:rFonts w:ascii="微软雅黑" w:hAnsi="微软雅黑"/>
          <w:color w:val="D4D4D4"/>
          <w:sz w:val="20"/>
        </w:rPr>
        <w:br/>
      </w:r>
    </w:p>
    <w:p w14:paraId="04F95E18" w14:textId="77777777" w:rsidR="009F31DD" w:rsidRDefault="00591719">
      <w:pPr>
        <w:spacing w:line="360" w:lineRule="auto"/>
        <w:ind w:firstLine="480"/>
        <w:jc w:val="both"/>
      </w:pPr>
      <w:r>
        <w:rPr>
          <w:rFonts w:ascii="Times New Roman" w:eastAsia="宋体" w:hAnsi="Times New Roman"/>
          <w:sz w:val="24"/>
        </w:rPr>
        <w:t xml:space="preserve">struct iomap </w:t>
      </w:r>
      <w:r>
        <w:rPr>
          <w:rFonts w:ascii="Times New Roman" w:eastAsia="宋体" w:hAnsi="Times New Roman"/>
          <w:sz w:val="24"/>
        </w:rPr>
        <w:t>的每一个实例描述了文件逻辑区间到物理存储区间的一段连续映射：</w:t>
      </w:r>
      <w:r>
        <w:rPr>
          <w:rFonts w:ascii="Times New Roman" w:eastAsia="宋体" w:hAnsi="Times New Roman"/>
          <w:sz w:val="24"/>
        </w:rPr>
        <w:t xml:space="preserve">offset/length </w:t>
      </w:r>
      <w:r>
        <w:rPr>
          <w:rFonts w:ascii="Times New Roman" w:eastAsia="宋体" w:hAnsi="Times New Roman"/>
          <w:sz w:val="24"/>
        </w:rPr>
        <w:t>表示文件中的字节范围，</w:t>
      </w:r>
      <w:r>
        <w:rPr>
          <w:rFonts w:ascii="Times New Roman" w:eastAsia="宋体" w:hAnsi="Times New Roman"/>
          <w:sz w:val="24"/>
        </w:rPr>
        <w:t xml:space="preserve">addr </w:t>
      </w:r>
      <w:r>
        <w:rPr>
          <w:rFonts w:ascii="Times New Roman" w:eastAsia="宋体" w:hAnsi="Times New Roman"/>
          <w:sz w:val="24"/>
        </w:rPr>
        <w:t>和</w:t>
      </w:r>
      <w:r>
        <w:rPr>
          <w:rFonts w:ascii="Times New Roman" w:eastAsia="宋体" w:hAnsi="Times New Roman"/>
          <w:sz w:val="24"/>
        </w:rPr>
        <w:t xml:space="preserve"> bdev/dax_dev </w:t>
      </w:r>
      <w:r>
        <w:rPr>
          <w:rFonts w:ascii="Times New Roman" w:eastAsia="宋体" w:hAnsi="Times New Roman"/>
          <w:sz w:val="24"/>
        </w:rPr>
        <w:t>指定了底层设备与物理偏移，</w:t>
      </w:r>
      <w:r>
        <w:rPr>
          <w:rFonts w:ascii="Times New Roman" w:eastAsia="宋体" w:hAnsi="Times New Roman"/>
          <w:sz w:val="24"/>
        </w:rPr>
        <w:t xml:space="preserve">type </w:t>
      </w:r>
      <w:r>
        <w:rPr>
          <w:rFonts w:ascii="Times New Roman" w:eastAsia="宋体" w:hAnsi="Times New Roman"/>
          <w:sz w:val="24"/>
        </w:rPr>
        <w:t>用于区分普通映射、空洞（</w:t>
      </w:r>
      <w:r>
        <w:rPr>
          <w:rFonts w:ascii="Times New Roman" w:eastAsia="宋体" w:hAnsi="Times New Roman"/>
          <w:sz w:val="24"/>
        </w:rPr>
        <w:t>HOLE</w:t>
      </w:r>
      <w:r>
        <w:rPr>
          <w:rFonts w:ascii="Times New Roman" w:eastAsia="宋体" w:hAnsi="Times New Roman"/>
          <w:sz w:val="24"/>
        </w:rPr>
        <w:t>）、延迟分配（</w:t>
      </w:r>
      <w:r>
        <w:rPr>
          <w:rFonts w:ascii="Times New Roman" w:eastAsia="宋体" w:hAnsi="Times New Roman"/>
          <w:sz w:val="24"/>
        </w:rPr>
        <w:t>DELALLOC</w:t>
      </w:r>
      <w:r>
        <w:rPr>
          <w:rFonts w:ascii="Times New Roman" w:eastAsia="宋体" w:hAnsi="Times New Roman"/>
          <w:sz w:val="24"/>
        </w:rPr>
        <w:t>）、未初始化区间等不同语义，</w:t>
      </w:r>
      <w:r>
        <w:rPr>
          <w:rFonts w:ascii="Times New Roman" w:eastAsia="宋体" w:hAnsi="Times New Roman"/>
          <w:sz w:val="24"/>
        </w:rPr>
        <w:t xml:space="preserve">private </w:t>
      </w:r>
      <w:r>
        <w:rPr>
          <w:rFonts w:ascii="Times New Roman" w:eastAsia="宋体" w:hAnsi="Times New Roman"/>
          <w:sz w:val="24"/>
        </w:rPr>
        <w:t>和</w:t>
      </w:r>
      <w:r>
        <w:rPr>
          <w:rFonts w:ascii="Times New Roman" w:eastAsia="宋体" w:hAnsi="Times New Roman"/>
          <w:sz w:val="24"/>
        </w:rPr>
        <w:t xml:space="preserve"> folio_ops </w:t>
      </w:r>
      <w:r>
        <w:rPr>
          <w:rFonts w:ascii="Times New Roman" w:eastAsia="宋体" w:hAnsi="Times New Roman"/>
          <w:sz w:val="24"/>
        </w:rPr>
        <w:t>则为文件系统预留了扩展点，可以挂接自定义的</w:t>
      </w:r>
      <w:r>
        <w:rPr>
          <w:rFonts w:ascii="Times New Roman" w:eastAsia="宋体" w:hAnsi="Times New Roman"/>
          <w:sz w:val="24"/>
        </w:rPr>
        <w:t xml:space="preserve"> per-folio </w:t>
      </w:r>
      <w:r>
        <w:rPr>
          <w:rFonts w:ascii="Times New Roman" w:eastAsia="宋体" w:hAnsi="Times New Roman"/>
          <w:sz w:val="24"/>
        </w:rPr>
        <w:t>状态或校验逻辑</w:t>
      </w:r>
      <w:r>
        <w:rPr>
          <w:rFonts w:ascii="Times New Roman" w:eastAsia="宋体" w:hAnsi="Times New Roman"/>
          <w:sz w:val="24"/>
        </w:rPr>
        <w:t>[16]</w:t>
      </w:r>
      <w:r>
        <w:rPr>
          <w:rFonts w:ascii="Times New Roman" w:eastAsia="宋体" w:hAnsi="Times New Roman"/>
          <w:sz w:val="24"/>
        </w:rPr>
        <w:t>。</w:t>
      </w:r>
    </w:p>
    <w:p w14:paraId="6D9B70D8" w14:textId="77777777" w:rsidR="009F31DD" w:rsidRDefault="00591719">
      <w:pPr>
        <w:spacing w:line="360" w:lineRule="auto"/>
        <w:ind w:firstLine="480"/>
        <w:jc w:val="both"/>
      </w:pPr>
      <w:r>
        <w:rPr>
          <w:rFonts w:ascii="Times New Roman" w:eastAsia="宋体" w:hAnsi="Times New Roman"/>
          <w:sz w:val="24"/>
        </w:rPr>
        <w:t>这些映射并不是孤立使用的，而是通过</w:t>
      </w:r>
      <w:r>
        <w:rPr>
          <w:rFonts w:ascii="Times New Roman" w:eastAsia="宋体" w:hAnsi="Times New Roman"/>
          <w:sz w:val="24"/>
        </w:rPr>
        <w:t xml:space="preserve"> struct iomap_iter </w:t>
      </w:r>
      <w:r>
        <w:rPr>
          <w:rFonts w:ascii="Times New Roman" w:eastAsia="宋体" w:hAnsi="Times New Roman"/>
          <w:sz w:val="24"/>
        </w:rPr>
        <w:t>串联起来。</w:t>
      </w:r>
      <w:r>
        <w:rPr>
          <w:rFonts w:ascii="Times New Roman" w:eastAsia="宋体" w:hAnsi="Times New Roman"/>
          <w:sz w:val="24"/>
        </w:rPr>
        <w:t xml:space="preserve">iomap_iter </w:t>
      </w:r>
      <w:r>
        <w:rPr>
          <w:rFonts w:ascii="Times New Roman" w:eastAsia="宋体" w:hAnsi="Times New Roman"/>
          <w:sz w:val="24"/>
        </w:rPr>
        <w:t>保存当前</w:t>
      </w:r>
      <w:r>
        <w:rPr>
          <w:rFonts w:ascii="Times New Roman" w:eastAsia="宋体" w:hAnsi="Times New Roman"/>
          <w:sz w:val="24"/>
        </w:rPr>
        <w:t xml:space="preserve"> inode</w:t>
      </w:r>
      <w:r>
        <w:rPr>
          <w:rFonts w:ascii="Times New Roman" w:eastAsia="宋体" w:hAnsi="Times New Roman"/>
          <w:sz w:val="24"/>
        </w:rPr>
        <w:t>、待处理文件偏移</w:t>
      </w:r>
      <w:r>
        <w:rPr>
          <w:rFonts w:ascii="Times New Roman" w:eastAsia="宋体" w:hAnsi="Times New Roman"/>
          <w:sz w:val="24"/>
        </w:rPr>
        <w:t xml:space="preserve"> pos</w:t>
      </w:r>
      <w:r>
        <w:rPr>
          <w:rFonts w:ascii="Times New Roman" w:eastAsia="宋体" w:hAnsi="Times New Roman"/>
          <w:sz w:val="24"/>
        </w:rPr>
        <w:t>、长度</w:t>
      </w:r>
      <w:r>
        <w:rPr>
          <w:rFonts w:ascii="Times New Roman" w:eastAsia="宋体" w:hAnsi="Times New Roman"/>
          <w:sz w:val="24"/>
        </w:rPr>
        <w:t xml:space="preserve"> len</w:t>
      </w:r>
      <w:r>
        <w:rPr>
          <w:rFonts w:ascii="Times New Roman" w:eastAsia="宋体" w:hAnsi="Times New Roman"/>
          <w:sz w:val="24"/>
        </w:rPr>
        <w:t>、已处理字节数</w:t>
      </w:r>
      <w:r>
        <w:rPr>
          <w:rFonts w:ascii="Times New Roman" w:eastAsia="宋体" w:hAnsi="Times New Roman"/>
          <w:sz w:val="24"/>
        </w:rPr>
        <w:t xml:space="preserve"> processed</w:t>
      </w:r>
      <w:r>
        <w:rPr>
          <w:rFonts w:ascii="Times New Roman" w:eastAsia="宋体" w:hAnsi="Times New Roman"/>
          <w:sz w:val="24"/>
        </w:rPr>
        <w:t>，以及可复用的</w:t>
      </w:r>
      <w:r>
        <w:rPr>
          <w:rFonts w:ascii="Times New Roman" w:eastAsia="宋体" w:hAnsi="Times New Roman"/>
          <w:sz w:val="24"/>
        </w:rPr>
        <w:t xml:space="preserve"> struct iomap</w:t>
      </w:r>
      <w:r>
        <w:rPr>
          <w:rFonts w:ascii="Times New Roman" w:eastAsia="宋体" w:hAnsi="Times New Roman"/>
          <w:sz w:val="24"/>
        </w:rPr>
        <w:t>。通用迭代入口</w:t>
      </w:r>
      <w:r>
        <w:rPr>
          <w:rFonts w:ascii="Times New Roman" w:eastAsia="宋体" w:hAnsi="Times New Roman"/>
          <w:sz w:val="24"/>
        </w:rPr>
        <w:t xml:space="preserve"> iomap_iter() </w:t>
      </w:r>
      <w:r>
        <w:rPr>
          <w:rFonts w:ascii="Times New Roman" w:eastAsia="宋体" w:hAnsi="Times New Roman"/>
          <w:sz w:val="24"/>
        </w:rPr>
        <w:t>根据文件系统提供的</w:t>
      </w:r>
      <w:r>
        <w:rPr>
          <w:rFonts w:ascii="Times New Roman" w:eastAsia="宋体" w:hAnsi="Times New Roman"/>
          <w:sz w:val="24"/>
        </w:rPr>
        <w:t xml:space="preserve"> iomap_begin </w:t>
      </w:r>
      <w:r>
        <w:rPr>
          <w:rFonts w:ascii="Times New Roman" w:eastAsia="宋体" w:hAnsi="Times New Roman"/>
          <w:sz w:val="24"/>
        </w:rPr>
        <w:t>回调，持续产出覆盖后续文件区间的</w:t>
      </w:r>
      <w:r>
        <w:rPr>
          <w:rFonts w:ascii="Times New Roman" w:eastAsia="宋体" w:hAnsi="Times New Roman"/>
          <w:sz w:val="24"/>
        </w:rPr>
        <w:t xml:space="preserve"> iomap </w:t>
      </w:r>
      <w:r>
        <w:rPr>
          <w:rFonts w:ascii="Times New Roman" w:eastAsia="宋体" w:hAnsi="Times New Roman"/>
          <w:sz w:val="24"/>
        </w:rPr>
        <w:t>片段。这一过程会持续到整个</w:t>
      </w:r>
      <w:r>
        <w:rPr>
          <w:rFonts w:ascii="Times New Roman" w:eastAsia="宋体" w:hAnsi="Times New Roman"/>
          <w:sz w:val="24"/>
        </w:rPr>
        <w:t xml:space="preserve"> I/O </w:t>
      </w:r>
      <w:r>
        <w:rPr>
          <w:rFonts w:ascii="Times New Roman" w:eastAsia="宋体" w:hAnsi="Times New Roman"/>
          <w:sz w:val="24"/>
        </w:rPr>
        <w:t>请求范围被消费完毕</w:t>
      </w:r>
      <w:r>
        <w:rPr>
          <w:rFonts w:ascii="Times New Roman" w:eastAsia="宋体" w:hAnsi="Times New Roman"/>
          <w:sz w:val="24"/>
        </w:rPr>
        <w:t>[16]</w:t>
      </w:r>
      <w:r>
        <w:rPr>
          <w:rFonts w:ascii="Times New Roman" w:eastAsia="宋体" w:hAnsi="Times New Roman"/>
          <w:sz w:val="24"/>
        </w:rPr>
        <w:t>。</w:t>
      </w:r>
    </w:p>
    <w:p w14:paraId="7F44FC29" w14:textId="77777777" w:rsidR="009F31DD" w:rsidRDefault="00591719">
      <w:pPr>
        <w:spacing w:line="360" w:lineRule="auto"/>
        <w:ind w:firstLine="480"/>
        <w:jc w:val="both"/>
      </w:pPr>
      <w:r>
        <w:rPr>
          <w:rFonts w:ascii="Times New Roman" w:eastAsia="宋体" w:hAnsi="Times New Roman"/>
          <w:sz w:val="24"/>
        </w:rPr>
        <w:t>文件系统通过</w:t>
      </w:r>
      <w:r>
        <w:rPr>
          <w:rFonts w:ascii="Times New Roman" w:eastAsia="宋体" w:hAnsi="Times New Roman"/>
          <w:sz w:val="24"/>
        </w:rPr>
        <w:t xml:space="preserve"> struct iomap_ops </w:t>
      </w:r>
      <w:r>
        <w:rPr>
          <w:rFonts w:ascii="Times New Roman" w:eastAsia="宋体" w:hAnsi="Times New Roman"/>
          <w:sz w:val="24"/>
        </w:rPr>
        <w:t>向</w:t>
      </w:r>
      <w:r>
        <w:rPr>
          <w:rFonts w:ascii="Times New Roman" w:eastAsia="宋体" w:hAnsi="Times New Roman"/>
          <w:sz w:val="24"/>
        </w:rPr>
        <w:t xml:space="preserve"> iomap </w:t>
      </w:r>
      <w:r>
        <w:rPr>
          <w:rFonts w:ascii="Times New Roman" w:eastAsia="宋体" w:hAnsi="Times New Roman"/>
          <w:sz w:val="24"/>
        </w:rPr>
        <w:t>注册最核心的两个回调：</w:t>
      </w:r>
      <w:r>
        <w:rPr>
          <w:rFonts w:ascii="Times New Roman" w:eastAsia="宋体" w:hAnsi="Times New Roman"/>
          <w:sz w:val="24"/>
        </w:rPr>
        <w:t xml:space="preserve">-&gt;iomap_begin </w:t>
      </w:r>
      <w:r>
        <w:rPr>
          <w:rFonts w:ascii="Times New Roman" w:eastAsia="宋体" w:hAnsi="Times New Roman"/>
          <w:sz w:val="24"/>
        </w:rPr>
        <w:t>负责在给定文件偏移和长度下填充</w:t>
      </w:r>
      <w:r>
        <w:rPr>
          <w:rFonts w:ascii="Times New Roman" w:eastAsia="宋体" w:hAnsi="Times New Roman"/>
          <w:sz w:val="24"/>
        </w:rPr>
        <w:t xml:space="preserve"> struct iomap</w:t>
      </w:r>
      <w:r>
        <w:rPr>
          <w:rFonts w:ascii="Times New Roman" w:eastAsia="宋体" w:hAnsi="Times New Roman"/>
          <w:sz w:val="24"/>
        </w:rPr>
        <w:t>。</w:t>
      </w:r>
      <w:r>
        <w:rPr>
          <w:rFonts w:ascii="Times New Roman" w:eastAsia="宋体" w:hAnsi="Times New Roman"/>
          <w:sz w:val="24"/>
        </w:rPr>
        <w:t xml:space="preserve">-&gt;iomap_end </w:t>
      </w:r>
      <w:r>
        <w:rPr>
          <w:rFonts w:ascii="Times New Roman" w:eastAsia="宋体" w:hAnsi="Times New Roman"/>
          <w:sz w:val="24"/>
        </w:rPr>
        <w:t>则在</w:t>
      </w:r>
      <w:r>
        <w:rPr>
          <w:rFonts w:ascii="Times New Roman" w:eastAsia="宋体" w:hAnsi="Times New Roman"/>
          <w:sz w:val="24"/>
        </w:rPr>
        <w:t xml:space="preserve"> I/O </w:t>
      </w:r>
      <w:r>
        <w:rPr>
          <w:rFonts w:ascii="Times New Roman" w:eastAsia="宋体" w:hAnsi="Times New Roman"/>
          <w:sz w:val="24"/>
        </w:rPr>
        <w:t>结束时执行收</w:t>
      </w:r>
      <w:r>
        <w:rPr>
          <w:rFonts w:ascii="Times New Roman" w:eastAsia="宋体" w:hAnsi="Times New Roman"/>
          <w:sz w:val="24"/>
        </w:rPr>
        <w:lastRenderedPageBreak/>
        <w:t>尾工作（例如更新配额、统计信息或</w:t>
      </w:r>
      <w:r>
        <w:rPr>
          <w:rFonts w:ascii="Times New Roman" w:eastAsia="宋体" w:hAnsi="Times New Roman"/>
          <w:sz w:val="24"/>
        </w:rPr>
        <w:t xml:space="preserve"> unwritten extent </w:t>
      </w:r>
      <w:r>
        <w:rPr>
          <w:rFonts w:ascii="Times New Roman" w:eastAsia="宋体" w:hAnsi="Times New Roman"/>
          <w:sz w:val="24"/>
        </w:rPr>
        <w:t>转换）</w:t>
      </w:r>
      <w:r>
        <w:rPr>
          <w:rFonts w:ascii="Times New Roman" w:eastAsia="宋体" w:hAnsi="Times New Roman"/>
          <w:sz w:val="24"/>
        </w:rPr>
        <w:t>[16]</w:t>
      </w:r>
      <w:r>
        <w:rPr>
          <w:rFonts w:ascii="Times New Roman" w:eastAsia="宋体" w:hAnsi="Times New Roman"/>
          <w:sz w:val="24"/>
        </w:rPr>
        <w:t>。在此之上。</w:t>
      </w:r>
      <w:r>
        <w:rPr>
          <w:rFonts w:ascii="Times New Roman" w:eastAsia="宋体" w:hAnsi="Times New Roman"/>
          <w:sz w:val="24"/>
        </w:rPr>
        <w:t xml:space="preserve">iomap </w:t>
      </w:r>
      <w:r>
        <w:rPr>
          <w:rFonts w:ascii="Times New Roman" w:eastAsia="宋体" w:hAnsi="Times New Roman"/>
          <w:sz w:val="24"/>
        </w:rPr>
        <w:t>针对不同的</w:t>
      </w:r>
      <w:r>
        <w:rPr>
          <w:rFonts w:ascii="Times New Roman" w:eastAsia="宋体" w:hAnsi="Times New Roman"/>
          <w:sz w:val="24"/>
        </w:rPr>
        <w:t xml:space="preserve"> I/O </w:t>
      </w:r>
      <w:r>
        <w:rPr>
          <w:rFonts w:ascii="Times New Roman" w:eastAsia="宋体" w:hAnsi="Times New Roman"/>
          <w:sz w:val="24"/>
        </w:rPr>
        <w:t>场景又定义了多组辅助接口，例如</w:t>
      </w:r>
      <w:r>
        <w:rPr>
          <w:rFonts w:ascii="Times New Roman" w:eastAsia="宋体" w:hAnsi="Times New Roman"/>
          <w:sz w:val="24"/>
        </w:rPr>
        <w:t xml:space="preserve"> iomap_readahead / iomap_read_folio </w:t>
      </w:r>
      <w:r>
        <w:rPr>
          <w:rFonts w:ascii="Times New Roman" w:eastAsia="宋体" w:hAnsi="Times New Roman"/>
          <w:sz w:val="24"/>
        </w:rPr>
        <w:t>负责缓冲读。</w:t>
      </w:r>
      <w:r>
        <w:rPr>
          <w:rFonts w:ascii="Times New Roman" w:eastAsia="宋体" w:hAnsi="Times New Roman"/>
          <w:sz w:val="24"/>
        </w:rPr>
        <w:t xml:space="preserve">iomap_file_buffered_write </w:t>
      </w:r>
      <w:r>
        <w:rPr>
          <w:rFonts w:ascii="Times New Roman" w:eastAsia="宋体" w:hAnsi="Times New Roman"/>
          <w:sz w:val="24"/>
        </w:rPr>
        <w:t>负责缓冲写入和延迟分配。</w:t>
      </w:r>
      <w:r>
        <w:rPr>
          <w:rFonts w:ascii="Times New Roman" w:eastAsia="宋体" w:hAnsi="Times New Roman"/>
          <w:sz w:val="24"/>
        </w:rPr>
        <w:t xml:space="preserve">iomap_writepages </w:t>
      </w:r>
      <w:r>
        <w:rPr>
          <w:rFonts w:ascii="Times New Roman" w:eastAsia="宋体" w:hAnsi="Times New Roman"/>
          <w:sz w:val="24"/>
        </w:rPr>
        <w:t>加载</w:t>
      </w:r>
      <w:r>
        <w:rPr>
          <w:rFonts w:ascii="Times New Roman" w:eastAsia="宋体" w:hAnsi="Times New Roman"/>
          <w:sz w:val="24"/>
        </w:rPr>
        <w:t xml:space="preserve"> struct iomap_writeback_ops </w:t>
      </w:r>
      <w:r>
        <w:rPr>
          <w:rFonts w:ascii="Times New Roman" w:eastAsia="宋体" w:hAnsi="Times New Roman"/>
          <w:sz w:val="24"/>
        </w:rPr>
        <w:t>完成脏页写回。而</w:t>
      </w:r>
      <w:r>
        <w:rPr>
          <w:rFonts w:ascii="Times New Roman" w:eastAsia="宋体" w:hAnsi="Times New Roman"/>
          <w:sz w:val="24"/>
        </w:rPr>
        <w:t xml:space="preserve"> iomap_dio_rw </w:t>
      </w:r>
      <w:r>
        <w:rPr>
          <w:rFonts w:ascii="Times New Roman" w:eastAsia="宋体" w:hAnsi="Times New Roman"/>
          <w:sz w:val="24"/>
        </w:rPr>
        <w:t>则统一了</w:t>
      </w:r>
      <w:r>
        <w:rPr>
          <w:rFonts w:ascii="Times New Roman" w:eastAsia="宋体" w:hAnsi="Times New Roman"/>
          <w:sz w:val="24"/>
        </w:rPr>
        <w:t xml:space="preserve"> O_DIRECT </w:t>
      </w:r>
      <w:r>
        <w:rPr>
          <w:rFonts w:ascii="Times New Roman" w:eastAsia="宋体" w:hAnsi="Times New Roman"/>
          <w:sz w:val="24"/>
        </w:rPr>
        <w:t>的读写路径</w:t>
      </w:r>
      <w:r>
        <w:rPr>
          <w:rFonts w:ascii="Times New Roman" w:eastAsia="宋体" w:hAnsi="Times New Roman"/>
          <w:sz w:val="24"/>
        </w:rPr>
        <w:t>[16]</w:t>
      </w:r>
      <w:r>
        <w:rPr>
          <w:rFonts w:ascii="Times New Roman" w:eastAsia="宋体" w:hAnsi="Times New Roman"/>
          <w:sz w:val="24"/>
        </w:rPr>
        <w:t>。</w:t>
      </w:r>
    </w:p>
    <w:p w14:paraId="148AAE1A" w14:textId="77777777" w:rsidR="009F31DD" w:rsidRDefault="00591719">
      <w:pPr>
        <w:spacing w:line="360" w:lineRule="auto"/>
        <w:ind w:firstLine="480"/>
        <w:jc w:val="both"/>
        <w:rPr>
          <w:lang w:eastAsia="zh-CN"/>
        </w:rPr>
      </w:pPr>
      <w:r>
        <w:rPr>
          <w:rFonts w:ascii="Times New Roman" w:eastAsia="宋体" w:hAnsi="Times New Roman"/>
          <w:sz w:val="24"/>
        </w:rPr>
        <w:t>在页缓存这一层面，</w:t>
      </w:r>
      <w:r>
        <w:rPr>
          <w:rFonts w:ascii="Times New Roman" w:eastAsia="宋体" w:hAnsi="Times New Roman"/>
          <w:sz w:val="24"/>
        </w:rPr>
        <w:t xml:space="preserve">iomap </w:t>
      </w:r>
      <w:r>
        <w:rPr>
          <w:rFonts w:ascii="Times New Roman" w:eastAsia="宋体" w:hAnsi="Times New Roman"/>
          <w:sz w:val="24"/>
        </w:rPr>
        <w:t>还提供了</w:t>
      </w:r>
      <w:r>
        <w:rPr>
          <w:rFonts w:ascii="Times New Roman" w:eastAsia="宋体" w:hAnsi="Times New Roman"/>
          <w:sz w:val="24"/>
        </w:rPr>
        <w:t xml:space="preserve"> struct iomap_folio_ops </w:t>
      </w:r>
      <w:r>
        <w:rPr>
          <w:rFonts w:ascii="Times New Roman" w:eastAsia="宋体" w:hAnsi="Times New Roman"/>
          <w:sz w:val="24"/>
        </w:rPr>
        <w:t>来定制</w:t>
      </w:r>
      <w:r>
        <w:rPr>
          <w:rFonts w:ascii="Times New Roman" w:eastAsia="宋体" w:hAnsi="Times New Roman"/>
          <w:sz w:val="24"/>
        </w:rPr>
        <w:t xml:space="preserve"> per-folio </w:t>
      </w:r>
      <w:r>
        <w:rPr>
          <w:rFonts w:ascii="Times New Roman" w:eastAsia="宋体" w:hAnsi="Times New Roman"/>
          <w:sz w:val="24"/>
        </w:rPr>
        <w:t>行为。</w:t>
      </w:r>
      <w:r>
        <w:rPr>
          <w:rFonts w:ascii="Times New Roman" w:eastAsia="宋体" w:hAnsi="Times New Roman"/>
          <w:sz w:val="24"/>
          <w:lang w:eastAsia="zh-CN"/>
        </w:rPr>
        <w:t>内核文档给出的定义如下：</w:t>
      </w:r>
    </w:p>
    <w:p w14:paraId="2745E301" w14:textId="77777777" w:rsidR="009F31DD" w:rsidRDefault="00591719">
      <w:pPr>
        <w:shd w:val="clear" w:color="auto" w:fill="1E1E1E"/>
        <w:spacing w:after="0" w:line="240" w:lineRule="auto"/>
      </w:pPr>
      <w:r>
        <w:rPr>
          <w:rFonts w:ascii="微软雅黑" w:hAnsi="微软雅黑"/>
          <w:color w:val="6A9955"/>
          <w:sz w:val="20"/>
        </w:rPr>
        <w:t>// File: include/linux/iomap.h / fs/iomap/buffered-io.c</w:t>
      </w:r>
    </w:p>
    <w:p w14:paraId="3F2262BF" w14:textId="77777777" w:rsidR="009F31DD" w:rsidRDefault="00591719">
      <w:pPr>
        <w:shd w:val="clear" w:color="auto" w:fill="1E1E1E"/>
        <w:spacing w:after="0" w:line="240" w:lineRule="auto"/>
      </w:pPr>
      <w:r>
        <w:rPr>
          <w:rFonts w:ascii="微软雅黑" w:hAnsi="微软雅黑"/>
          <w:color w:val="D4D4D4"/>
          <w:sz w:val="20"/>
        </w:rPr>
        <w:br/>
      </w:r>
    </w:p>
    <w:p w14:paraId="25331ADF" w14:textId="77777777" w:rsidR="009F31DD" w:rsidRDefault="00591719">
      <w:pPr>
        <w:shd w:val="clear" w:color="auto" w:fill="1E1E1E"/>
        <w:spacing w:after="0" w:line="240" w:lineRule="auto"/>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p>
    <w:p w14:paraId="349A9C8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get_folio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14:paraId="2A74A84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p>
    <w:p w14:paraId="5867E06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put_folio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14:paraId="241926B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73EE022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iomap_valid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14:paraId="0CD598A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p>
    <w:p w14:paraId="794E8D64" w14:textId="77777777" w:rsidR="009F31DD" w:rsidRDefault="00591719">
      <w:pPr>
        <w:shd w:val="clear" w:color="auto" w:fill="1E1E1E"/>
        <w:spacing w:after="0" w:line="240" w:lineRule="auto"/>
      </w:pPr>
      <w:r>
        <w:rPr>
          <w:rFonts w:ascii="微软雅黑" w:hAnsi="微软雅黑"/>
          <w:color w:val="D16969"/>
          <w:sz w:val="20"/>
        </w:rPr>
        <w:t>};</w:t>
      </w:r>
    </w:p>
    <w:p w14:paraId="55933B26" w14:textId="77777777" w:rsidR="009F31DD" w:rsidRDefault="00591719">
      <w:pPr>
        <w:shd w:val="clear" w:color="auto" w:fill="1E1E1E"/>
        <w:spacing w:after="0" w:line="240" w:lineRule="auto"/>
      </w:pPr>
      <w:r>
        <w:rPr>
          <w:rFonts w:ascii="微软雅黑" w:hAnsi="微软雅黑"/>
          <w:color w:val="D4D4D4"/>
          <w:sz w:val="20"/>
        </w:rPr>
        <w:br/>
      </w:r>
    </w:p>
    <w:p w14:paraId="0C510A88" w14:textId="77777777" w:rsidR="009F31DD" w:rsidRDefault="00591719">
      <w:pPr>
        <w:spacing w:line="360" w:lineRule="auto"/>
        <w:ind w:firstLine="480"/>
        <w:jc w:val="both"/>
        <w:rPr>
          <w:lang w:eastAsia="zh-CN"/>
        </w:rPr>
      </w:pPr>
      <w:r>
        <w:rPr>
          <w:rFonts w:ascii="Times New Roman" w:eastAsia="宋体" w:hAnsi="Times New Roman"/>
          <w:sz w:val="24"/>
        </w:rPr>
        <w:t>其中</w:t>
      </w:r>
      <w:r>
        <w:rPr>
          <w:rFonts w:ascii="Times New Roman" w:eastAsia="宋体" w:hAnsi="Times New Roman"/>
          <w:sz w:val="24"/>
        </w:rPr>
        <w:t xml:space="preserve"> get_folio/put_folio </w:t>
      </w:r>
      <w:r>
        <w:rPr>
          <w:rFonts w:ascii="Times New Roman" w:eastAsia="宋体" w:hAnsi="Times New Roman"/>
          <w:sz w:val="24"/>
        </w:rPr>
        <w:t>允许文件系统在写入路径上为每个</w:t>
      </w:r>
      <w:r>
        <w:rPr>
          <w:rFonts w:ascii="Times New Roman" w:eastAsia="宋体" w:hAnsi="Times New Roman"/>
          <w:sz w:val="24"/>
        </w:rPr>
        <w:t xml:space="preserve"> folio </w:t>
      </w:r>
      <w:r>
        <w:rPr>
          <w:rFonts w:ascii="Times New Roman" w:eastAsia="宋体" w:hAnsi="Times New Roman"/>
          <w:sz w:val="24"/>
        </w:rPr>
        <w:t>设置和提交自定义的状态。而</w:t>
      </w:r>
      <w:r>
        <w:rPr>
          <w:rFonts w:ascii="Times New Roman" w:eastAsia="宋体" w:hAnsi="Times New Roman"/>
          <w:sz w:val="24"/>
        </w:rPr>
        <w:t xml:space="preserve"> iomap_valid </w:t>
      </w:r>
      <w:r>
        <w:rPr>
          <w:rFonts w:ascii="Times New Roman" w:eastAsia="宋体" w:hAnsi="Times New Roman"/>
          <w:sz w:val="24"/>
        </w:rPr>
        <w:t>则用于应对空间映射在并发</w:t>
      </w:r>
      <w:r>
        <w:rPr>
          <w:rFonts w:ascii="Times New Roman" w:eastAsia="宋体" w:hAnsi="Times New Roman"/>
          <w:sz w:val="24"/>
        </w:rPr>
        <w:t xml:space="preserve"> I/O </w:t>
      </w:r>
      <w:r>
        <w:rPr>
          <w:rFonts w:ascii="Times New Roman" w:eastAsia="宋体" w:hAnsi="Times New Roman"/>
          <w:sz w:val="24"/>
        </w:rPr>
        <w:t>过程中发生变化的情况：文件系统可以在</w:t>
      </w:r>
      <w:r>
        <w:rPr>
          <w:rFonts w:ascii="Times New Roman" w:eastAsia="宋体" w:hAnsi="Times New Roman"/>
          <w:sz w:val="24"/>
        </w:rPr>
        <w:t xml:space="preserve"> -&gt;iomap_begin </w:t>
      </w:r>
      <w:r>
        <w:rPr>
          <w:rFonts w:ascii="Times New Roman" w:eastAsia="宋体" w:hAnsi="Times New Roman"/>
          <w:sz w:val="24"/>
        </w:rPr>
        <w:t>中记录一个</w:t>
      </w:r>
      <w:r>
        <w:rPr>
          <w:rFonts w:ascii="Times New Roman" w:eastAsia="宋体" w:hAnsi="Times New Roman"/>
          <w:sz w:val="24"/>
        </w:rPr>
        <w:t>“</w:t>
      </w:r>
      <w:r>
        <w:rPr>
          <w:rFonts w:ascii="Times New Roman" w:eastAsia="宋体" w:hAnsi="Times New Roman"/>
          <w:sz w:val="24"/>
        </w:rPr>
        <w:t>有效性</w:t>
      </w:r>
      <w:r>
        <w:rPr>
          <w:rFonts w:ascii="Times New Roman" w:eastAsia="宋体" w:hAnsi="Times New Roman"/>
          <w:sz w:val="24"/>
        </w:rPr>
        <w:t xml:space="preserve"> cookie”</w:t>
      </w:r>
      <w:r>
        <w:rPr>
          <w:rFonts w:ascii="Times New Roman" w:eastAsia="宋体" w:hAnsi="Times New Roman"/>
          <w:sz w:val="24"/>
        </w:rPr>
        <w:t>。</w:t>
      </w:r>
      <w:r>
        <w:rPr>
          <w:rFonts w:ascii="Times New Roman" w:eastAsia="宋体" w:hAnsi="Times New Roman"/>
          <w:sz w:val="24"/>
          <w:lang w:eastAsia="zh-CN"/>
        </w:rPr>
        <w:t>在</w:t>
      </w:r>
      <w:r>
        <w:rPr>
          <w:rFonts w:ascii="Times New Roman" w:eastAsia="宋体" w:hAnsi="Times New Roman"/>
          <w:sz w:val="24"/>
          <w:lang w:eastAsia="zh-CN"/>
        </w:rPr>
        <w:t xml:space="preserve"> iomap_valid </w:t>
      </w:r>
      <w:r>
        <w:rPr>
          <w:rFonts w:ascii="Times New Roman" w:eastAsia="宋体" w:hAnsi="Times New Roman"/>
          <w:sz w:val="24"/>
          <w:lang w:eastAsia="zh-CN"/>
        </w:rPr>
        <w:t>中重新检查当前映射是否仍然成立，如果失效则重新取样映射</w:t>
      </w:r>
      <w:r>
        <w:rPr>
          <w:rFonts w:ascii="Times New Roman" w:eastAsia="宋体" w:hAnsi="Times New Roman"/>
          <w:sz w:val="24"/>
          <w:lang w:eastAsia="zh-CN"/>
        </w:rPr>
        <w:t>[16]</w:t>
      </w:r>
      <w:r>
        <w:rPr>
          <w:rFonts w:ascii="Times New Roman" w:eastAsia="宋体" w:hAnsi="Times New Roman"/>
          <w:sz w:val="24"/>
          <w:lang w:eastAsia="zh-CN"/>
        </w:rPr>
        <w:t>。通过这一机制，</w:t>
      </w:r>
      <w:r>
        <w:rPr>
          <w:rFonts w:ascii="Times New Roman" w:eastAsia="宋体" w:hAnsi="Times New Roman"/>
          <w:sz w:val="24"/>
          <w:lang w:eastAsia="zh-CN"/>
        </w:rPr>
        <w:t xml:space="preserve">iomap </w:t>
      </w:r>
      <w:r>
        <w:rPr>
          <w:rFonts w:ascii="Times New Roman" w:eastAsia="宋体" w:hAnsi="Times New Roman"/>
          <w:sz w:val="24"/>
          <w:lang w:eastAsia="zh-CN"/>
        </w:rPr>
        <w:t>在不强制文件系统持有重锁的前提下，仍然能够在复杂并发场景下保持映射与页缓存状态的一致性。</w:t>
      </w:r>
    </w:p>
    <w:p w14:paraId="1C0DC233" w14:textId="77777777" w:rsidR="009F31DD" w:rsidRDefault="00591719">
      <w:pPr>
        <w:spacing w:line="360" w:lineRule="auto"/>
        <w:ind w:firstLine="480"/>
        <w:jc w:val="both"/>
      </w:pPr>
      <w:r>
        <w:rPr>
          <w:rFonts w:ascii="Times New Roman" w:eastAsia="宋体" w:hAnsi="Times New Roman"/>
          <w:sz w:val="24"/>
        </w:rPr>
        <w:t>内核文档指出，</w:t>
      </w:r>
      <w:r>
        <w:rPr>
          <w:rFonts w:ascii="Times New Roman" w:eastAsia="宋体" w:hAnsi="Times New Roman"/>
          <w:sz w:val="24"/>
        </w:rPr>
        <w:t xml:space="preserve">per-folio </w:t>
      </w:r>
      <w:r>
        <w:rPr>
          <w:rFonts w:ascii="Times New Roman" w:eastAsia="宋体" w:hAnsi="Times New Roman"/>
          <w:sz w:val="24"/>
        </w:rPr>
        <w:t>状态对象比</w:t>
      </w:r>
      <w:r>
        <w:rPr>
          <w:rFonts w:ascii="Times New Roman" w:eastAsia="宋体" w:hAnsi="Times New Roman"/>
          <w:sz w:val="24"/>
        </w:rPr>
        <w:t xml:space="preserve"> buffer_head </w:t>
      </w:r>
      <w:r>
        <w:rPr>
          <w:rFonts w:ascii="Times New Roman" w:eastAsia="宋体" w:hAnsi="Times New Roman"/>
          <w:sz w:val="24"/>
        </w:rPr>
        <w:t>更轻量，因为每个</w:t>
      </w:r>
      <w:r>
        <w:rPr>
          <w:rFonts w:ascii="Times New Roman" w:eastAsia="宋体" w:hAnsi="Times New Roman"/>
          <w:sz w:val="24"/>
        </w:rPr>
        <w:t xml:space="preserve"> folio </w:t>
      </w:r>
      <w:r>
        <w:rPr>
          <w:rFonts w:ascii="Times New Roman" w:eastAsia="宋体" w:hAnsi="Times New Roman"/>
          <w:sz w:val="24"/>
        </w:rPr>
        <w:t>只需要一个状态对象</w:t>
      </w:r>
      <w:r>
        <w:rPr>
          <w:rFonts w:ascii="Times New Roman" w:eastAsia="宋体" w:hAnsi="Times New Roman"/>
          <w:sz w:val="24"/>
        </w:rPr>
        <w:t>[16]</w:t>
      </w:r>
      <w:r>
        <w:rPr>
          <w:rFonts w:ascii="Times New Roman" w:eastAsia="宋体" w:hAnsi="Times New Roman"/>
          <w:sz w:val="24"/>
        </w:rPr>
        <w:t>。</w:t>
      </w:r>
    </w:p>
    <w:p w14:paraId="56DFDA3E" w14:textId="77777777" w:rsidR="009F31DD" w:rsidRDefault="00591719">
      <w:pPr>
        <w:spacing w:line="360" w:lineRule="auto"/>
        <w:ind w:firstLine="480"/>
        <w:jc w:val="both"/>
        <w:rPr>
          <w:lang w:eastAsia="zh-CN"/>
        </w:rPr>
      </w:pPr>
      <w:r>
        <w:rPr>
          <w:rFonts w:ascii="Times New Roman" w:eastAsia="宋体" w:hAnsi="Times New Roman"/>
          <w:sz w:val="24"/>
        </w:rPr>
        <w:t>在更高层次上，</w:t>
      </w:r>
      <w:r>
        <w:rPr>
          <w:rFonts w:ascii="Times New Roman" w:eastAsia="宋体" w:hAnsi="Times New Roman"/>
          <w:sz w:val="24"/>
        </w:rPr>
        <w:t xml:space="preserve">iomap </w:t>
      </w:r>
      <w:r>
        <w:rPr>
          <w:rFonts w:ascii="Times New Roman" w:eastAsia="宋体" w:hAnsi="Times New Roman"/>
          <w:sz w:val="24"/>
        </w:rPr>
        <w:t>通过统一</w:t>
      </w:r>
      <w:r>
        <w:rPr>
          <w:rFonts w:ascii="Times New Roman" w:eastAsia="宋体" w:hAnsi="Times New Roman"/>
          <w:sz w:val="24"/>
        </w:rPr>
        <w:t xml:space="preserve"> buffered I/O </w:t>
      </w:r>
      <w:r>
        <w:rPr>
          <w:rFonts w:ascii="Times New Roman" w:eastAsia="宋体" w:hAnsi="Times New Roman"/>
          <w:sz w:val="24"/>
        </w:rPr>
        <w:t>和</w:t>
      </w:r>
      <w:r>
        <w:rPr>
          <w:rFonts w:ascii="Times New Roman" w:eastAsia="宋体" w:hAnsi="Times New Roman"/>
          <w:sz w:val="24"/>
        </w:rPr>
        <w:t xml:space="preserve"> direct I/O </w:t>
      </w:r>
      <w:r>
        <w:rPr>
          <w:rFonts w:ascii="Times New Roman" w:eastAsia="宋体" w:hAnsi="Times New Roman"/>
          <w:sz w:val="24"/>
        </w:rPr>
        <w:t>的映射逻辑。</w:t>
      </w:r>
      <w:r>
        <w:rPr>
          <w:rFonts w:ascii="Times New Roman" w:eastAsia="宋体" w:hAnsi="Times New Roman"/>
          <w:sz w:val="24"/>
          <w:lang w:eastAsia="zh-CN"/>
        </w:rPr>
        <w:t>为大块顺序</w:t>
      </w:r>
      <w:r>
        <w:rPr>
          <w:rFonts w:ascii="Times New Roman" w:eastAsia="宋体" w:hAnsi="Times New Roman"/>
          <w:sz w:val="24"/>
          <w:lang w:eastAsia="zh-CN"/>
        </w:rPr>
        <w:t xml:space="preserve"> I/O </w:t>
      </w:r>
      <w:r>
        <w:rPr>
          <w:rFonts w:ascii="Times New Roman" w:eastAsia="宋体" w:hAnsi="Times New Roman"/>
          <w:sz w:val="24"/>
          <w:lang w:eastAsia="zh-CN"/>
        </w:rPr>
        <w:t>和多种存储介质（包括</w:t>
      </w:r>
      <w:r>
        <w:rPr>
          <w:rFonts w:ascii="Times New Roman" w:eastAsia="宋体" w:hAnsi="Times New Roman"/>
          <w:sz w:val="24"/>
          <w:lang w:eastAsia="zh-CN"/>
        </w:rPr>
        <w:t xml:space="preserve"> NVMe SSD</w:t>
      </w:r>
      <w:r>
        <w:rPr>
          <w:rFonts w:ascii="Times New Roman" w:eastAsia="宋体" w:hAnsi="Times New Roman"/>
          <w:sz w:val="24"/>
          <w:lang w:eastAsia="zh-CN"/>
        </w:rPr>
        <w:t>、直连持久内存等）提供了统一的抽象。对于像</w:t>
      </w:r>
      <w:r>
        <w:rPr>
          <w:rFonts w:ascii="Times New Roman" w:eastAsia="宋体" w:hAnsi="Times New Roman"/>
          <w:sz w:val="24"/>
          <w:lang w:eastAsia="zh-CN"/>
        </w:rPr>
        <w:t xml:space="preserve"> F2FS </w:t>
      </w:r>
      <w:r>
        <w:rPr>
          <w:rFonts w:ascii="Times New Roman" w:eastAsia="宋体" w:hAnsi="Times New Roman"/>
          <w:sz w:val="24"/>
          <w:lang w:eastAsia="zh-CN"/>
        </w:rPr>
        <w:t>这样希望利用</w:t>
      </w:r>
      <w:r>
        <w:rPr>
          <w:rFonts w:ascii="Times New Roman" w:eastAsia="宋体" w:hAnsi="Times New Roman"/>
          <w:sz w:val="24"/>
          <w:lang w:eastAsia="zh-CN"/>
        </w:rPr>
        <w:t xml:space="preserve"> Large Folios </w:t>
      </w:r>
      <w:r>
        <w:rPr>
          <w:rFonts w:ascii="Times New Roman" w:eastAsia="宋体" w:hAnsi="Times New Roman"/>
          <w:sz w:val="24"/>
          <w:lang w:eastAsia="zh-CN"/>
        </w:rPr>
        <w:t>和大粒度</w:t>
      </w:r>
      <w:r>
        <w:rPr>
          <w:rFonts w:ascii="Times New Roman" w:eastAsia="宋体" w:hAnsi="Times New Roman"/>
          <w:sz w:val="24"/>
          <w:lang w:eastAsia="zh-CN"/>
        </w:rPr>
        <w:t xml:space="preserve"> I/O </w:t>
      </w:r>
      <w:r>
        <w:rPr>
          <w:rFonts w:ascii="Times New Roman" w:eastAsia="宋体" w:hAnsi="Times New Roman"/>
          <w:sz w:val="24"/>
          <w:lang w:eastAsia="zh-CN"/>
        </w:rPr>
        <w:t>的日志结构文件系统来说。</w:t>
      </w:r>
      <w:r>
        <w:rPr>
          <w:rFonts w:ascii="Times New Roman" w:eastAsia="宋体" w:hAnsi="Times New Roman"/>
          <w:sz w:val="24"/>
          <w:lang w:eastAsia="zh-CN"/>
        </w:rPr>
        <w:t xml:space="preserve">iomap </w:t>
      </w:r>
      <w:r>
        <w:rPr>
          <w:rFonts w:ascii="Times New Roman" w:eastAsia="宋体" w:hAnsi="Times New Roman"/>
          <w:sz w:val="24"/>
          <w:lang w:eastAsia="zh-CN"/>
        </w:rPr>
        <w:t>消</w:t>
      </w:r>
      <w:r>
        <w:rPr>
          <w:rFonts w:ascii="Times New Roman" w:eastAsia="宋体" w:hAnsi="Times New Roman"/>
          <w:sz w:val="24"/>
          <w:lang w:eastAsia="zh-CN"/>
        </w:rPr>
        <w:lastRenderedPageBreak/>
        <w:t>除了对</w:t>
      </w:r>
      <w:r>
        <w:rPr>
          <w:rFonts w:ascii="Times New Roman" w:eastAsia="宋体" w:hAnsi="Times New Roman"/>
          <w:sz w:val="24"/>
          <w:lang w:eastAsia="zh-CN"/>
        </w:rPr>
        <w:t xml:space="preserve"> buffer_head </w:t>
      </w:r>
      <w:r>
        <w:rPr>
          <w:rFonts w:ascii="Times New Roman" w:eastAsia="宋体" w:hAnsi="Times New Roman"/>
          <w:sz w:val="24"/>
          <w:lang w:eastAsia="zh-CN"/>
        </w:rPr>
        <w:t>的依赖，还提供了丰富的钩子（如</w:t>
      </w:r>
      <w:r>
        <w:rPr>
          <w:rFonts w:ascii="Times New Roman" w:eastAsia="宋体" w:hAnsi="Times New Roman"/>
          <w:sz w:val="24"/>
          <w:lang w:eastAsia="zh-CN"/>
        </w:rPr>
        <w:t xml:space="preserve"> iomap_writeback_ops </w:t>
      </w:r>
      <w:r>
        <w:rPr>
          <w:rFonts w:ascii="Times New Roman" w:eastAsia="宋体" w:hAnsi="Times New Roman"/>
          <w:sz w:val="24"/>
          <w:lang w:eastAsia="zh-CN"/>
        </w:rPr>
        <w:t>和</w:t>
      </w:r>
      <w:r>
        <w:rPr>
          <w:rFonts w:ascii="Times New Roman" w:eastAsia="宋体" w:hAnsi="Times New Roman"/>
          <w:sz w:val="24"/>
          <w:lang w:eastAsia="zh-CN"/>
        </w:rPr>
        <w:t xml:space="preserve"> iomap_dio_ops</w:t>
      </w:r>
      <w:r>
        <w:rPr>
          <w:rFonts w:ascii="Times New Roman" w:eastAsia="宋体" w:hAnsi="Times New Roman"/>
          <w:sz w:val="24"/>
          <w:lang w:eastAsia="zh-CN"/>
        </w:rPr>
        <w:t>）。便于在大页写回和复杂的空间管理策略之间进行解耦和复用</w:t>
      </w:r>
      <w:r>
        <w:rPr>
          <w:rFonts w:ascii="Times New Roman" w:eastAsia="宋体" w:hAnsi="Times New Roman"/>
          <w:sz w:val="24"/>
          <w:lang w:eastAsia="zh-CN"/>
        </w:rPr>
        <w:t>[16][17]</w:t>
      </w:r>
      <w:r>
        <w:rPr>
          <w:rFonts w:ascii="Times New Roman" w:eastAsia="宋体" w:hAnsi="Times New Roman"/>
          <w:sz w:val="24"/>
          <w:lang w:eastAsia="zh-CN"/>
        </w:rPr>
        <w:t>。</w:t>
      </w:r>
    </w:p>
    <w:p w14:paraId="64C473CF" w14:textId="77777777" w:rsidR="009F31DD" w:rsidRDefault="00591719">
      <w:pPr>
        <w:pStyle w:val="31"/>
        <w:rPr>
          <w:lang w:eastAsia="zh-CN"/>
        </w:rPr>
      </w:pPr>
      <w:bookmarkStart w:id="74" w:name="_Toc227766944"/>
      <w:bookmarkStart w:id="75" w:name="_Toc228288612"/>
      <w:bookmarkStart w:id="76" w:name="_Toc229384983"/>
      <w:r>
        <w:rPr>
          <w:rFonts w:ascii="Times New Roman" w:eastAsia="宋体" w:hAnsi="Times New Roman"/>
          <w:lang w:eastAsia="zh-CN"/>
        </w:rPr>
        <w:t xml:space="preserve">2.2.2  </w:t>
      </w:r>
      <w:r>
        <w:rPr>
          <w:rFonts w:ascii="Times New Roman" w:eastAsia="宋体" w:hAnsi="Times New Roman"/>
          <w:lang w:eastAsia="zh-CN"/>
        </w:rPr>
        <w:t>迭代器模式与区间映射优势</w:t>
      </w:r>
      <w:bookmarkEnd w:id="74"/>
      <w:bookmarkEnd w:id="75"/>
      <w:bookmarkEnd w:id="76"/>
    </w:p>
    <w:p w14:paraId="5F9BACA1" w14:textId="77777777" w:rsidR="009F31DD" w:rsidRDefault="00591719">
      <w:pPr>
        <w:spacing w:line="360" w:lineRule="auto"/>
        <w:ind w:firstLine="480"/>
        <w:jc w:val="both"/>
        <w:rPr>
          <w:lang w:eastAsia="zh-CN"/>
        </w:rPr>
      </w:pPr>
      <w:r>
        <w:rPr>
          <w:rFonts w:ascii="Times New Roman" w:eastAsia="宋体" w:hAnsi="Times New Roman"/>
          <w:sz w:val="24"/>
          <w:lang w:eastAsia="zh-CN"/>
        </w:rPr>
        <w:t>传统</w:t>
      </w:r>
      <w:r>
        <w:rPr>
          <w:rFonts w:ascii="Times New Roman" w:eastAsia="宋体" w:hAnsi="Times New Roman"/>
          <w:sz w:val="24"/>
          <w:lang w:eastAsia="zh-CN"/>
        </w:rPr>
        <w:t xml:space="preserve"> get_block </w:t>
      </w:r>
      <w:r>
        <w:rPr>
          <w:rFonts w:ascii="Times New Roman" w:eastAsia="宋体" w:hAnsi="Times New Roman"/>
          <w:sz w:val="24"/>
          <w:lang w:eastAsia="zh-CN"/>
        </w:rPr>
        <w:t>接口每次只能映射一个文件系统块（通常</w:t>
      </w:r>
      <w:r>
        <w:rPr>
          <w:rFonts w:ascii="Times New Roman" w:eastAsia="宋体" w:hAnsi="Times New Roman"/>
          <w:sz w:val="24"/>
          <w:lang w:eastAsia="zh-CN"/>
        </w:rPr>
        <w:t xml:space="preserve"> 4KB</w:t>
      </w:r>
      <w:r>
        <w:rPr>
          <w:rFonts w:ascii="Times New Roman" w:eastAsia="宋体" w:hAnsi="Times New Roman"/>
          <w:sz w:val="24"/>
          <w:lang w:eastAsia="zh-CN"/>
        </w:rPr>
        <w:t>），处理大文件时需要循环调用数百万次。而</w:t>
      </w:r>
      <w:r>
        <w:rPr>
          <w:rFonts w:ascii="Times New Roman" w:eastAsia="宋体" w:hAnsi="Times New Roman"/>
          <w:sz w:val="24"/>
          <w:lang w:eastAsia="zh-CN"/>
        </w:rPr>
        <w:t xml:space="preserve"> iomap </w:t>
      </w:r>
      <w:r>
        <w:rPr>
          <w:rFonts w:ascii="Times New Roman" w:eastAsia="宋体" w:hAnsi="Times New Roman"/>
          <w:sz w:val="24"/>
          <w:lang w:eastAsia="zh-CN"/>
        </w:rPr>
        <w:t>引入了</w:t>
      </w:r>
      <w:r>
        <w:rPr>
          <w:rFonts w:ascii="Times New Roman" w:eastAsia="宋体" w:hAnsi="Times New Roman"/>
          <w:sz w:val="24"/>
          <w:lang w:eastAsia="zh-CN"/>
        </w:rPr>
        <w:t xml:space="preserve"> iomap_iter </w:t>
      </w:r>
      <w:r>
        <w:rPr>
          <w:rFonts w:ascii="Times New Roman" w:eastAsia="宋体" w:hAnsi="Times New Roman"/>
          <w:sz w:val="24"/>
          <w:lang w:eastAsia="zh-CN"/>
        </w:rPr>
        <w:t>迭代器：</w:t>
      </w:r>
    </w:p>
    <w:p w14:paraId="723A93EC" w14:textId="77777777" w:rsidR="009F31DD" w:rsidRDefault="00591719">
      <w:pPr>
        <w:shd w:val="clear" w:color="auto" w:fill="1E1E1E"/>
        <w:spacing w:after="0" w:line="240" w:lineRule="auto"/>
      </w:pPr>
      <w:r>
        <w:rPr>
          <w:rFonts w:ascii="微软雅黑" w:hAnsi="微软雅黑"/>
          <w:color w:val="6A9955"/>
          <w:sz w:val="20"/>
        </w:rPr>
        <w:t>// File: fs/iomap/buffered-io.c</w:t>
      </w:r>
    </w:p>
    <w:p w14:paraId="4C49B31A" w14:textId="77777777" w:rsidR="009F31DD" w:rsidRDefault="00591719">
      <w:pPr>
        <w:shd w:val="clear" w:color="auto" w:fill="1E1E1E"/>
        <w:spacing w:after="0" w:line="240" w:lineRule="auto"/>
      </w:pPr>
      <w:r>
        <w:rPr>
          <w:rFonts w:ascii="微软雅黑" w:hAnsi="微软雅黑"/>
          <w:color w:val="D4D4D4"/>
          <w:sz w:val="20"/>
        </w:rPr>
        <w:br/>
      </w:r>
    </w:p>
    <w:p w14:paraId="4268DBB7" w14:textId="77777777" w:rsidR="009F31DD" w:rsidRDefault="00591719">
      <w:pPr>
        <w:shd w:val="clear" w:color="auto" w:fill="1E1E1E"/>
        <w:spacing w:after="0" w:line="240" w:lineRule="auto"/>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4BC1CB34"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processed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iomap_copy_actor</w:t>
      </w:r>
      <w:r>
        <w:rPr>
          <w:rFonts w:ascii="微软雅黑" w:hAnsi="微软雅黑"/>
          <w:color w:val="D16969"/>
          <w:sz w:val="20"/>
        </w:rPr>
        <w:t>(...);</w:t>
      </w:r>
    </w:p>
    <w:p w14:paraId="649D6DEB" w14:textId="77777777" w:rsidR="009F31DD" w:rsidRDefault="00591719">
      <w:pPr>
        <w:shd w:val="clear" w:color="auto" w:fill="1E1E1E"/>
        <w:spacing w:after="0" w:line="240" w:lineRule="auto"/>
      </w:pPr>
      <w:r>
        <w:rPr>
          <w:rFonts w:ascii="微软雅黑" w:hAnsi="微软雅黑"/>
          <w:color w:val="D16969"/>
          <w:sz w:val="20"/>
        </w:rPr>
        <w:t>}</w:t>
      </w:r>
    </w:p>
    <w:p w14:paraId="068EBD05" w14:textId="77777777" w:rsidR="009F31DD" w:rsidRDefault="00591719">
      <w:pPr>
        <w:shd w:val="clear" w:color="auto" w:fill="1E1E1E"/>
        <w:spacing w:after="0" w:line="240" w:lineRule="auto"/>
      </w:pPr>
      <w:r>
        <w:rPr>
          <w:rFonts w:ascii="微软雅黑" w:hAnsi="微软雅黑"/>
          <w:color w:val="D4D4D4"/>
          <w:sz w:val="20"/>
        </w:rPr>
        <w:br/>
      </w:r>
    </w:p>
    <w:p w14:paraId="2CF62AD4" w14:textId="77777777" w:rsidR="009F31DD" w:rsidRDefault="00591719">
      <w:pPr>
        <w:spacing w:line="360" w:lineRule="auto"/>
        <w:ind w:firstLine="480"/>
        <w:jc w:val="both"/>
        <w:rPr>
          <w:lang w:eastAsia="zh-CN"/>
        </w:rPr>
      </w:pPr>
      <w:r>
        <w:rPr>
          <w:rFonts w:ascii="Times New Roman" w:eastAsia="宋体" w:hAnsi="Times New Roman"/>
          <w:sz w:val="24"/>
        </w:rPr>
        <w:t>这种区间化的处理方式天然契合</w:t>
      </w:r>
      <w:r>
        <w:rPr>
          <w:rFonts w:ascii="Times New Roman" w:eastAsia="宋体" w:hAnsi="Times New Roman"/>
          <w:sz w:val="24"/>
        </w:rPr>
        <w:t xml:space="preserve"> Large Folios</w:t>
      </w:r>
      <w:r>
        <w:rPr>
          <w:rFonts w:ascii="Times New Roman" w:eastAsia="宋体" w:hAnsi="Times New Roman"/>
          <w:sz w:val="24"/>
        </w:rPr>
        <w:t>。当文件系统返回一个覆盖</w:t>
      </w:r>
      <w:r>
        <w:rPr>
          <w:rFonts w:ascii="Times New Roman" w:eastAsia="宋体" w:hAnsi="Times New Roman"/>
          <w:sz w:val="24"/>
        </w:rPr>
        <w:t xml:space="preserve"> 2MB </w:t>
      </w:r>
      <w:r>
        <w:rPr>
          <w:rFonts w:ascii="Times New Roman" w:eastAsia="宋体" w:hAnsi="Times New Roman"/>
          <w:sz w:val="24"/>
        </w:rPr>
        <w:t>范围的</w:t>
      </w:r>
      <w:r>
        <w:rPr>
          <w:rFonts w:ascii="Times New Roman" w:eastAsia="宋体" w:hAnsi="Times New Roman"/>
          <w:sz w:val="24"/>
        </w:rPr>
        <w:t xml:space="preserve"> iomap </w:t>
      </w:r>
      <w:r>
        <w:rPr>
          <w:rFonts w:ascii="Times New Roman" w:eastAsia="宋体" w:hAnsi="Times New Roman"/>
          <w:sz w:val="24"/>
        </w:rPr>
        <w:t>时。内核可以一次性分配并处理一个</w:t>
      </w:r>
      <w:r>
        <w:rPr>
          <w:rFonts w:ascii="Times New Roman" w:eastAsia="宋体" w:hAnsi="Times New Roman"/>
          <w:sz w:val="24"/>
        </w:rPr>
        <w:t xml:space="preserve"> 2MB </w:t>
      </w:r>
      <w:r>
        <w:rPr>
          <w:rFonts w:ascii="Times New Roman" w:eastAsia="宋体" w:hAnsi="Times New Roman"/>
          <w:sz w:val="24"/>
        </w:rPr>
        <w:t>的</w:t>
      </w:r>
      <w:r>
        <w:rPr>
          <w:rFonts w:ascii="Times New Roman" w:eastAsia="宋体" w:hAnsi="Times New Roman"/>
          <w:sz w:val="24"/>
        </w:rPr>
        <w:t xml:space="preserve"> Huge Folio</w:t>
      </w:r>
      <w:r>
        <w:rPr>
          <w:rFonts w:ascii="Times New Roman" w:eastAsia="宋体" w:hAnsi="Times New Roman"/>
          <w:sz w:val="24"/>
        </w:rPr>
        <w:t>，或者批量处理多个</w:t>
      </w:r>
      <w:r>
        <w:rPr>
          <w:rFonts w:ascii="Times New Roman" w:eastAsia="宋体" w:hAnsi="Times New Roman"/>
          <w:sz w:val="24"/>
        </w:rPr>
        <w:t xml:space="preserve"> Large Folios</w:t>
      </w:r>
      <w:r>
        <w:rPr>
          <w:rFonts w:ascii="Times New Roman" w:eastAsia="宋体" w:hAnsi="Times New Roman"/>
          <w:sz w:val="24"/>
        </w:rPr>
        <w:t>，从而将</w:t>
      </w:r>
      <w:r>
        <w:rPr>
          <w:rFonts w:ascii="Times New Roman" w:eastAsia="宋体" w:hAnsi="Times New Roman"/>
          <w:sz w:val="24"/>
        </w:rPr>
        <w:t xml:space="preserve"> I/O </w:t>
      </w:r>
      <w:r>
        <w:rPr>
          <w:rFonts w:ascii="Times New Roman" w:eastAsia="宋体" w:hAnsi="Times New Roman"/>
          <w:sz w:val="24"/>
        </w:rPr>
        <w:t>路径上的</w:t>
      </w:r>
      <w:r>
        <w:rPr>
          <w:rFonts w:ascii="Times New Roman" w:eastAsia="宋体" w:hAnsi="Times New Roman"/>
          <w:sz w:val="24"/>
        </w:rPr>
        <w:t xml:space="preserve"> CPU </w:t>
      </w:r>
      <w:r>
        <w:rPr>
          <w:rFonts w:ascii="Times New Roman" w:eastAsia="宋体" w:hAnsi="Times New Roman"/>
          <w:sz w:val="24"/>
        </w:rPr>
        <w:t>开销降低数个数量级。</w:t>
      </w:r>
      <w:r>
        <w:rPr>
          <w:rFonts w:ascii="Times New Roman" w:eastAsia="宋体" w:hAnsi="Times New Roman"/>
          <w:sz w:val="24"/>
          <w:lang w:eastAsia="zh-CN"/>
        </w:rPr>
        <w:t>内核上游正在将</w:t>
      </w:r>
      <w:r>
        <w:rPr>
          <w:rFonts w:ascii="Times New Roman" w:eastAsia="宋体" w:hAnsi="Times New Roman"/>
          <w:sz w:val="24"/>
          <w:lang w:eastAsia="zh-CN"/>
        </w:rPr>
        <w:t>iomap</w:t>
      </w:r>
      <w:r>
        <w:rPr>
          <w:rFonts w:ascii="Times New Roman" w:eastAsia="宋体" w:hAnsi="Times New Roman"/>
          <w:sz w:val="24"/>
          <w:lang w:eastAsia="zh-CN"/>
        </w:rPr>
        <w:t>变成所有文件系统统一</w:t>
      </w:r>
      <w:r>
        <w:rPr>
          <w:rFonts w:ascii="Times New Roman" w:eastAsia="宋体" w:hAnsi="Times New Roman"/>
          <w:sz w:val="24"/>
          <w:lang w:eastAsia="zh-CN"/>
        </w:rPr>
        <w:t xml:space="preserve"> I/O </w:t>
      </w:r>
      <w:r>
        <w:rPr>
          <w:rFonts w:ascii="Times New Roman" w:eastAsia="宋体" w:hAnsi="Times New Roman"/>
          <w:sz w:val="24"/>
          <w:lang w:eastAsia="zh-CN"/>
        </w:rPr>
        <w:t>接口。目前正往各个主流文件系统逐步迁移。</w:t>
      </w:r>
      <w:r>
        <w:rPr>
          <w:rFonts w:ascii="Times New Roman" w:eastAsia="宋体" w:hAnsi="Times New Roman"/>
          <w:sz w:val="24"/>
          <w:lang w:eastAsia="zh-CN"/>
        </w:rPr>
        <w:t>XFS</w:t>
      </w:r>
      <w:r>
        <w:rPr>
          <w:rFonts w:ascii="Times New Roman" w:eastAsia="宋体" w:hAnsi="Times New Roman"/>
          <w:sz w:val="24"/>
          <w:lang w:eastAsia="zh-CN"/>
        </w:rPr>
        <w:t>率先完成全</w:t>
      </w:r>
      <w:r>
        <w:rPr>
          <w:rFonts w:ascii="Times New Roman" w:eastAsia="宋体" w:hAnsi="Times New Roman"/>
          <w:sz w:val="24"/>
          <w:lang w:eastAsia="zh-CN"/>
        </w:rPr>
        <w:t>IO</w:t>
      </w:r>
      <w:r>
        <w:rPr>
          <w:rFonts w:ascii="Times New Roman" w:eastAsia="宋体" w:hAnsi="Times New Roman"/>
          <w:sz w:val="24"/>
          <w:lang w:eastAsia="zh-CN"/>
        </w:rPr>
        <w:t>路径的</w:t>
      </w:r>
      <w:r>
        <w:rPr>
          <w:rFonts w:ascii="Times New Roman" w:eastAsia="宋体" w:hAnsi="Times New Roman"/>
          <w:sz w:val="24"/>
          <w:lang w:eastAsia="zh-CN"/>
        </w:rPr>
        <w:t>iomap</w:t>
      </w:r>
      <w:r>
        <w:rPr>
          <w:rFonts w:ascii="Times New Roman" w:eastAsia="宋体" w:hAnsi="Times New Roman"/>
          <w:sz w:val="24"/>
          <w:lang w:eastAsia="zh-CN"/>
        </w:rPr>
        <w:t>支持，</w:t>
      </w:r>
      <w:r>
        <w:rPr>
          <w:rFonts w:ascii="Times New Roman" w:eastAsia="宋体" w:hAnsi="Times New Roman"/>
          <w:sz w:val="24"/>
          <w:lang w:eastAsia="zh-CN"/>
        </w:rPr>
        <w:t>ext4</w:t>
      </w:r>
      <w:r>
        <w:rPr>
          <w:rFonts w:ascii="Times New Roman" w:eastAsia="宋体" w:hAnsi="Times New Roman"/>
          <w:sz w:val="24"/>
          <w:lang w:eastAsia="zh-CN"/>
        </w:rPr>
        <w:t>文件系统也在逐步推进，下表列出目前内核主流文件系统的</w:t>
      </w:r>
      <w:r>
        <w:rPr>
          <w:rFonts w:ascii="Times New Roman" w:eastAsia="宋体" w:hAnsi="Times New Roman"/>
          <w:sz w:val="24"/>
          <w:lang w:eastAsia="zh-CN"/>
        </w:rPr>
        <w:t>iomap</w:t>
      </w:r>
      <w:r>
        <w:rPr>
          <w:rFonts w:ascii="Times New Roman" w:eastAsia="宋体" w:hAnsi="Times New Roman"/>
          <w:sz w:val="24"/>
          <w:lang w:eastAsia="zh-CN"/>
        </w:rPr>
        <w:t>支持情况：</w:t>
      </w:r>
    </w:p>
    <w:p w14:paraId="7AD5E1D3" w14:textId="77777777" w:rsidR="009F31DD" w:rsidRDefault="00591719">
      <w:pPr>
        <w:jc w:val="center"/>
      </w:pPr>
      <w:r>
        <w:rPr>
          <w:rFonts w:ascii="Times New Roman" w:eastAsia="宋体" w:hAnsi="Times New Roman"/>
          <w:sz w:val="21"/>
        </w:rPr>
        <w:t>表</w:t>
      </w:r>
      <w:r>
        <w:rPr>
          <w:rFonts w:ascii="Times New Roman" w:eastAsia="宋体" w:hAnsi="Times New Roman"/>
          <w:sz w:val="21"/>
        </w:rPr>
        <w:t xml:space="preserve">2-2 iomap </w:t>
      </w:r>
      <w:r>
        <w:rPr>
          <w:rFonts w:ascii="Times New Roman" w:eastAsia="宋体" w:hAnsi="Times New Roman"/>
          <w:sz w:val="21"/>
        </w:rPr>
        <w:t>框架在主流</w:t>
      </w:r>
      <w:r>
        <w:rPr>
          <w:rFonts w:ascii="Times New Roman" w:eastAsia="宋体" w:hAnsi="Times New Roman"/>
          <w:sz w:val="21"/>
        </w:rPr>
        <w:t xml:space="preserve"> Linux </w:t>
      </w:r>
      <w:r>
        <w:rPr>
          <w:rFonts w:ascii="Times New Roman" w:eastAsia="宋体" w:hAnsi="Times New Roman"/>
          <w:sz w:val="21"/>
        </w:rPr>
        <w:t>文件系统中的支持现状</w:t>
      </w:r>
    </w:p>
    <w:tbl>
      <w:tblPr>
        <w:tblStyle w:val="af9"/>
        <w:tblW w:w="0" w:type="auto"/>
        <w:jc w:val="center"/>
        <w:tblLook w:val="04A0" w:firstRow="1" w:lastRow="0" w:firstColumn="1" w:lastColumn="0" w:noHBand="0" w:noVBand="1"/>
      </w:tblPr>
      <w:tblGrid>
        <w:gridCol w:w="1600"/>
        <w:gridCol w:w="2678"/>
        <w:gridCol w:w="1604"/>
        <w:gridCol w:w="1630"/>
        <w:gridCol w:w="1730"/>
      </w:tblGrid>
      <w:tr w:rsidR="009F31DD" w14:paraId="1129D737" w14:textId="77777777">
        <w:trPr>
          <w:jc w:val="center"/>
        </w:trPr>
        <w:tc>
          <w:tcPr>
            <w:tcW w:w="1805" w:type="dxa"/>
          </w:tcPr>
          <w:p w14:paraId="7A45618C" w14:textId="77777777" w:rsidR="009F31DD" w:rsidRDefault="00591719">
            <w:pPr>
              <w:jc w:val="center"/>
            </w:pPr>
            <w:r>
              <w:rPr>
                <w:rFonts w:ascii="Times New Roman" w:eastAsia="宋体" w:hAnsi="Times New Roman"/>
                <w:b/>
                <w:sz w:val="21"/>
              </w:rPr>
              <w:t>文件系统</w:t>
            </w:r>
          </w:p>
        </w:tc>
        <w:tc>
          <w:tcPr>
            <w:tcW w:w="1805" w:type="dxa"/>
          </w:tcPr>
          <w:p w14:paraId="52BC287A" w14:textId="77777777" w:rsidR="009F31DD" w:rsidRDefault="00591719">
            <w:pPr>
              <w:jc w:val="center"/>
            </w:pPr>
            <w:r>
              <w:rPr>
                <w:rFonts w:ascii="Times New Roman" w:eastAsia="宋体" w:hAnsi="Times New Roman"/>
                <w:b/>
                <w:sz w:val="21"/>
              </w:rPr>
              <w:t>采用</w:t>
            </w:r>
            <w:r>
              <w:rPr>
                <w:rFonts w:ascii="Times New Roman" w:eastAsia="宋体" w:hAnsi="Times New Roman"/>
                <w:b/>
                <w:sz w:val="21"/>
              </w:rPr>
              <w:t xml:space="preserve"> iomap </w:t>
            </w:r>
            <w:r>
              <w:rPr>
                <w:rFonts w:ascii="Times New Roman" w:eastAsia="宋体" w:hAnsi="Times New Roman"/>
                <w:b/>
                <w:sz w:val="21"/>
              </w:rPr>
              <w:t>的场景</w:t>
            </w:r>
          </w:p>
        </w:tc>
        <w:tc>
          <w:tcPr>
            <w:tcW w:w="1805" w:type="dxa"/>
          </w:tcPr>
          <w:p w14:paraId="1769AA76" w14:textId="77777777" w:rsidR="009F31DD" w:rsidRDefault="00591719">
            <w:pPr>
              <w:jc w:val="center"/>
            </w:pPr>
            <w:r>
              <w:rPr>
                <w:rFonts w:ascii="Times New Roman" w:eastAsia="宋体" w:hAnsi="Times New Roman"/>
                <w:b/>
                <w:sz w:val="21"/>
              </w:rPr>
              <w:t>典型内核版本</w:t>
            </w:r>
          </w:p>
        </w:tc>
        <w:tc>
          <w:tcPr>
            <w:tcW w:w="1805" w:type="dxa"/>
          </w:tcPr>
          <w:p w14:paraId="4BBD380C" w14:textId="77777777" w:rsidR="009F31DD" w:rsidRDefault="00591719">
            <w:pPr>
              <w:jc w:val="center"/>
            </w:pPr>
            <w:r>
              <w:rPr>
                <w:rFonts w:ascii="Times New Roman" w:eastAsia="宋体" w:hAnsi="Times New Roman"/>
                <w:b/>
                <w:sz w:val="21"/>
              </w:rPr>
              <w:t xml:space="preserve">Large Folio / </w:t>
            </w:r>
            <w:r>
              <w:rPr>
                <w:rFonts w:ascii="Times New Roman" w:eastAsia="宋体" w:hAnsi="Times New Roman"/>
                <w:b/>
                <w:sz w:val="21"/>
              </w:rPr>
              <w:t>大块</w:t>
            </w:r>
            <w:r>
              <w:rPr>
                <w:rFonts w:ascii="Times New Roman" w:eastAsia="宋体" w:hAnsi="Times New Roman"/>
                <w:b/>
                <w:sz w:val="21"/>
              </w:rPr>
              <w:t xml:space="preserve"> I/O </w:t>
            </w:r>
            <w:r>
              <w:rPr>
                <w:rFonts w:ascii="Times New Roman" w:eastAsia="宋体" w:hAnsi="Times New Roman"/>
                <w:b/>
                <w:sz w:val="21"/>
              </w:rPr>
              <w:t>支持</w:t>
            </w:r>
          </w:p>
        </w:tc>
        <w:tc>
          <w:tcPr>
            <w:tcW w:w="1805" w:type="dxa"/>
          </w:tcPr>
          <w:p w14:paraId="351C13A1" w14:textId="77777777" w:rsidR="009F31DD" w:rsidRDefault="00591719">
            <w:pPr>
              <w:jc w:val="center"/>
            </w:pPr>
            <w:r>
              <w:rPr>
                <w:rFonts w:ascii="Times New Roman" w:eastAsia="宋体" w:hAnsi="Times New Roman"/>
                <w:b/>
                <w:sz w:val="21"/>
              </w:rPr>
              <w:t>备注</w:t>
            </w:r>
          </w:p>
        </w:tc>
      </w:tr>
      <w:tr w:rsidR="009F31DD" w14:paraId="78B0F498" w14:textId="77777777">
        <w:trPr>
          <w:jc w:val="center"/>
        </w:trPr>
        <w:tc>
          <w:tcPr>
            <w:tcW w:w="1805" w:type="dxa"/>
          </w:tcPr>
          <w:p w14:paraId="0D3216A6" w14:textId="77777777" w:rsidR="009F31DD" w:rsidRDefault="00591719">
            <w:pPr>
              <w:jc w:val="center"/>
            </w:pPr>
            <w:r>
              <w:rPr>
                <w:rFonts w:ascii="Times New Roman" w:eastAsia="宋体" w:hAnsi="Times New Roman"/>
                <w:sz w:val="21"/>
              </w:rPr>
              <w:t>XFS</w:t>
            </w:r>
          </w:p>
        </w:tc>
        <w:tc>
          <w:tcPr>
            <w:tcW w:w="1805" w:type="dxa"/>
          </w:tcPr>
          <w:p w14:paraId="559BA496" w14:textId="77777777" w:rsidR="009F31DD" w:rsidRDefault="00591719">
            <w:pPr>
              <w:jc w:val="center"/>
            </w:pPr>
            <w:r>
              <w:rPr>
                <w:rFonts w:ascii="Times New Roman" w:eastAsia="宋体" w:hAnsi="Times New Roman"/>
                <w:sz w:val="21"/>
              </w:rPr>
              <w:t>数据路径全面使用</w:t>
            </w:r>
            <w:r>
              <w:rPr>
                <w:rFonts w:ascii="Times New Roman" w:eastAsia="宋体" w:hAnsi="Times New Roman"/>
                <w:sz w:val="21"/>
              </w:rPr>
              <w:t xml:space="preserve"> iomap</w:t>
            </w:r>
            <w:r>
              <w:rPr>
                <w:rFonts w:ascii="Times New Roman" w:eastAsia="宋体" w:hAnsi="Times New Roman"/>
                <w:sz w:val="21"/>
              </w:rPr>
              <w:t>：缓冲</w:t>
            </w:r>
            <w:r>
              <w:rPr>
                <w:rFonts w:ascii="Times New Roman" w:eastAsia="宋体" w:hAnsi="Times New Roman"/>
                <w:sz w:val="21"/>
              </w:rPr>
              <w:t xml:space="preserve"> I/O</w:t>
            </w:r>
            <w:r>
              <w:rPr>
                <w:rFonts w:ascii="Times New Roman" w:eastAsia="宋体" w:hAnsi="Times New Roman"/>
                <w:sz w:val="21"/>
              </w:rPr>
              <w:t>、直接</w:t>
            </w:r>
            <w:r>
              <w:rPr>
                <w:rFonts w:ascii="Times New Roman" w:eastAsia="宋体" w:hAnsi="Times New Roman"/>
                <w:sz w:val="21"/>
              </w:rPr>
              <w:t xml:space="preserve"> I/O</w:t>
            </w:r>
            <w:r>
              <w:rPr>
                <w:rFonts w:ascii="Times New Roman" w:eastAsia="宋体" w:hAnsi="Times New Roman"/>
                <w:sz w:val="21"/>
              </w:rPr>
              <w:t>、</w:t>
            </w:r>
            <w:r>
              <w:rPr>
                <w:rFonts w:ascii="Times New Roman" w:eastAsia="宋体" w:hAnsi="Times New Roman"/>
                <w:sz w:val="21"/>
              </w:rPr>
              <w:t>DAX</w:t>
            </w:r>
            <w:r>
              <w:rPr>
                <w:rFonts w:ascii="Times New Roman" w:eastAsia="宋体" w:hAnsi="Times New Roman"/>
                <w:sz w:val="21"/>
              </w:rPr>
              <w:t>、</w:t>
            </w:r>
            <w:r>
              <w:rPr>
                <w:rFonts w:ascii="Times New Roman" w:eastAsia="宋体" w:hAnsi="Times New Roman"/>
                <w:sz w:val="21"/>
              </w:rPr>
              <w:t>fiemap</w:t>
            </w:r>
            <w:r>
              <w:rPr>
                <w:rFonts w:ascii="Times New Roman" w:eastAsia="宋体" w:hAnsi="Times New Roman"/>
                <w:sz w:val="21"/>
              </w:rPr>
              <w:t>、</w:t>
            </w:r>
            <w:r>
              <w:rPr>
                <w:rFonts w:ascii="Times New Roman" w:eastAsia="宋体" w:hAnsi="Times New Roman"/>
                <w:sz w:val="21"/>
              </w:rPr>
              <w:t xml:space="preserve">SEEK_DATA/SEEK_HOLE </w:t>
            </w:r>
            <w:r>
              <w:rPr>
                <w:rFonts w:ascii="Times New Roman" w:eastAsia="宋体" w:hAnsi="Times New Roman"/>
                <w:sz w:val="21"/>
              </w:rPr>
              <w:t>等</w:t>
            </w:r>
          </w:p>
        </w:tc>
        <w:tc>
          <w:tcPr>
            <w:tcW w:w="1805" w:type="dxa"/>
          </w:tcPr>
          <w:p w14:paraId="4F05F6DE" w14:textId="77777777" w:rsidR="009F31DD" w:rsidRDefault="00591719">
            <w:pPr>
              <w:jc w:val="center"/>
              <w:rPr>
                <w:lang w:eastAsia="zh-CN"/>
              </w:rPr>
            </w:pPr>
            <w:r>
              <w:rPr>
                <w:rFonts w:ascii="Times New Roman" w:eastAsia="宋体" w:hAnsi="Times New Roman"/>
                <w:sz w:val="21"/>
                <w:lang w:eastAsia="zh-CN"/>
              </w:rPr>
              <w:t xml:space="preserve">4.x </w:t>
            </w:r>
            <w:r>
              <w:rPr>
                <w:rFonts w:ascii="Times New Roman" w:eastAsia="宋体" w:hAnsi="Times New Roman"/>
                <w:sz w:val="21"/>
                <w:lang w:eastAsia="zh-CN"/>
              </w:rPr>
              <w:t>即开始使用，</w:t>
            </w:r>
            <w:r>
              <w:rPr>
                <w:rFonts w:ascii="Times New Roman" w:eastAsia="宋体" w:hAnsi="Times New Roman"/>
                <w:sz w:val="21"/>
                <w:lang w:eastAsia="zh-CN"/>
              </w:rPr>
              <w:t xml:space="preserve">5.x </w:t>
            </w:r>
            <w:r>
              <w:rPr>
                <w:rFonts w:ascii="Times New Roman" w:eastAsia="宋体" w:hAnsi="Times New Roman"/>
                <w:sz w:val="21"/>
                <w:lang w:eastAsia="zh-CN"/>
              </w:rPr>
              <w:t>以后成为</w:t>
            </w:r>
            <w:r>
              <w:rPr>
                <w:rFonts w:ascii="Times New Roman" w:eastAsia="宋体" w:hAnsi="Times New Roman"/>
                <w:sz w:val="21"/>
                <w:lang w:eastAsia="zh-CN"/>
              </w:rPr>
              <w:t xml:space="preserve"> iomap </w:t>
            </w:r>
            <w:r>
              <w:rPr>
                <w:rFonts w:ascii="Times New Roman" w:eastAsia="宋体" w:hAnsi="Times New Roman"/>
                <w:sz w:val="21"/>
                <w:lang w:eastAsia="zh-CN"/>
              </w:rPr>
              <w:t>主要示例，</w:t>
            </w:r>
            <w:r>
              <w:rPr>
                <w:rFonts w:ascii="Times New Roman" w:eastAsia="宋体" w:hAnsi="Times New Roman"/>
                <w:sz w:val="21"/>
                <w:lang w:eastAsia="zh-CN"/>
              </w:rPr>
              <w:t xml:space="preserve">6.x </w:t>
            </w:r>
            <w:r>
              <w:rPr>
                <w:rFonts w:ascii="Times New Roman" w:eastAsia="宋体" w:hAnsi="Times New Roman"/>
                <w:sz w:val="21"/>
                <w:lang w:eastAsia="zh-CN"/>
              </w:rPr>
              <w:t>中作为参考实现长期维护</w:t>
            </w:r>
          </w:p>
        </w:tc>
        <w:tc>
          <w:tcPr>
            <w:tcW w:w="1805" w:type="dxa"/>
          </w:tcPr>
          <w:p w14:paraId="32DC7D76" w14:textId="77777777" w:rsidR="009F31DD" w:rsidRDefault="00591719">
            <w:pPr>
              <w:jc w:val="center"/>
            </w:pPr>
            <w:r>
              <w:rPr>
                <w:rFonts w:ascii="Times New Roman" w:eastAsia="宋体" w:hAnsi="Times New Roman"/>
                <w:sz w:val="21"/>
              </w:rPr>
              <w:t>完整支持</w:t>
            </w:r>
            <w:r>
              <w:rPr>
                <w:rFonts w:ascii="Times New Roman" w:eastAsia="宋体" w:hAnsi="Times New Roman"/>
                <w:sz w:val="21"/>
              </w:rPr>
              <w:t xml:space="preserve"> Large Folios</w:t>
            </w:r>
            <w:r>
              <w:rPr>
                <w:rFonts w:ascii="Times New Roman" w:eastAsia="宋体" w:hAnsi="Times New Roman"/>
                <w:sz w:val="21"/>
              </w:rPr>
              <w:t>，页缓存层基本只操作</w:t>
            </w:r>
            <w:r>
              <w:rPr>
                <w:rFonts w:ascii="Times New Roman" w:eastAsia="宋体" w:hAnsi="Times New Roman"/>
                <w:sz w:val="21"/>
              </w:rPr>
              <w:t xml:space="preserve"> folio </w:t>
            </w:r>
            <w:r>
              <w:rPr>
                <w:rFonts w:ascii="Times New Roman" w:eastAsia="宋体" w:hAnsi="Times New Roman"/>
                <w:sz w:val="21"/>
              </w:rPr>
              <w:t>而不直接处理</w:t>
            </w:r>
            <w:r>
              <w:rPr>
                <w:rFonts w:ascii="Times New Roman" w:eastAsia="宋体" w:hAnsi="Times New Roman"/>
                <w:sz w:val="21"/>
              </w:rPr>
              <w:t xml:space="preserve"> struct page</w:t>
            </w:r>
          </w:p>
        </w:tc>
        <w:tc>
          <w:tcPr>
            <w:tcW w:w="1805" w:type="dxa"/>
          </w:tcPr>
          <w:p w14:paraId="4FC5F766" w14:textId="77777777" w:rsidR="009F31DD" w:rsidRDefault="00591719">
            <w:pPr>
              <w:jc w:val="center"/>
              <w:rPr>
                <w:lang w:eastAsia="zh-CN"/>
              </w:rPr>
            </w:pPr>
            <w:r>
              <w:rPr>
                <w:rFonts w:ascii="Times New Roman" w:eastAsia="宋体" w:hAnsi="Times New Roman"/>
                <w:sz w:val="21"/>
                <w:lang w:eastAsia="zh-CN"/>
              </w:rPr>
              <w:t xml:space="preserve">iomap </w:t>
            </w:r>
            <w:r>
              <w:rPr>
                <w:rFonts w:ascii="Times New Roman" w:eastAsia="宋体" w:hAnsi="Times New Roman"/>
                <w:sz w:val="21"/>
                <w:lang w:eastAsia="zh-CN"/>
              </w:rPr>
              <w:t>的最早用户之一，也是当前特性最完整、经验最成熟的文件系统</w:t>
            </w:r>
          </w:p>
        </w:tc>
      </w:tr>
      <w:tr w:rsidR="009F31DD" w14:paraId="218C09C8" w14:textId="77777777">
        <w:trPr>
          <w:jc w:val="center"/>
        </w:trPr>
        <w:tc>
          <w:tcPr>
            <w:tcW w:w="1805" w:type="dxa"/>
          </w:tcPr>
          <w:p w14:paraId="37A464AE" w14:textId="77777777" w:rsidR="009F31DD" w:rsidRDefault="00591719">
            <w:pPr>
              <w:jc w:val="center"/>
            </w:pPr>
            <w:r>
              <w:rPr>
                <w:rFonts w:ascii="Times New Roman" w:eastAsia="宋体" w:hAnsi="Times New Roman"/>
                <w:sz w:val="21"/>
              </w:rPr>
              <w:t>Btrfs</w:t>
            </w:r>
          </w:p>
        </w:tc>
        <w:tc>
          <w:tcPr>
            <w:tcW w:w="1805" w:type="dxa"/>
          </w:tcPr>
          <w:p w14:paraId="38B72B9F" w14:textId="77777777" w:rsidR="009F31DD" w:rsidRDefault="00591719">
            <w:pPr>
              <w:jc w:val="center"/>
            </w:pPr>
            <w:r>
              <w:rPr>
                <w:rFonts w:ascii="Times New Roman" w:eastAsia="宋体" w:hAnsi="Times New Roman"/>
                <w:sz w:val="21"/>
              </w:rPr>
              <w:t>目前主要在</w:t>
            </w:r>
            <w:r>
              <w:rPr>
                <w:rFonts w:ascii="Times New Roman" w:eastAsia="宋体" w:hAnsi="Times New Roman"/>
                <w:sz w:val="21"/>
              </w:rPr>
              <w:t xml:space="preserve"> direct I/O </w:t>
            </w:r>
            <w:r>
              <w:rPr>
                <w:rFonts w:ascii="Times New Roman" w:eastAsia="宋体" w:hAnsi="Times New Roman"/>
                <w:sz w:val="21"/>
              </w:rPr>
              <w:t>路径使用</w:t>
            </w:r>
            <w:r>
              <w:rPr>
                <w:rFonts w:ascii="Times New Roman" w:eastAsia="宋体" w:hAnsi="Times New Roman"/>
                <w:sz w:val="21"/>
              </w:rPr>
              <w:t xml:space="preserve"> iomap</w:t>
            </w:r>
            <w:r>
              <w:rPr>
                <w:rFonts w:ascii="Times New Roman" w:eastAsia="宋体" w:hAnsi="Times New Roman"/>
                <w:sz w:val="21"/>
              </w:rPr>
              <w:t>，缓冲</w:t>
            </w:r>
            <w:r>
              <w:rPr>
                <w:rFonts w:ascii="Times New Roman" w:eastAsia="宋体" w:hAnsi="Times New Roman"/>
                <w:sz w:val="21"/>
              </w:rPr>
              <w:t xml:space="preserve"> I/O </w:t>
            </w:r>
            <w:r>
              <w:rPr>
                <w:rFonts w:ascii="Times New Roman" w:eastAsia="宋体" w:hAnsi="Times New Roman"/>
                <w:sz w:val="21"/>
              </w:rPr>
              <w:t>仍保留</w:t>
            </w:r>
            <w:r>
              <w:rPr>
                <w:rFonts w:ascii="Times New Roman" w:eastAsia="宋体" w:hAnsi="Times New Roman"/>
                <w:sz w:val="21"/>
              </w:rPr>
              <w:t xml:space="preserve"> Btrfs </w:t>
            </w:r>
            <w:r>
              <w:rPr>
                <w:rFonts w:ascii="Times New Roman" w:eastAsia="宋体" w:hAnsi="Times New Roman"/>
                <w:sz w:val="21"/>
              </w:rPr>
              <w:t>自己的复杂逻辑</w:t>
            </w:r>
          </w:p>
        </w:tc>
        <w:tc>
          <w:tcPr>
            <w:tcW w:w="1805" w:type="dxa"/>
          </w:tcPr>
          <w:p w14:paraId="66114661" w14:textId="77777777" w:rsidR="009F31DD" w:rsidRDefault="00591719">
            <w:pPr>
              <w:jc w:val="center"/>
            </w:pPr>
            <w:r>
              <w:rPr>
                <w:rFonts w:ascii="Times New Roman" w:eastAsia="宋体" w:hAnsi="Times New Roman"/>
                <w:sz w:val="21"/>
              </w:rPr>
              <w:t xml:space="preserve">Linux 5.8 </w:t>
            </w:r>
            <w:r>
              <w:rPr>
                <w:rFonts w:ascii="Times New Roman" w:eastAsia="宋体" w:hAnsi="Times New Roman"/>
                <w:sz w:val="21"/>
              </w:rPr>
              <w:t>起在</w:t>
            </w:r>
            <w:r>
              <w:rPr>
                <w:rFonts w:ascii="Times New Roman" w:eastAsia="宋体" w:hAnsi="Times New Roman"/>
                <w:sz w:val="21"/>
              </w:rPr>
              <w:t xml:space="preserve"> direct I/O </w:t>
            </w:r>
            <w:r>
              <w:rPr>
                <w:rFonts w:ascii="Times New Roman" w:eastAsia="宋体" w:hAnsi="Times New Roman"/>
                <w:sz w:val="21"/>
              </w:rPr>
              <w:t>路径接入</w:t>
            </w:r>
            <w:r>
              <w:rPr>
                <w:rFonts w:ascii="Times New Roman" w:eastAsia="宋体" w:hAnsi="Times New Roman"/>
                <w:sz w:val="21"/>
              </w:rPr>
              <w:t xml:space="preserve"> iomap</w:t>
            </w:r>
          </w:p>
        </w:tc>
        <w:tc>
          <w:tcPr>
            <w:tcW w:w="1805" w:type="dxa"/>
          </w:tcPr>
          <w:p w14:paraId="3FC5EC5A" w14:textId="77777777" w:rsidR="009F31DD" w:rsidRDefault="00591719">
            <w:pPr>
              <w:jc w:val="center"/>
            </w:pPr>
            <w:r>
              <w:rPr>
                <w:rFonts w:ascii="Times New Roman" w:eastAsia="宋体" w:hAnsi="Times New Roman"/>
                <w:sz w:val="21"/>
              </w:rPr>
              <w:t xml:space="preserve">direct I/O </w:t>
            </w:r>
            <w:r>
              <w:rPr>
                <w:rFonts w:ascii="Times New Roman" w:eastAsia="宋体" w:hAnsi="Times New Roman"/>
                <w:sz w:val="21"/>
              </w:rPr>
              <w:t>绕过页缓存，对</w:t>
            </w:r>
            <w:r>
              <w:rPr>
                <w:rFonts w:ascii="Times New Roman" w:eastAsia="宋体" w:hAnsi="Times New Roman"/>
                <w:sz w:val="21"/>
              </w:rPr>
              <w:t xml:space="preserve"> Large Folio </w:t>
            </w:r>
            <w:r>
              <w:rPr>
                <w:rFonts w:ascii="Times New Roman" w:eastAsia="宋体" w:hAnsi="Times New Roman"/>
                <w:sz w:val="21"/>
              </w:rPr>
              <w:t>的依赖相对较弱；后续计划逐步改造缓冲</w:t>
            </w:r>
            <w:r>
              <w:rPr>
                <w:rFonts w:ascii="Times New Roman" w:eastAsia="宋体" w:hAnsi="Times New Roman"/>
                <w:sz w:val="21"/>
              </w:rPr>
              <w:t xml:space="preserve"> I/O</w:t>
            </w:r>
          </w:p>
        </w:tc>
        <w:tc>
          <w:tcPr>
            <w:tcW w:w="1805" w:type="dxa"/>
          </w:tcPr>
          <w:p w14:paraId="27090EDD" w14:textId="77777777" w:rsidR="009F31DD" w:rsidRDefault="00591719">
            <w:pPr>
              <w:jc w:val="center"/>
            </w:pPr>
            <w:r>
              <w:rPr>
                <w:rFonts w:ascii="Times New Roman" w:eastAsia="宋体" w:hAnsi="Times New Roman"/>
                <w:sz w:val="21"/>
              </w:rPr>
              <w:t>内核文档与开发者</w:t>
            </w:r>
            <w:r>
              <w:rPr>
                <w:rFonts w:ascii="Times New Roman" w:eastAsia="宋体" w:hAnsi="Times New Roman"/>
                <w:sz w:val="21"/>
              </w:rPr>
              <w:t xml:space="preserve"> Q&amp;A </w:t>
            </w:r>
            <w:r>
              <w:rPr>
                <w:rFonts w:ascii="Times New Roman" w:eastAsia="宋体" w:hAnsi="Times New Roman"/>
                <w:sz w:val="21"/>
              </w:rPr>
              <w:t>中明确：当前仅少量</w:t>
            </w:r>
            <w:r>
              <w:rPr>
                <w:rFonts w:ascii="Times New Roman" w:eastAsia="宋体" w:hAnsi="Times New Roman"/>
                <w:sz w:val="21"/>
              </w:rPr>
              <w:t xml:space="preserve"> IOMAP </w:t>
            </w:r>
            <w:r>
              <w:rPr>
                <w:rFonts w:ascii="Times New Roman" w:eastAsia="宋体" w:hAnsi="Times New Roman"/>
                <w:sz w:val="21"/>
              </w:rPr>
              <w:t>调用，主要用来处理</w:t>
            </w:r>
            <w:r>
              <w:rPr>
                <w:rFonts w:ascii="Times New Roman" w:eastAsia="宋体" w:hAnsi="Times New Roman"/>
                <w:sz w:val="21"/>
              </w:rPr>
              <w:t xml:space="preserve"> direct I/O</w:t>
            </w:r>
          </w:p>
        </w:tc>
      </w:tr>
      <w:tr w:rsidR="009F31DD" w14:paraId="31E6E06A" w14:textId="77777777">
        <w:trPr>
          <w:jc w:val="center"/>
        </w:trPr>
        <w:tc>
          <w:tcPr>
            <w:tcW w:w="1805" w:type="dxa"/>
          </w:tcPr>
          <w:p w14:paraId="145FFACD" w14:textId="77777777" w:rsidR="009F31DD" w:rsidRDefault="00591719">
            <w:pPr>
              <w:jc w:val="center"/>
            </w:pPr>
            <w:r>
              <w:rPr>
                <w:rFonts w:ascii="Times New Roman" w:eastAsia="宋体" w:hAnsi="Times New Roman"/>
                <w:sz w:val="21"/>
              </w:rPr>
              <w:t>Ext4</w:t>
            </w:r>
          </w:p>
        </w:tc>
        <w:tc>
          <w:tcPr>
            <w:tcW w:w="1805" w:type="dxa"/>
          </w:tcPr>
          <w:p w14:paraId="41254657" w14:textId="77777777" w:rsidR="009F31DD" w:rsidRDefault="00591719">
            <w:pPr>
              <w:jc w:val="center"/>
            </w:pPr>
            <w:r>
              <w:rPr>
                <w:rFonts w:ascii="Times New Roman" w:eastAsia="宋体" w:hAnsi="Times New Roman"/>
                <w:sz w:val="21"/>
              </w:rPr>
              <w:t xml:space="preserve">direct I/O </w:t>
            </w:r>
            <w:r>
              <w:rPr>
                <w:rFonts w:ascii="Times New Roman" w:eastAsia="宋体" w:hAnsi="Times New Roman"/>
                <w:sz w:val="21"/>
              </w:rPr>
              <w:t>已切换到</w:t>
            </w:r>
            <w:r>
              <w:rPr>
                <w:rFonts w:ascii="Times New Roman" w:eastAsia="宋体" w:hAnsi="Times New Roman"/>
                <w:sz w:val="21"/>
              </w:rPr>
              <w:t xml:space="preserve"> iomap</w:t>
            </w:r>
            <w:r>
              <w:rPr>
                <w:rFonts w:ascii="Times New Roman" w:eastAsia="宋体" w:hAnsi="Times New Roman"/>
                <w:sz w:val="21"/>
              </w:rPr>
              <w:t>；</w:t>
            </w:r>
            <w:r>
              <w:rPr>
                <w:rFonts w:ascii="Times New Roman" w:eastAsia="宋体" w:hAnsi="Times New Roman"/>
                <w:sz w:val="21"/>
              </w:rPr>
              <w:t xml:space="preserve">regular file </w:t>
            </w:r>
            <w:r>
              <w:rPr>
                <w:rFonts w:ascii="Times New Roman" w:eastAsia="宋体" w:hAnsi="Times New Roman"/>
                <w:sz w:val="21"/>
              </w:rPr>
              <w:t>的缓冲</w:t>
            </w:r>
            <w:r>
              <w:rPr>
                <w:rFonts w:ascii="Times New Roman" w:eastAsia="宋体" w:hAnsi="Times New Roman"/>
                <w:sz w:val="21"/>
              </w:rPr>
              <w:t xml:space="preserve"> I/O </w:t>
            </w:r>
            <w:r>
              <w:rPr>
                <w:rFonts w:ascii="Times New Roman" w:eastAsia="宋体" w:hAnsi="Times New Roman"/>
                <w:sz w:val="21"/>
              </w:rPr>
              <w:t>正在分阶段从</w:t>
            </w:r>
            <w:r>
              <w:rPr>
                <w:rFonts w:ascii="Times New Roman" w:eastAsia="宋体" w:hAnsi="Times New Roman"/>
                <w:sz w:val="21"/>
              </w:rPr>
              <w:t xml:space="preserve"> </w:t>
            </w:r>
            <w:r>
              <w:rPr>
                <w:rFonts w:ascii="Times New Roman" w:eastAsia="宋体" w:hAnsi="Times New Roman"/>
                <w:sz w:val="21"/>
              </w:rPr>
              <w:lastRenderedPageBreak/>
              <w:t xml:space="preserve">buffer_head </w:t>
            </w:r>
            <w:r>
              <w:rPr>
                <w:rFonts w:ascii="Times New Roman" w:eastAsia="宋体" w:hAnsi="Times New Roman"/>
                <w:sz w:val="21"/>
              </w:rPr>
              <w:t>迁移到</w:t>
            </w:r>
            <w:r>
              <w:rPr>
                <w:rFonts w:ascii="Times New Roman" w:eastAsia="宋体" w:hAnsi="Times New Roman"/>
                <w:sz w:val="21"/>
              </w:rPr>
              <w:t xml:space="preserve"> iomap</w:t>
            </w:r>
          </w:p>
        </w:tc>
        <w:tc>
          <w:tcPr>
            <w:tcW w:w="1805" w:type="dxa"/>
          </w:tcPr>
          <w:p w14:paraId="4E085677" w14:textId="77777777" w:rsidR="009F31DD" w:rsidRDefault="00591719">
            <w:pPr>
              <w:jc w:val="center"/>
            </w:pPr>
            <w:r>
              <w:rPr>
                <w:rFonts w:ascii="Times New Roman" w:eastAsia="宋体" w:hAnsi="Times New Roman"/>
                <w:sz w:val="21"/>
              </w:rPr>
              <w:lastRenderedPageBreak/>
              <w:t>direct I/O</w:t>
            </w:r>
            <w:r>
              <w:rPr>
                <w:rFonts w:ascii="Times New Roman" w:eastAsia="宋体" w:hAnsi="Times New Roman"/>
                <w:sz w:val="21"/>
              </w:rPr>
              <w:t>：</w:t>
            </w:r>
            <w:r>
              <w:rPr>
                <w:rFonts w:ascii="Times New Roman" w:eastAsia="宋体" w:hAnsi="Times New Roman"/>
                <w:sz w:val="21"/>
              </w:rPr>
              <w:t xml:space="preserve">5.5 </w:t>
            </w:r>
            <w:r>
              <w:rPr>
                <w:rFonts w:ascii="Times New Roman" w:eastAsia="宋体" w:hAnsi="Times New Roman"/>
                <w:sz w:val="21"/>
              </w:rPr>
              <w:t>起；缓冲</w:t>
            </w:r>
            <w:r>
              <w:rPr>
                <w:rFonts w:ascii="Times New Roman" w:eastAsia="宋体" w:hAnsi="Times New Roman"/>
                <w:sz w:val="21"/>
              </w:rPr>
              <w:t xml:space="preserve"> I/O</w:t>
            </w:r>
            <w:r>
              <w:rPr>
                <w:rFonts w:ascii="Times New Roman" w:eastAsia="宋体" w:hAnsi="Times New Roman"/>
                <w:sz w:val="21"/>
              </w:rPr>
              <w:t>：</w:t>
            </w:r>
            <w:r>
              <w:rPr>
                <w:rFonts w:ascii="Times New Roman" w:eastAsia="宋体" w:hAnsi="Times New Roman"/>
                <w:sz w:val="21"/>
              </w:rPr>
              <w:t xml:space="preserve">6.9 </w:t>
            </w:r>
            <w:r>
              <w:rPr>
                <w:rFonts w:ascii="Times New Roman" w:eastAsia="宋体" w:hAnsi="Times New Roman"/>
                <w:sz w:val="21"/>
              </w:rPr>
              <w:t>左右开始有</w:t>
            </w:r>
            <w:r>
              <w:rPr>
                <w:rFonts w:ascii="Times New Roman" w:eastAsia="宋体" w:hAnsi="Times New Roman"/>
                <w:sz w:val="21"/>
              </w:rPr>
              <w:lastRenderedPageBreak/>
              <w:t>较大规模补丁，部分发行版在评估启用</w:t>
            </w:r>
          </w:p>
        </w:tc>
        <w:tc>
          <w:tcPr>
            <w:tcW w:w="1805" w:type="dxa"/>
          </w:tcPr>
          <w:p w14:paraId="30E9EB6C" w14:textId="77777777" w:rsidR="009F31DD" w:rsidRDefault="00591719">
            <w:pPr>
              <w:jc w:val="center"/>
            </w:pPr>
            <w:r>
              <w:rPr>
                <w:rFonts w:ascii="Times New Roman" w:eastAsia="宋体" w:hAnsi="Times New Roman"/>
                <w:sz w:val="21"/>
              </w:rPr>
              <w:lastRenderedPageBreak/>
              <w:t>基于</w:t>
            </w:r>
            <w:r>
              <w:rPr>
                <w:rFonts w:ascii="Times New Roman" w:eastAsia="宋体" w:hAnsi="Times New Roman"/>
                <w:sz w:val="21"/>
              </w:rPr>
              <w:t xml:space="preserve"> iomap </w:t>
            </w:r>
            <w:r>
              <w:rPr>
                <w:rFonts w:ascii="Times New Roman" w:eastAsia="宋体" w:hAnsi="Times New Roman"/>
                <w:sz w:val="21"/>
              </w:rPr>
              <w:t>的缓冲</w:t>
            </w:r>
            <w:r>
              <w:rPr>
                <w:rFonts w:ascii="Times New Roman" w:eastAsia="宋体" w:hAnsi="Times New Roman"/>
                <w:sz w:val="21"/>
              </w:rPr>
              <w:t xml:space="preserve"> I/O </w:t>
            </w:r>
            <w:r>
              <w:rPr>
                <w:rFonts w:ascii="Times New Roman" w:eastAsia="宋体" w:hAnsi="Times New Roman"/>
                <w:sz w:val="21"/>
              </w:rPr>
              <w:t>路径设计为支持</w:t>
            </w:r>
            <w:r>
              <w:rPr>
                <w:rFonts w:ascii="Times New Roman" w:eastAsia="宋体" w:hAnsi="Times New Roman"/>
                <w:sz w:val="21"/>
              </w:rPr>
              <w:t xml:space="preserve"> </w:t>
            </w:r>
            <w:r>
              <w:rPr>
                <w:rFonts w:ascii="Times New Roman" w:eastAsia="宋体" w:hAnsi="Times New Roman"/>
                <w:sz w:val="21"/>
              </w:rPr>
              <w:lastRenderedPageBreak/>
              <w:t>Large Folios</w:t>
            </w:r>
            <w:r>
              <w:rPr>
                <w:rFonts w:ascii="Times New Roman" w:eastAsia="宋体" w:hAnsi="Times New Roman"/>
                <w:sz w:val="21"/>
              </w:rPr>
              <w:t>，大页写回依赖</w:t>
            </w:r>
            <w:r>
              <w:rPr>
                <w:rFonts w:ascii="Times New Roman" w:eastAsia="宋体" w:hAnsi="Times New Roman"/>
                <w:sz w:val="21"/>
              </w:rPr>
              <w:t xml:space="preserve"> per-fsblock </w:t>
            </w:r>
            <w:r>
              <w:rPr>
                <w:rFonts w:ascii="Times New Roman" w:eastAsia="宋体" w:hAnsi="Times New Roman"/>
                <w:sz w:val="21"/>
              </w:rPr>
              <w:t>脏位图</w:t>
            </w:r>
          </w:p>
        </w:tc>
        <w:tc>
          <w:tcPr>
            <w:tcW w:w="1805" w:type="dxa"/>
          </w:tcPr>
          <w:p w14:paraId="18F9600F" w14:textId="77777777" w:rsidR="009F31DD" w:rsidRDefault="00591719">
            <w:pPr>
              <w:jc w:val="center"/>
            </w:pPr>
            <w:r>
              <w:rPr>
                <w:rFonts w:ascii="Times New Roman" w:eastAsia="宋体" w:hAnsi="Times New Roman"/>
                <w:sz w:val="21"/>
              </w:rPr>
              <w:lastRenderedPageBreak/>
              <w:t>当前</w:t>
            </w:r>
            <w:r>
              <w:rPr>
                <w:rFonts w:ascii="Times New Roman" w:eastAsia="宋体" w:hAnsi="Times New Roman"/>
                <w:sz w:val="21"/>
              </w:rPr>
              <w:t xml:space="preserve"> ext4 </w:t>
            </w:r>
            <w:r>
              <w:rPr>
                <w:rFonts w:ascii="Times New Roman" w:eastAsia="宋体" w:hAnsi="Times New Roman"/>
                <w:sz w:val="21"/>
              </w:rPr>
              <w:t>同时保留</w:t>
            </w:r>
            <w:r>
              <w:rPr>
                <w:rFonts w:ascii="Times New Roman" w:eastAsia="宋体" w:hAnsi="Times New Roman"/>
                <w:sz w:val="21"/>
              </w:rPr>
              <w:t xml:space="preserve"> buffer_head </w:t>
            </w:r>
            <w:r>
              <w:rPr>
                <w:rFonts w:ascii="Times New Roman" w:eastAsia="宋体" w:hAnsi="Times New Roman"/>
                <w:sz w:val="21"/>
              </w:rPr>
              <w:t>路径，在启用某</w:t>
            </w:r>
            <w:r>
              <w:rPr>
                <w:rFonts w:ascii="Times New Roman" w:eastAsia="宋体" w:hAnsi="Times New Roman"/>
                <w:sz w:val="21"/>
              </w:rPr>
              <w:lastRenderedPageBreak/>
              <w:t>些特性（如</w:t>
            </w:r>
            <w:r>
              <w:rPr>
                <w:rFonts w:ascii="Times New Roman" w:eastAsia="宋体" w:hAnsi="Times New Roman"/>
                <w:sz w:val="21"/>
              </w:rPr>
              <w:t xml:space="preserve"> data=journal </w:t>
            </w:r>
            <w:r>
              <w:rPr>
                <w:rFonts w:ascii="Times New Roman" w:eastAsia="宋体" w:hAnsi="Times New Roman"/>
                <w:sz w:val="21"/>
              </w:rPr>
              <w:t>等）时会回退</w:t>
            </w:r>
          </w:p>
        </w:tc>
      </w:tr>
      <w:tr w:rsidR="009F31DD" w14:paraId="68D4E04C" w14:textId="77777777">
        <w:trPr>
          <w:jc w:val="center"/>
        </w:trPr>
        <w:tc>
          <w:tcPr>
            <w:tcW w:w="1805" w:type="dxa"/>
          </w:tcPr>
          <w:p w14:paraId="013C087F" w14:textId="77777777" w:rsidR="009F31DD" w:rsidRDefault="00591719">
            <w:pPr>
              <w:jc w:val="center"/>
            </w:pPr>
            <w:r>
              <w:rPr>
                <w:rFonts w:ascii="Times New Roman" w:eastAsia="宋体" w:hAnsi="Times New Roman"/>
                <w:sz w:val="21"/>
              </w:rPr>
              <w:lastRenderedPageBreak/>
              <w:t>Ext2</w:t>
            </w:r>
          </w:p>
        </w:tc>
        <w:tc>
          <w:tcPr>
            <w:tcW w:w="1805" w:type="dxa"/>
          </w:tcPr>
          <w:p w14:paraId="771E9646" w14:textId="77777777" w:rsidR="009F31DD" w:rsidRDefault="00591719">
            <w:pPr>
              <w:jc w:val="center"/>
            </w:pPr>
            <w:r>
              <w:rPr>
                <w:rFonts w:ascii="Times New Roman" w:eastAsia="宋体" w:hAnsi="Times New Roman"/>
                <w:sz w:val="21"/>
              </w:rPr>
              <w:t xml:space="preserve">direct I/O </w:t>
            </w:r>
            <w:r>
              <w:rPr>
                <w:rFonts w:ascii="Times New Roman" w:eastAsia="宋体" w:hAnsi="Times New Roman"/>
                <w:sz w:val="21"/>
              </w:rPr>
              <w:t>使用</w:t>
            </w:r>
            <w:r>
              <w:rPr>
                <w:rFonts w:ascii="Times New Roman" w:eastAsia="宋体" w:hAnsi="Times New Roman"/>
                <w:sz w:val="21"/>
              </w:rPr>
              <w:t xml:space="preserve"> iomap</w:t>
            </w:r>
            <w:r>
              <w:rPr>
                <w:rFonts w:ascii="Times New Roman" w:eastAsia="宋体" w:hAnsi="Times New Roman"/>
                <w:sz w:val="21"/>
              </w:rPr>
              <w:t>；缓冲</w:t>
            </w:r>
            <w:r>
              <w:rPr>
                <w:rFonts w:ascii="Times New Roman" w:eastAsia="宋体" w:hAnsi="Times New Roman"/>
                <w:sz w:val="21"/>
              </w:rPr>
              <w:t xml:space="preserve"> I/O </w:t>
            </w:r>
            <w:r>
              <w:rPr>
                <w:rFonts w:ascii="Times New Roman" w:eastAsia="宋体" w:hAnsi="Times New Roman"/>
                <w:sz w:val="21"/>
              </w:rPr>
              <w:t>转换工作仍在推进中</w:t>
            </w:r>
          </w:p>
        </w:tc>
        <w:tc>
          <w:tcPr>
            <w:tcW w:w="1805" w:type="dxa"/>
          </w:tcPr>
          <w:p w14:paraId="6B77E6BA" w14:textId="77777777" w:rsidR="009F31DD" w:rsidRDefault="00591719">
            <w:pPr>
              <w:jc w:val="center"/>
            </w:pPr>
            <w:r>
              <w:rPr>
                <w:rFonts w:ascii="Times New Roman" w:eastAsia="宋体" w:hAnsi="Times New Roman"/>
                <w:sz w:val="21"/>
              </w:rPr>
              <w:t xml:space="preserve">Linux 6.6 </w:t>
            </w:r>
            <w:r>
              <w:rPr>
                <w:rFonts w:ascii="Times New Roman" w:eastAsia="宋体" w:hAnsi="Times New Roman"/>
                <w:sz w:val="21"/>
              </w:rPr>
              <w:t>起增加</w:t>
            </w:r>
            <w:r>
              <w:rPr>
                <w:rFonts w:ascii="Times New Roman" w:eastAsia="宋体" w:hAnsi="Times New Roman"/>
                <w:sz w:val="21"/>
              </w:rPr>
              <w:t xml:space="preserve"> direct I/O </w:t>
            </w:r>
            <w:r>
              <w:rPr>
                <w:rFonts w:ascii="Times New Roman" w:eastAsia="宋体" w:hAnsi="Times New Roman"/>
                <w:sz w:val="21"/>
              </w:rPr>
              <w:t>的</w:t>
            </w:r>
            <w:r>
              <w:rPr>
                <w:rFonts w:ascii="Times New Roman" w:eastAsia="宋体" w:hAnsi="Times New Roman"/>
                <w:sz w:val="21"/>
              </w:rPr>
              <w:t xml:space="preserve"> iomap </w:t>
            </w:r>
            <w:r>
              <w:rPr>
                <w:rFonts w:ascii="Times New Roman" w:eastAsia="宋体" w:hAnsi="Times New Roman"/>
                <w:sz w:val="21"/>
              </w:rPr>
              <w:t>支持</w:t>
            </w:r>
          </w:p>
        </w:tc>
        <w:tc>
          <w:tcPr>
            <w:tcW w:w="1805" w:type="dxa"/>
          </w:tcPr>
          <w:p w14:paraId="71DB5724" w14:textId="77777777" w:rsidR="009F31DD" w:rsidRDefault="00591719">
            <w:pPr>
              <w:jc w:val="center"/>
            </w:pPr>
            <w:r>
              <w:rPr>
                <w:rFonts w:ascii="Times New Roman" w:eastAsia="宋体" w:hAnsi="Times New Roman"/>
                <w:sz w:val="21"/>
              </w:rPr>
              <w:t xml:space="preserve">Large Folio </w:t>
            </w:r>
            <w:r>
              <w:rPr>
                <w:rFonts w:ascii="Times New Roman" w:eastAsia="宋体" w:hAnsi="Times New Roman"/>
                <w:sz w:val="21"/>
              </w:rPr>
              <w:t>相关行为主要由</w:t>
            </w:r>
            <w:r>
              <w:rPr>
                <w:rFonts w:ascii="Times New Roman" w:eastAsia="宋体" w:hAnsi="Times New Roman"/>
                <w:sz w:val="21"/>
              </w:rPr>
              <w:t xml:space="preserve"> iomap </w:t>
            </w:r>
            <w:r>
              <w:rPr>
                <w:rFonts w:ascii="Times New Roman" w:eastAsia="宋体" w:hAnsi="Times New Roman"/>
                <w:sz w:val="21"/>
              </w:rPr>
              <w:t>核心负责，</w:t>
            </w:r>
            <w:r>
              <w:rPr>
                <w:rFonts w:ascii="Times New Roman" w:eastAsia="宋体" w:hAnsi="Times New Roman"/>
                <w:sz w:val="21"/>
              </w:rPr>
              <w:t xml:space="preserve">ext2 </w:t>
            </w:r>
            <w:r>
              <w:rPr>
                <w:rFonts w:ascii="Times New Roman" w:eastAsia="宋体" w:hAnsi="Times New Roman"/>
                <w:sz w:val="21"/>
              </w:rPr>
              <w:t>作为简单文件系统用于演练迁移路径</w:t>
            </w:r>
          </w:p>
        </w:tc>
        <w:tc>
          <w:tcPr>
            <w:tcW w:w="1805" w:type="dxa"/>
          </w:tcPr>
          <w:p w14:paraId="06AAFDBD" w14:textId="77777777" w:rsidR="009F31DD" w:rsidRDefault="00591719">
            <w:pPr>
              <w:jc w:val="center"/>
            </w:pPr>
            <w:r>
              <w:rPr>
                <w:rFonts w:ascii="Times New Roman" w:eastAsia="宋体" w:hAnsi="Times New Roman"/>
                <w:sz w:val="21"/>
              </w:rPr>
              <w:t>在</w:t>
            </w:r>
            <w:r>
              <w:rPr>
                <w:rFonts w:ascii="Times New Roman" w:eastAsia="宋体" w:hAnsi="Times New Roman"/>
                <w:sz w:val="21"/>
              </w:rPr>
              <w:t xml:space="preserve"> LSFMM </w:t>
            </w:r>
            <w:r>
              <w:rPr>
                <w:rFonts w:ascii="Times New Roman" w:eastAsia="宋体" w:hAnsi="Times New Roman"/>
                <w:sz w:val="21"/>
              </w:rPr>
              <w:t>会议报告中经常被用作示例，用于说明从</w:t>
            </w:r>
            <w:r>
              <w:rPr>
                <w:rFonts w:ascii="Times New Roman" w:eastAsia="宋体" w:hAnsi="Times New Roman"/>
                <w:sz w:val="21"/>
              </w:rPr>
              <w:t xml:space="preserve"> get_block </w:t>
            </w:r>
            <w:r>
              <w:rPr>
                <w:rFonts w:ascii="Times New Roman" w:eastAsia="宋体" w:hAnsi="Times New Roman"/>
                <w:sz w:val="21"/>
              </w:rPr>
              <w:t>接口迁移到</w:t>
            </w:r>
            <w:r>
              <w:rPr>
                <w:rFonts w:ascii="Times New Roman" w:eastAsia="宋体" w:hAnsi="Times New Roman"/>
                <w:sz w:val="21"/>
              </w:rPr>
              <w:t xml:space="preserve"> iomap </w:t>
            </w:r>
            <w:r>
              <w:rPr>
                <w:rFonts w:ascii="Times New Roman" w:eastAsia="宋体" w:hAnsi="Times New Roman"/>
                <w:sz w:val="21"/>
              </w:rPr>
              <w:t>的步骤</w:t>
            </w:r>
          </w:p>
        </w:tc>
      </w:tr>
      <w:tr w:rsidR="009F31DD" w14:paraId="5A101406" w14:textId="77777777">
        <w:trPr>
          <w:jc w:val="center"/>
        </w:trPr>
        <w:tc>
          <w:tcPr>
            <w:tcW w:w="1805" w:type="dxa"/>
          </w:tcPr>
          <w:p w14:paraId="49ADBCFE" w14:textId="77777777" w:rsidR="009F31DD" w:rsidRDefault="00591719">
            <w:pPr>
              <w:jc w:val="center"/>
            </w:pPr>
            <w:r>
              <w:rPr>
                <w:rFonts w:ascii="Times New Roman" w:eastAsia="宋体" w:hAnsi="Times New Roman"/>
                <w:sz w:val="21"/>
              </w:rPr>
              <w:t>F2FS</w:t>
            </w:r>
          </w:p>
        </w:tc>
        <w:tc>
          <w:tcPr>
            <w:tcW w:w="1805" w:type="dxa"/>
          </w:tcPr>
          <w:p w14:paraId="29384001" w14:textId="77777777" w:rsidR="009F31DD" w:rsidRDefault="00591719">
            <w:pPr>
              <w:jc w:val="center"/>
            </w:pPr>
            <w:r>
              <w:rPr>
                <w:rFonts w:ascii="Times New Roman" w:eastAsia="宋体" w:hAnsi="Times New Roman"/>
                <w:sz w:val="21"/>
              </w:rPr>
              <w:t xml:space="preserve">direct I/O </w:t>
            </w:r>
            <w:r>
              <w:rPr>
                <w:rFonts w:ascii="Times New Roman" w:eastAsia="宋体" w:hAnsi="Times New Roman"/>
                <w:sz w:val="21"/>
              </w:rPr>
              <w:t>路径已经通过</w:t>
            </w:r>
            <w:r>
              <w:rPr>
                <w:rFonts w:ascii="Times New Roman" w:eastAsia="宋体" w:hAnsi="Times New Roman"/>
                <w:sz w:val="21"/>
              </w:rPr>
              <w:t xml:space="preserve"> iomap_dio_rw </w:t>
            </w:r>
            <w:r>
              <w:rPr>
                <w:rFonts w:ascii="Times New Roman" w:eastAsia="宋体" w:hAnsi="Times New Roman"/>
                <w:sz w:val="21"/>
              </w:rPr>
              <w:t>等接口集成</w:t>
            </w:r>
            <w:r>
              <w:rPr>
                <w:rFonts w:ascii="Times New Roman" w:eastAsia="宋体" w:hAnsi="Times New Roman"/>
                <w:sz w:val="21"/>
              </w:rPr>
              <w:t xml:space="preserve"> iomap</w:t>
            </w:r>
            <w:r>
              <w:rPr>
                <w:rFonts w:ascii="Times New Roman" w:eastAsia="宋体" w:hAnsi="Times New Roman"/>
                <w:sz w:val="21"/>
              </w:rPr>
              <w:t>；缓冲读写</w:t>
            </w:r>
            <w:r>
              <w:rPr>
                <w:rFonts w:ascii="Times New Roman" w:eastAsia="宋体" w:hAnsi="Times New Roman"/>
                <w:sz w:val="21"/>
              </w:rPr>
              <w:t xml:space="preserve"> + Large Folio </w:t>
            </w:r>
            <w:r>
              <w:rPr>
                <w:rFonts w:ascii="Times New Roman" w:eastAsia="宋体" w:hAnsi="Times New Roman"/>
                <w:sz w:val="21"/>
              </w:rPr>
              <w:t>支持有专门</w:t>
            </w:r>
            <w:r>
              <w:rPr>
                <w:rFonts w:ascii="Times New Roman" w:eastAsia="宋体" w:hAnsi="Times New Roman"/>
                <w:sz w:val="21"/>
              </w:rPr>
              <w:t xml:space="preserve"> RFC </w:t>
            </w:r>
            <w:r>
              <w:rPr>
                <w:rFonts w:ascii="Times New Roman" w:eastAsia="宋体" w:hAnsi="Times New Roman"/>
                <w:sz w:val="21"/>
              </w:rPr>
              <w:t>补丁集</w:t>
            </w:r>
          </w:p>
        </w:tc>
        <w:tc>
          <w:tcPr>
            <w:tcW w:w="1805" w:type="dxa"/>
          </w:tcPr>
          <w:p w14:paraId="6DFC3722" w14:textId="77777777" w:rsidR="009F31DD" w:rsidRDefault="00591719">
            <w:pPr>
              <w:jc w:val="center"/>
            </w:pPr>
            <w:r>
              <w:rPr>
                <w:rFonts w:ascii="Times New Roman" w:eastAsia="宋体" w:hAnsi="Times New Roman"/>
                <w:sz w:val="21"/>
              </w:rPr>
              <w:t xml:space="preserve">direct I/O </w:t>
            </w:r>
            <w:r>
              <w:rPr>
                <w:rFonts w:ascii="Times New Roman" w:eastAsia="宋体" w:hAnsi="Times New Roman"/>
                <w:sz w:val="21"/>
              </w:rPr>
              <w:t>支持早于</w:t>
            </w:r>
            <w:r>
              <w:rPr>
                <w:rFonts w:ascii="Times New Roman" w:eastAsia="宋体" w:hAnsi="Times New Roman"/>
                <w:sz w:val="21"/>
              </w:rPr>
              <w:t xml:space="preserve"> large folio</w:t>
            </w:r>
            <w:r>
              <w:rPr>
                <w:rFonts w:ascii="Times New Roman" w:eastAsia="宋体" w:hAnsi="Times New Roman"/>
                <w:sz w:val="21"/>
              </w:rPr>
              <w:t>；</w:t>
            </w:r>
            <w:r>
              <w:rPr>
                <w:rFonts w:ascii="Times New Roman" w:eastAsia="宋体" w:hAnsi="Times New Roman"/>
                <w:sz w:val="21"/>
              </w:rPr>
              <w:t xml:space="preserve">2024 </w:t>
            </w:r>
            <w:r>
              <w:rPr>
                <w:rFonts w:ascii="Times New Roman" w:eastAsia="宋体" w:hAnsi="Times New Roman"/>
                <w:sz w:val="21"/>
              </w:rPr>
              <w:t>年起陆续提交</w:t>
            </w:r>
            <w:r>
              <w:rPr>
                <w:rFonts w:ascii="Times New Roman" w:eastAsia="宋体" w:hAnsi="Times New Roman"/>
                <w:sz w:val="21"/>
              </w:rPr>
              <w:t>“</w:t>
            </w:r>
            <w:r>
              <w:rPr>
                <w:rFonts w:ascii="Times New Roman" w:eastAsia="宋体" w:hAnsi="Times New Roman"/>
                <w:sz w:val="21"/>
              </w:rPr>
              <w:t>基于</w:t>
            </w:r>
            <w:r>
              <w:rPr>
                <w:rFonts w:ascii="Times New Roman" w:eastAsia="宋体" w:hAnsi="Times New Roman"/>
                <w:sz w:val="21"/>
              </w:rPr>
              <w:t xml:space="preserve"> F2FS </w:t>
            </w:r>
            <w:r>
              <w:rPr>
                <w:rFonts w:ascii="Times New Roman" w:eastAsia="宋体" w:hAnsi="Times New Roman"/>
                <w:sz w:val="21"/>
              </w:rPr>
              <w:t>扩展</w:t>
            </w:r>
            <w:r>
              <w:rPr>
                <w:rFonts w:ascii="Times New Roman" w:eastAsia="宋体" w:hAnsi="Times New Roman"/>
                <w:sz w:val="21"/>
              </w:rPr>
              <w:t xml:space="preserve"> iomap </w:t>
            </w:r>
            <w:r>
              <w:rPr>
                <w:rFonts w:ascii="Times New Roman" w:eastAsia="宋体" w:hAnsi="Times New Roman"/>
                <w:sz w:val="21"/>
              </w:rPr>
              <w:t>的</w:t>
            </w:r>
            <w:r>
              <w:rPr>
                <w:rFonts w:ascii="Times New Roman" w:eastAsia="宋体" w:hAnsi="Times New Roman"/>
                <w:sz w:val="21"/>
              </w:rPr>
              <w:t xml:space="preserve"> large folio </w:t>
            </w:r>
            <w:r>
              <w:rPr>
                <w:rFonts w:ascii="Times New Roman" w:eastAsia="宋体" w:hAnsi="Times New Roman"/>
                <w:sz w:val="21"/>
              </w:rPr>
              <w:t>缓冲</w:t>
            </w:r>
            <w:r>
              <w:rPr>
                <w:rFonts w:ascii="Times New Roman" w:eastAsia="宋体" w:hAnsi="Times New Roman"/>
                <w:sz w:val="21"/>
              </w:rPr>
              <w:t xml:space="preserve"> I/O”</w:t>
            </w:r>
            <w:r>
              <w:rPr>
                <w:rFonts w:ascii="Times New Roman" w:eastAsia="宋体" w:hAnsi="Times New Roman"/>
                <w:sz w:val="21"/>
              </w:rPr>
              <w:t>补丁</w:t>
            </w:r>
          </w:p>
        </w:tc>
        <w:tc>
          <w:tcPr>
            <w:tcW w:w="1805" w:type="dxa"/>
          </w:tcPr>
          <w:p w14:paraId="7FDC0C35" w14:textId="77777777" w:rsidR="009F31DD" w:rsidRDefault="00591719">
            <w:pPr>
              <w:jc w:val="center"/>
            </w:pPr>
            <w:r>
              <w:rPr>
                <w:rFonts w:ascii="Times New Roman" w:eastAsia="宋体" w:hAnsi="Times New Roman"/>
                <w:sz w:val="21"/>
              </w:rPr>
              <w:t>目标是在缓冲读写路径上利用</w:t>
            </w:r>
            <w:r>
              <w:rPr>
                <w:rFonts w:ascii="Times New Roman" w:eastAsia="宋体" w:hAnsi="Times New Roman"/>
                <w:sz w:val="21"/>
              </w:rPr>
              <w:t xml:space="preserve"> Large Folios </w:t>
            </w:r>
            <w:r>
              <w:rPr>
                <w:rFonts w:ascii="Times New Roman" w:eastAsia="宋体" w:hAnsi="Times New Roman"/>
                <w:sz w:val="21"/>
              </w:rPr>
              <w:t>和</w:t>
            </w:r>
            <w:r>
              <w:rPr>
                <w:rFonts w:ascii="Times New Roman" w:eastAsia="宋体" w:hAnsi="Times New Roman"/>
                <w:sz w:val="21"/>
              </w:rPr>
              <w:t xml:space="preserve"> per-fsblock </w:t>
            </w:r>
            <w:r>
              <w:rPr>
                <w:rFonts w:ascii="Times New Roman" w:eastAsia="宋体" w:hAnsi="Times New Roman"/>
                <w:sz w:val="21"/>
              </w:rPr>
              <w:t>脏位图，降低写放大并优化顺序</w:t>
            </w:r>
            <w:r>
              <w:rPr>
                <w:rFonts w:ascii="Times New Roman" w:eastAsia="宋体" w:hAnsi="Times New Roman"/>
                <w:sz w:val="21"/>
              </w:rPr>
              <w:t xml:space="preserve"> I/O</w:t>
            </w:r>
          </w:p>
        </w:tc>
        <w:tc>
          <w:tcPr>
            <w:tcW w:w="1805" w:type="dxa"/>
          </w:tcPr>
          <w:p w14:paraId="37CD4D02" w14:textId="77777777" w:rsidR="009F31DD" w:rsidRDefault="00591719">
            <w:pPr>
              <w:jc w:val="center"/>
              <w:rPr>
                <w:lang w:eastAsia="zh-CN"/>
              </w:rPr>
            </w:pPr>
            <w:r>
              <w:rPr>
                <w:rFonts w:ascii="Times New Roman" w:eastAsia="宋体" w:hAnsi="Times New Roman"/>
                <w:sz w:val="21"/>
                <w:lang w:eastAsia="zh-CN"/>
              </w:rPr>
              <w:t>当前上游仍在</w:t>
            </w:r>
            <w:r>
              <w:rPr>
                <w:rFonts w:ascii="Times New Roman" w:eastAsia="宋体" w:hAnsi="Times New Roman"/>
                <w:sz w:val="21"/>
                <w:lang w:eastAsia="zh-CN"/>
              </w:rPr>
              <w:t xml:space="preserve"> review / </w:t>
            </w:r>
            <w:r>
              <w:rPr>
                <w:rFonts w:ascii="Times New Roman" w:eastAsia="宋体" w:hAnsi="Times New Roman"/>
                <w:sz w:val="21"/>
                <w:lang w:eastAsia="zh-CN"/>
              </w:rPr>
              <w:t>演进中，你的课题工作正是顺着这条路线解决</w:t>
            </w:r>
            <w:r>
              <w:rPr>
                <w:rFonts w:ascii="Times New Roman" w:eastAsia="宋体" w:hAnsi="Times New Roman"/>
                <w:sz w:val="21"/>
                <w:lang w:eastAsia="zh-CN"/>
              </w:rPr>
              <w:t xml:space="preserve"> F2FS </w:t>
            </w:r>
            <w:r>
              <w:rPr>
                <w:rFonts w:ascii="Times New Roman" w:eastAsia="宋体" w:hAnsi="Times New Roman"/>
                <w:sz w:val="21"/>
                <w:lang w:eastAsia="zh-CN"/>
              </w:rPr>
              <w:t>上的工程落地问题</w:t>
            </w:r>
          </w:p>
        </w:tc>
      </w:tr>
      <w:tr w:rsidR="009F31DD" w14:paraId="5572298D" w14:textId="77777777">
        <w:trPr>
          <w:jc w:val="center"/>
        </w:trPr>
        <w:tc>
          <w:tcPr>
            <w:tcW w:w="1805" w:type="dxa"/>
          </w:tcPr>
          <w:p w14:paraId="35DD2344" w14:textId="77777777" w:rsidR="009F31DD" w:rsidRDefault="00591719">
            <w:pPr>
              <w:jc w:val="center"/>
            </w:pPr>
            <w:r>
              <w:rPr>
                <w:rFonts w:ascii="Times New Roman" w:eastAsia="宋体" w:hAnsi="Times New Roman"/>
                <w:sz w:val="21"/>
              </w:rPr>
              <w:t>GFS2</w:t>
            </w:r>
          </w:p>
        </w:tc>
        <w:tc>
          <w:tcPr>
            <w:tcW w:w="1805" w:type="dxa"/>
          </w:tcPr>
          <w:p w14:paraId="7F9EAF8E" w14:textId="77777777" w:rsidR="009F31DD" w:rsidRDefault="00591719">
            <w:pPr>
              <w:jc w:val="center"/>
            </w:pPr>
            <w:r>
              <w:rPr>
                <w:rFonts w:ascii="Times New Roman" w:eastAsia="宋体" w:hAnsi="Times New Roman"/>
                <w:sz w:val="21"/>
              </w:rPr>
              <w:t>在集群文件系统的</w:t>
            </w:r>
            <w:r>
              <w:rPr>
                <w:rFonts w:ascii="Times New Roman" w:eastAsia="宋体" w:hAnsi="Times New Roman"/>
                <w:sz w:val="21"/>
              </w:rPr>
              <w:t xml:space="preserve"> direct I/O </w:t>
            </w:r>
            <w:r>
              <w:rPr>
                <w:rFonts w:ascii="Times New Roman" w:eastAsia="宋体" w:hAnsi="Times New Roman"/>
                <w:sz w:val="21"/>
              </w:rPr>
              <w:t>路径使用</w:t>
            </w:r>
            <w:r>
              <w:rPr>
                <w:rFonts w:ascii="Times New Roman" w:eastAsia="宋体" w:hAnsi="Times New Roman"/>
                <w:sz w:val="21"/>
              </w:rPr>
              <w:t xml:space="preserve"> iomap_dio_rw </w:t>
            </w:r>
            <w:r>
              <w:rPr>
                <w:rFonts w:ascii="Times New Roman" w:eastAsia="宋体" w:hAnsi="Times New Roman"/>
                <w:sz w:val="21"/>
              </w:rPr>
              <w:t>等接口，需要与</w:t>
            </w:r>
            <w:r>
              <w:rPr>
                <w:rFonts w:ascii="Times New Roman" w:eastAsia="宋体" w:hAnsi="Times New Roman"/>
                <w:sz w:val="21"/>
              </w:rPr>
              <w:t xml:space="preserve"> glock </w:t>
            </w:r>
            <w:r>
              <w:rPr>
                <w:rFonts w:ascii="Times New Roman" w:eastAsia="宋体" w:hAnsi="Times New Roman"/>
                <w:sz w:val="21"/>
              </w:rPr>
              <w:t>锁机制配合</w:t>
            </w:r>
          </w:p>
        </w:tc>
        <w:tc>
          <w:tcPr>
            <w:tcW w:w="1805" w:type="dxa"/>
          </w:tcPr>
          <w:p w14:paraId="05C1E236" w14:textId="77777777" w:rsidR="009F31DD" w:rsidRDefault="00591719">
            <w:pPr>
              <w:jc w:val="center"/>
            </w:pPr>
            <w:r>
              <w:rPr>
                <w:rFonts w:ascii="Times New Roman" w:eastAsia="宋体" w:hAnsi="Times New Roman"/>
                <w:sz w:val="21"/>
              </w:rPr>
              <w:t xml:space="preserve">5.x </w:t>
            </w:r>
            <w:r>
              <w:rPr>
                <w:rFonts w:ascii="Times New Roman" w:eastAsia="宋体" w:hAnsi="Times New Roman"/>
                <w:sz w:val="21"/>
              </w:rPr>
              <w:t>期间引入，对</w:t>
            </w:r>
            <w:r>
              <w:rPr>
                <w:rFonts w:ascii="Times New Roman" w:eastAsia="宋体" w:hAnsi="Times New Roman"/>
                <w:sz w:val="21"/>
              </w:rPr>
              <w:t xml:space="preserve"> mmap + page fault </w:t>
            </w:r>
            <w:r>
              <w:rPr>
                <w:rFonts w:ascii="Times New Roman" w:eastAsia="宋体" w:hAnsi="Times New Roman"/>
                <w:sz w:val="21"/>
              </w:rPr>
              <w:t>与</w:t>
            </w:r>
            <w:r>
              <w:rPr>
                <w:rFonts w:ascii="Times New Roman" w:eastAsia="宋体" w:hAnsi="Times New Roman"/>
                <w:sz w:val="21"/>
              </w:rPr>
              <w:t xml:space="preserve"> glock </w:t>
            </w:r>
            <w:r>
              <w:rPr>
                <w:rFonts w:ascii="Times New Roman" w:eastAsia="宋体" w:hAnsi="Times New Roman"/>
                <w:sz w:val="21"/>
              </w:rPr>
              <w:t>的交互有专门修复补丁</w:t>
            </w:r>
          </w:p>
        </w:tc>
        <w:tc>
          <w:tcPr>
            <w:tcW w:w="1805" w:type="dxa"/>
          </w:tcPr>
          <w:p w14:paraId="7A0FDC66" w14:textId="77777777" w:rsidR="009F31DD" w:rsidRDefault="00591719">
            <w:pPr>
              <w:jc w:val="center"/>
            </w:pPr>
            <w:r>
              <w:rPr>
                <w:rFonts w:ascii="Times New Roman" w:eastAsia="宋体" w:hAnsi="Times New Roman"/>
                <w:sz w:val="21"/>
              </w:rPr>
              <w:t xml:space="preserve">Large Folio </w:t>
            </w:r>
            <w:r>
              <w:rPr>
                <w:rFonts w:ascii="Times New Roman" w:eastAsia="宋体" w:hAnsi="Times New Roman"/>
                <w:sz w:val="21"/>
              </w:rPr>
              <w:t>支持更多依赖</w:t>
            </w:r>
            <w:r>
              <w:rPr>
                <w:rFonts w:ascii="Times New Roman" w:eastAsia="宋体" w:hAnsi="Times New Roman"/>
                <w:sz w:val="21"/>
              </w:rPr>
              <w:t xml:space="preserve"> iomap </w:t>
            </w:r>
            <w:r>
              <w:rPr>
                <w:rFonts w:ascii="Times New Roman" w:eastAsia="宋体" w:hAnsi="Times New Roman"/>
                <w:sz w:val="21"/>
              </w:rPr>
              <w:t>核心能力，本身主要用于验证集群场景下的并发与恢复语义</w:t>
            </w:r>
          </w:p>
        </w:tc>
        <w:tc>
          <w:tcPr>
            <w:tcW w:w="1805" w:type="dxa"/>
          </w:tcPr>
          <w:p w14:paraId="4D872A64" w14:textId="77777777" w:rsidR="009F31DD" w:rsidRDefault="00591719">
            <w:pPr>
              <w:jc w:val="center"/>
            </w:pPr>
            <w:r>
              <w:rPr>
                <w:rFonts w:ascii="Times New Roman" w:eastAsia="宋体" w:hAnsi="Times New Roman"/>
                <w:sz w:val="21"/>
              </w:rPr>
              <w:t>邮件列表讨论中多次提到：需要小心处理禁用</w:t>
            </w:r>
            <w:r>
              <w:rPr>
                <w:rFonts w:ascii="Times New Roman" w:eastAsia="宋体" w:hAnsi="Times New Roman"/>
                <w:sz w:val="21"/>
              </w:rPr>
              <w:t xml:space="preserve"> page fault </w:t>
            </w:r>
            <w:r>
              <w:rPr>
                <w:rFonts w:ascii="Times New Roman" w:eastAsia="宋体" w:hAnsi="Times New Roman"/>
                <w:sz w:val="21"/>
              </w:rPr>
              <w:t>与</w:t>
            </w:r>
            <w:r>
              <w:rPr>
                <w:rFonts w:ascii="Times New Roman" w:eastAsia="宋体" w:hAnsi="Times New Roman"/>
                <w:sz w:val="21"/>
              </w:rPr>
              <w:t xml:space="preserve"> iomap_dio_rw </w:t>
            </w:r>
            <w:r>
              <w:rPr>
                <w:rFonts w:ascii="Times New Roman" w:eastAsia="宋体" w:hAnsi="Times New Roman"/>
                <w:sz w:val="21"/>
              </w:rPr>
              <w:t>的配合，以避免死锁</w:t>
            </w:r>
          </w:p>
        </w:tc>
      </w:tr>
      <w:tr w:rsidR="009F31DD" w14:paraId="14BF786F" w14:textId="77777777">
        <w:trPr>
          <w:jc w:val="center"/>
        </w:trPr>
        <w:tc>
          <w:tcPr>
            <w:tcW w:w="1805" w:type="dxa"/>
          </w:tcPr>
          <w:p w14:paraId="17B0DD4B" w14:textId="77777777" w:rsidR="009F31DD" w:rsidRDefault="00591719">
            <w:pPr>
              <w:jc w:val="center"/>
            </w:pPr>
            <w:r>
              <w:rPr>
                <w:rFonts w:ascii="Times New Roman" w:eastAsia="宋体" w:hAnsi="Times New Roman"/>
                <w:sz w:val="21"/>
              </w:rPr>
              <w:t>Zonefs</w:t>
            </w:r>
          </w:p>
        </w:tc>
        <w:tc>
          <w:tcPr>
            <w:tcW w:w="1805" w:type="dxa"/>
          </w:tcPr>
          <w:p w14:paraId="77263C44" w14:textId="77777777" w:rsidR="009F31DD" w:rsidRDefault="00591719">
            <w:pPr>
              <w:jc w:val="center"/>
              <w:rPr>
                <w:lang w:eastAsia="zh-CN"/>
              </w:rPr>
            </w:pPr>
            <w:r>
              <w:rPr>
                <w:rFonts w:ascii="Times New Roman" w:eastAsia="宋体" w:hAnsi="Times New Roman"/>
                <w:sz w:val="21"/>
                <w:lang w:eastAsia="zh-CN"/>
              </w:rPr>
              <w:t>作为</w:t>
            </w:r>
            <w:r>
              <w:rPr>
                <w:rFonts w:ascii="Times New Roman" w:eastAsia="宋体" w:hAnsi="Times New Roman"/>
                <w:sz w:val="21"/>
                <w:lang w:eastAsia="zh-CN"/>
              </w:rPr>
              <w:t>“</w:t>
            </w:r>
            <w:r>
              <w:rPr>
                <w:rFonts w:ascii="Times New Roman" w:eastAsia="宋体" w:hAnsi="Times New Roman"/>
                <w:sz w:val="21"/>
                <w:lang w:eastAsia="zh-CN"/>
              </w:rPr>
              <w:t>分区即文件</w:t>
            </w:r>
            <w:r>
              <w:rPr>
                <w:rFonts w:ascii="Times New Roman" w:eastAsia="宋体" w:hAnsi="Times New Roman"/>
                <w:sz w:val="21"/>
                <w:lang w:eastAsia="zh-CN"/>
              </w:rPr>
              <w:t>”</w:t>
            </w:r>
            <w:r>
              <w:rPr>
                <w:rFonts w:ascii="Times New Roman" w:eastAsia="宋体" w:hAnsi="Times New Roman"/>
                <w:sz w:val="21"/>
                <w:lang w:eastAsia="zh-CN"/>
              </w:rPr>
              <w:t>的简单文件系统，数据路径几乎完全依赖</w:t>
            </w:r>
            <w:r>
              <w:rPr>
                <w:rFonts w:ascii="Times New Roman" w:eastAsia="宋体" w:hAnsi="Times New Roman"/>
                <w:sz w:val="21"/>
                <w:lang w:eastAsia="zh-CN"/>
              </w:rPr>
              <w:t xml:space="preserve"> iomap </w:t>
            </w:r>
            <w:r>
              <w:rPr>
                <w:rFonts w:ascii="Times New Roman" w:eastAsia="宋体" w:hAnsi="Times New Roman"/>
                <w:sz w:val="21"/>
                <w:lang w:eastAsia="zh-CN"/>
              </w:rPr>
              <w:t>提供的大块顺序</w:t>
            </w:r>
            <w:r>
              <w:rPr>
                <w:rFonts w:ascii="Times New Roman" w:eastAsia="宋体" w:hAnsi="Times New Roman"/>
                <w:sz w:val="21"/>
                <w:lang w:eastAsia="zh-CN"/>
              </w:rPr>
              <w:t xml:space="preserve"> I/O </w:t>
            </w:r>
            <w:r>
              <w:rPr>
                <w:rFonts w:ascii="Times New Roman" w:eastAsia="宋体" w:hAnsi="Times New Roman"/>
                <w:sz w:val="21"/>
                <w:lang w:eastAsia="zh-CN"/>
              </w:rPr>
              <w:t>抽象</w:t>
            </w:r>
          </w:p>
        </w:tc>
        <w:tc>
          <w:tcPr>
            <w:tcW w:w="1805" w:type="dxa"/>
          </w:tcPr>
          <w:p w14:paraId="10E2FB7C" w14:textId="77777777" w:rsidR="009F31DD" w:rsidRDefault="00591719">
            <w:pPr>
              <w:jc w:val="center"/>
            </w:pPr>
            <w:r>
              <w:rPr>
                <w:rFonts w:ascii="Times New Roman" w:eastAsia="宋体" w:hAnsi="Times New Roman"/>
                <w:sz w:val="21"/>
              </w:rPr>
              <w:t>随</w:t>
            </w:r>
            <w:r>
              <w:rPr>
                <w:rFonts w:ascii="Times New Roman" w:eastAsia="宋体" w:hAnsi="Times New Roman"/>
                <w:sz w:val="21"/>
              </w:rPr>
              <w:t xml:space="preserve"> ZNS SSD </w:t>
            </w:r>
            <w:r>
              <w:rPr>
                <w:rFonts w:ascii="Times New Roman" w:eastAsia="宋体" w:hAnsi="Times New Roman"/>
                <w:sz w:val="21"/>
              </w:rPr>
              <w:t>支持在</w:t>
            </w:r>
            <w:r>
              <w:rPr>
                <w:rFonts w:ascii="Times New Roman" w:eastAsia="宋体" w:hAnsi="Times New Roman"/>
                <w:sz w:val="21"/>
              </w:rPr>
              <w:t xml:space="preserve"> 5.x </w:t>
            </w:r>
            <w:r>
              <w:rPr>
                <w:rFonts w:ascii="Times New Roman" w:eastAsia="宋体" w:hAnsi="Times New Roman"/>
                <w:sz w:val="21"/>
              </w:rPr>
              <w:t>内核中加入，并持续与</w:t>
            </w:r>
            <w:r>
              <w:rPr>
                <w:rFonts w:ascii="Times New Roman" w:eastAsia="宋体" w:hAnsi="Times New Roman"/>
                <w:sz w:val="21"/>
              </w:rPr>
              <w:t xml:space="preserve"> iomap </w:t>
            </w:r>
            <w:r>
              <w:rPr>
                <w:rFonts w:ascii="Times New Roman" w:eastAsia="宋体" w:hAnsi="Times New Roman"/>
                <w:sz w:val="21"/>
              </w:rPr>
              <w:t>一起演进</w:t>
            </w:r>
          </w:p>
        </w:tc>
        <w:tc>
          <w:tcPr>
            <w:tcW w:w="1805" w:type="dxa"/>
          </w:tcPr>
          <w:p w14:paraId="6ED68468" w14:textId="77777777" w:rsidR="009F31DD" w:rsidRDefault="00591719">
            <w:pPr>
              <w:jc w:val="center"/>
            </w:pPr>
            <w:r>
              <w:rPr>
                <w:rFonts w:ascii="Times New Roman" w:eastAsia="宋体" w:hAnsi="Times New Roman"/>
                <w:sz w:val="21"/>
              </w:rPr>
              <w:t>天然适合大块、顺序的</w:t>
            </w:r>
            <w:r>
              <w:rPr>
                <w:rFonts w:ascii="Times New Roman" w:eastAsia="宋体" w:hAnsi="Times New Roman"/>
                <w:sz w:val="21"/>
              </w:rPr>
              <w:t xml:space="preserve"> I/O </w:t>
            </w:r>
            <w:r>
              <w:rPr>
                <w:rFonts w:ascii="Times New Roman" w:eastAsia="宋体" w:hAnsi="Times New Roman"/>
                <w:sz w:val="21"/>
              </w:rPr>
              <w:t>模式，与</w:t>
            </w:r>
            <w:r>
              <w:rPr>
                <w:rFonts w:ascii="Times New Roman" w:eastAsia="宋体" w:hAnsi="Times New Roman"/>
                <w:sz w:val="21"/>
              </w:rPr>
              <w:t xml:space="preserve"> Large Folio </w:t>
            </w:r>
            <w:r>
              <w:rPr>
                <w:rFonts w:ascii="Times New Roman" w:eastAsia="宋体" w:hAnsi="Times New Roman"/>
                <w:sz w:val="21"/>
              </w:rPr>
              <w:t>和大块写入高度契合</w:t>
            </w:r>
          </w:p>
        </w:tc>
        <w:tc>
          <w:tcPr>
            <w:tcW w:w="1805" w:type="dxa"/>
          </w:tcPr>
          <w:p w14:paraId="36A28B1C" w14:textId="77777777" w:rsidR="009F31DD" w:rsidRDefault="00591719">
            <w:pPr>
              <w:jc w:val="center"/>
              <w:rPr>
                <w:lang w:eastAsia="zh-CN"/>
              </w:rPr>
            </w:pPr>
            <w:r>
              <w:rPr>
                <w:rFonts w:ascii="Times New Roman" w:eastAsia="宋体" w:hAnsi="Times New Roman"/>
                <w:sz w:val="21"/>
                <w:lang w:eastAsia="zh-CN"/>
              </w:rPr>
              <w:t>常被内核文档用作</w:t>
            </w:r>
            <w:r>
              <w:rPr>
                <w:rFonts w:ascii="Times New Roman" w:eastAsia="宋体" w:hAnsi="Times New Roman"/>
                <w:sz w:val="21"/>
                <w:lang w:eastAsia="zh-CN"/>
              </w:rPr>
              <w:t>“</w:t>
            </w:r>
            <w:r>
              <w:rPr>
                <w:rFonts w:ascii="Times New Roman" w:eastAsia="宋体" w:hAnsi="Times New Roman"/>
                <w:sz w:val="21"/>
                <w:lang w:eastAsia="zh-CN"/>
              </w:rPr>
              <w:t>简单文件系统</w:t>
            </w:r>
            <w:r>
              <w:rPr>
                <w:rFonts w:ascii="Times New Roman" w:eastAsia="宋体" w:hAnsi="Times New Roman"/>
                <w:sz w:val="21"/>
                <w:lang w:eastAsia="zh-CN"/>
              </w:rPr>
              <w:t>”</w:t>
            </w:r>
            <w:r>
              <w:rPr>
                <w:rFonts w:ascii="Times New Roman" w:eastAsia="宋体" w:hAnsi="Times New Roman"/>
                <w:sz w:val="21"/>
                <w:lang w:eastAsia="zh-CN"/>
              </w:rPr>
              <w:t>示例，用来说明在无复杂特性的前提下如何完整迁移到</w:t>
            </w:r>
            <w:r>
              <w:rPr>
                <w:rFonts w:ascii="Times New Roman" w:eastAsia="宋体" w:hAnsi="Times New Roman"/>
                <w:sz w:val="21"/>
                <w:lang w:eastAsia="zh-CN"/>
              </w:rPr>
              <w:t xml:space="preserve"> iomap</w:t>
            </w:r>
          </w:p>
        </w:tc>
      </w:tr>
    </w:tbl>
    <w:p w14:paraId="107BE3D6" w14:textId="77777777" w:rsidR="009F31DD" w:rsidRDefault="009F31DD">
      <w:pPr>
        <w:rPr>
          <w:lang w:eastAsia="zh-CN"/>
        </w:rPr>
      </w:pPr>
    </w:p>
    <w:p w14:paraId="7BE05457" w14:textId="77777777" w:rsidR="009F31DD" w:rsidRDefault="00591719">
      <w:pPr>
        <w:pStyle w:val="1"/>
        <w:rPr>
          <w:lang w:eastAsia="zh-CN"/>
        </w:rPr>
      </w:pPr>
      <w:bookmarkStart w:id="77" w:name="_Toc227766945"/>
      <w:bookmarkStart w:id="78" w:name="_Toc228288613"/>
      <w:bookmarkStart w:id="79" w:name="_Toc229384984"/>
      <w:r>
        <w:rPr>
          <w:rFonts w:ascii="Times New Roman" w:eastAsia="宋体" w:hAnsi="Times New Roman"/>
          <w:lang w:eastAsia="zh-CN"/>
        </w:rPr>
        <w:t>第三章</w:t>
      </w:r>
      <w:r>
        <w:rPr>
          <w:rFonts w:ascii="Times New Roman" w:eastAsia="宋体" w:hAnsi="Times New Roman"/>
          <w:lang w:eastAsia="zh-CN"/>
        </w:rPr>
        <w:t xml:space="preserve">  F2FS </w:t>
      </w:r>
      <w:r>
        <w:rPr>
          <w:rFonts w:ascii="Times New Roman" w:eastAsia="宋体" w:hAnsi="Times New Roman"/>
          <w:lang w:eastAsia="zh-CN"/>
        </w:rPr>
        <w:t>支持</w:t>
      </w:r>
      <w:r>
        <w:rPr>
          <w:rFonts w:ascii="Times New Roman" w:eastAsia="宋体" w:hAnsi="Times New Roman"/>
          <w:lang w:eastAsia="zh-CN"/>
        </w:rPr>
        <w:t xml:space="preserve"> Large Folios </w:t>
      </w:r>
      <w:r>
        <w:rPr>
          <w:rFonts w:ascii="Times New Roman" w:eastAsia="宋体" w:hAnsi="Times New Roman"/>
          <w:lang w:eastAsia="zh-CN"/>
        </w:rPr>
        <w:t>的核心难点</w:t>
      </w:r>
      <w:bookmarkEnd w:id="77"/>
      <w:bookmarkEnd w:id="78"/>
      <w:bookmarkEnd w:id="79"/>
    </w:p>
    <w:p w14:paraId="6810985F" w14:textId="77777777" w:rsidR="009F31DD" w:rsidRDefault="00591719">
      <w:pPr>
        <w:spacing w:line="360" w:lineRule="auto"/>
        <w:ind w:firstLine="480"/>
        <w:jc w:val="both"/>
        <w:rPr>
          <w:lang w:eastAsia="zh-CN"/>
        </w:rPr>
      </w:pPr>
      <w:r>
        <w:rPr>
          <w:rFonts w:ascii="Times New Roman" w:eastAsia="宋体" w:hAnsi="Times New Roman"/>
          <w:sz w:val="24"/>
        </w:rPr>
        <w:t xml:space="preserve">F2FS </w:t>
      </w:r>
      <w:r>
        <w:rPr>
          <w:rFonts w:ascii="Times New Roman" w:eastAsia="宋体" w:hAnsi="Times New Roman"/>
          <w:sz w:val="24"/>
        </w:rPr>
        <w:t>接入</w:t>
      </w:r>
      <w:r>
        <w:rPr>
          <w:rFonts w:ascii="Times New Roman" w:eastAsia="宋体" w:hAnsi="Times New Roman"/>
          <w:sz w:val="24"/>
        </w:rPr>
        <w:t xml:space="preserve"> Large Folios </w:t>
      </w:r>
      <w:r>
        <w:rPr>
          <w:rFonts w:ascii="Times New Roman" w:eastAsia="宋体" w:hAnsi="Times New Roman"/>
          <w:sz w:val="24"/>
        </w:rPr>
        <w:t>后，问题首先出现在粒度不一致上。页缓存以</w:t>
      </w:r>
      <w:r>
        <w:rPr>
          <w:rFonts w:ascii="Times New Roman" w:eastAsia="宋体" w:hAnsi="Times New Roman"/>
          <w:sz w:val="24"/>
        </w:rPr>
        <w:t xml:space="preserve"> folio </w:t>
      </w:r>
      <w:r>
        <w:rPr>
          <w:rFonts w:ascii="Times New Roman" w:eastAsia="宋体" w:hAnsi="Times New Roman"/>
          <w:sz w:val="24"/>
        </w:rPr>
        <w:t>为单位管理内存，而</w:t>
      </w:r>
      <w:r>
        <w:rPr>
          <w:rFonts w:ascii="Times New Roman" w:eastAsia="宋体" w:hAnsi="Times New Roman"/>
          <w:sz w:val="24"/>
        </w:rPr>
        <w:t xml:space="preserve"> F2FS </w:t>
      </w:r>
      <w:r>
        <w:rPr>
          <w:rFonts w:ascii="Times New Roman" w:eastAsia="宋体" w:hAnsi="Times New Roman"/>
          <w:sz w:val="24"/>
        </w:rPr>
        <w:t>在本文实验配置下仍围绕文件系统</w:t>
      </w:r>
      <w:r>
        <w:rPr>
          <w:rFonts w:ascii="Times New Roman" w:eastAsia="宋体" w:hAnsi="Times New Roman"/>
          <w:sz w:val="24"/>
        </w:rPr>
        <w:t xml:space="preserve"> block</w:t>
      </w:r>
      <w:r>
        <w:rPr>
          <w:rFonts w:ascii="Times New Roman" w:eastAsia="宋体" w:hAnsi="Times New Roman"/>
          <w:sz w:val="24"/>
        </w:rPr>
        <w:t>、压缩簇和</w:t>
      </w:r>
      <w:r>
        <w:rPr>
          <w:rFonts w:ascii="Times New Roman" w:eastAsia="宋体" w:hAnsi="Times New Roman"/>
          <w:sz w:val="24"/>
        </w:rPr>
        <w:t xml:space="preserve"> segment </w:t>
      </w:r>
      <w:r>
        <w:rPr>
          <w:rFonts w:ascii="Times New Roman" w:eastAsia="宋体" w:hAnsi="Times New Roman"/>
          <w:sz w:val="24"/>
        </w:rPr>
        <w:t>维护状态。</w:t>
      </w:r>
      <w:r>
        <w:rPr>
          <w:rFonts w:ascii="Times New Roman" w:eastAsia="宋体" w:hAnsi="Times New Roman"/>
          <w:sz w:val="24"/>
          <w:lang w:eastAsia="zh-CN"/>
        </w:rPr>
        <w:t>两侧粒度并不相同，后续实现需要把页缓存子范围与</w:t>
      </w:r>
      <w:r>
        <w:rPr>
          <w:rFonts w:ascii="Times New Roman" w:eastAsia="宋体" w:hAnsi="Times New Roman"/>
          <w:sz w:val="24"/>
          <w:lang w:eastAsia="zh-CN"/>
        </w:rPr>
        <w:t xml:space="preserve"> F2FS </w:t>
      </w:r>
      <w:r>
        <w:rPr>
          <w:rFonts w:ascii="Times New Roman" w:eastAsia="宋体" w:hAnsi="Times New Roman"/>
          <w:sz w:val="24"/>
          <w:lang w:eastAsia="zh-CN"/>
        </w:rPr>
        <w:t>的块映射、压缩簇和</w:t>
      </w:r>
      <w:r>
        <w:rPr>
          <w:rFonts w:ascii="Times New Roman" w:eastAsia="宋体" w:hAnsi="Times New Roman"/>
          <w:sz w:val="24"/>
          <w:lang w:eastAsia="zh-CN"/>
        </w:rPr>
        <w:t xml:space="preserve"> GC </w:t>
      </w:r>
      <w:r>
        <w:rPr>
          <w:rFonts w:ascii="Times New Roman" w:eastAsia="宋体" w:hAnsi="Times New Roman"/>
          <w:sz w:val="24"/>
          <w:lang w:eastAsia="zh-CN"/>
        </w:rPr>
        <w:t>搬运范围对应起来。</w:t>
      </w:r>
    </w:p>
    <w:p w14:paraId="5FB25DA2" w14:textId="77777777" w:rsidR="009F31DD" w:rsidRDefault="00591719">
      <w:pPr>
        <w:pStyle w:val="21"/>
        <w:rPr>
          <w:lang w:eastAsia="zh-CN"/>
        </w:rPr>
      </w:pPr>
      <w:bookmarkStart w:id="80" w:name="_Toc227766946"/>
      <w:bookmarkStart w:id="81" w:name="_Toc228288614"/>
      <w:bookmarkStart w:id="82" w:name="_Toc229384985"/>
      <w:r>
        <w:rPr>
          <w:rFonts w:ascii="Times New Roman" w:eastAsia="宋体" w:hAnsi="Times New Roman"/>
          <w:lang w:eastAsia="zh-CN"/>
        </w:rPr>
        <w:lastRenderedPageBreak/>
        <w:t xml:space="preserve">3.1  </w:t>
      </w:r>
      <w:r>
        <w:rPr>
          <w:rFonts w:ascii="Times New Roman" w:eastAsia="宋体" w:hAnsi="Times New Roman"/>
          <w:lang w:eastAsia="zh-CN"/>
        </w:rPr>
        <w:t>块映射与</w:t>
      </w:r>
      <w:r>
        <w:rPr>
          <w:rFonts w:ascii="Times New Roman" w:eastAsia="宋体" w:hAnsi="Times New Roman"/>
          <w:lang w:eastAsia="zh-CN"/>
        </w:rPr>
        <w:t xml:space="preserve"> I/O </w:t>
      </w:r>
      <w:r>
        <w:rPr>
          <w:rFonts w:ascii="Times New Roman" w:eastAsia="宋体" w:hAnsi="Times New Roman"/>
          <w:lang w:eastAsia="zh-CN"/>
        </w:rPr>
        <w:t>提交的粒度失配</w:t>
      </w:r>
      <w:bookmarkEnd w:id="80"/>
      <w:bookmarkEnd w:id="81"/>
      <w:bookmarkEnd w:id="82"/>
    </w:p>
    <w:p w14:paraId="58BF09FC" w14:textId="77777777" w:rsidR="009F31DD" w:rsidRDefault="00591719">
      <w:pPr>
        <w:pStyle w:val="31"/>
        <w:rPr>
          <w:lang w:eastAsia="zh-CN"/>
        </w:rPr>
      </w:pPr>
      <w:bookmarkStart w:id="83" w:name="_Toc227766947"/>
      <w:bookmarkStart w:id="84" w:name="_Toc228288615"/>
      <w:bookmarkStart w:id="85" w:name="_Toc229384986"/>
      <w:r>
        <w:rPr>
          <w:rFonts w:ascii="Times New Roman" w:eastAsia="宋体" w:hAnsi="Times New Roman"/>
          <w:lang w:eastAsia="zh-CN"/>
        </w:rPr>
        <w:t xml:space="preserve">3.1.1  </w:t>
      </w:r>
      <w:r>
        <w:rPr>
          <w:rFonts w:ascii="Times New Roman" w:eastAsia="宋体" w:hAnsi="Times New Roman"/>
          <w:lang w:eastAsia="zh-CN"/>
        </w:rPr>
        <w:t>逐页处理带来的</w:t>
      </w:r>
      <w:r>
        <w:rPr>
          <w:rFonts w:ascii="Times New Roman" w:eastAsia="宋体" w:hAnsi="Times New Roman"/>
          <w:lang w:eastAsia="zh-CN"/>
        </w:rPr>
        <w:t xml:space="preserve"> CPU </w:t>
      </w:r>
      <w:r>
        <w:rPr>
          <w:rFonts w:ascii="Times New Roman" w:eastAsia="宋体" w:hAnsi="Times New Roman"/>
          <w:lang w:eastAsia="zh-CN"/>
        </w:rPr>
        <w:t>开销</w:t>
      </w:r>
      <w:bookmarkEnd w:id="83"/>
      <w:bookmarkEnd w:id="84"/>
      <w:bookmarkEnd w:id="85"/>
    </w:p>
    <w:p w14:paraId="33EEE53C" w14:textId="77777777" w:rsidR="009F31DD" w:rsidRDefault="00591719">
      <w:pPr>
        <w:spacing w:line="360" w:lineRule="auto"/>
        <w:ind w:firstLine="480"/>
        <w:jc w:val="both"/>
        <w:rPr>
          <w:lang w:eastAsia="zh-CN"/>
        </w:rPr>
      </w:pPr>
      <w:r>
        <w:rPr>
          <w:rFonts w:ascii="Times New Roman" w:eastAsia="宋体" w:hAnsi="Times New Roman"/>
          <w:sz w:val="24"/>
        </w:rPr>
        <w:t xml:space="preserve">F2FS </w:t>
      </w:r>
      <w:r>
        <w:rPr>
          <w:rFonts w:ascii="Times New Roman" w:eastAsia="宋体" w:hAnsi="Times New Roman"/>
          <w:sz w:val="24"/>
        </w:rPr>
        <w:t>原有</w:t>
      </w:r>
      <w:r>
        <w:rPr>
          <w:rFonts w:ascii="Times New Roman" w:eastAsia="宋体" w:hAnsi="Times New Roman"/>
          <w:sz w:val="24"/>
        </w:rPr>
        <w:t xml:space="preserve"> buffered read </w:t>
      </w:r>
      <w:r>
        <w:rPr>
          <w:rFonts w:ascii="Times New Roman" w:eastAsia="宋体" w:hAnsi="Times New Roman"/>
          <w:sz w:val="24"/>
        </w:rPr>
        <w:t>路径主要围绕单个</w:t>
      </w:r>
      <w:r>
        <w:rPr>
          <w:rFonts w:ascii="Times New Roman" w:eastAsia="宋体" w:hAnsi="Times New Roman"/>
          <w:sz w:val="24"/>
        </w:rPr>
        <w:t xml:space="preserve"> page </w:t>
      </w:r>
      <w:r>
        <w:rPr>
          <w:rFonts w:ascii="Times New Roman" w:eastAsia="宋体" w:hAnsi="Times New Roman"/>
          <w:sz w:val="24"/>
        </w:rPr>
        <w:t>展开。以</w:t>
      </w:r>
      <w:r>
        <w:rPr>
          <w:rFonts w:ascii="Times New Roman" w:eastAsia="宋体" w:hAnsi="Times New Roman"/>
          <w:sz w:val="24"/>
        </w:rPr>
        <w:t xml:space="preserve"> f2fs_read_single_page </w:t>
      </w:r>
      <w:r>
        <w:rPr>
          <w:rFonts w:ascii="Times New Roman" w:eastAsia="宋体" w:hAnsi="Times New Roman"/>
          <w:sz w:val="24"/>
        </w:rPr>
        <w:t>为例，一次调用只处理一个</w:t>
      </w:r>
      <w:r>
        <w:rPr>
          <w:rFonts w:ascii="Times New Roman" w:eastAsia="宋体" w:hAnsi="Times New Roman"/>
          <w:sz w:val="24"/>
        </w:rPr>
        <w:t xml:space="preserve"> 4 KiB </w:t>
      </w:r>
      <w:r>
        <w:rPr>
          <w:rFonts w:ascii="Times New Roman" w:eastAsia="宋体" w:hAnsi="Times New Roman"/>
          <w:sz w:val="24"/>
        </w:rPr>
        <w:t>页面；当页缓存分配出更大的</w:t>
      </w:r>
      <w:r>
        <w:rPr>
          <w:rFonts w:ascii="Times New Roman" w:eastAsia="宋体" w:hAnsi="Times New Roman"/>
          <w:sz w:val="24"/>
        </w:rPr>
        <w:t xml:space="preserve"> folio </w:t>
      </w:r>
      <w:r>
        <w:rPr>
          <w:rFonts w:ascii="Times New Roman" w:eastAsia="宋体" w:hAnsi="Times New Roman"/>
          <w:sz w:val="24"/>
        </w:rPr>
        <w:t>时，同一</w:t>
      </w:r>
      <w:r>
        <w:rPr>
          <w:rFonts w:ascii="Times New Roman" w:eastAsia="宋体" w:hAnsi="Times New Roman"/>
          <w:sz w:val="24"/>
        </w:rPr>
        <w:t xml:space="preserve"> folio </w:t>
      </w:r>
      <w:r>
        <w:rPr>
          <w:rFonts w:ascii="Times New Roman" w:eastAsia="宋体" w:hAnsi="Times New Roman"/>
          <w:sz w:val="24"/>
        </w:rPr>
        <w:t>内的多个</w:t>
      </w:r>
      <w:r>
        <w:rPr>
          <w:rFonts w:ascii="Times New Roman" w:eastAsia="宋体" w:hAnsi="Times New Roman"/>
          <w:sz w:val="24"/>
        </w:rPr>
        <w:t xml:space="preserve"> 4 KiB </w:t>
      </w:r>
      <w:r>
        <w:rPr>
          <w:rFonts w:ascii="Times New Roman" w:eastAsia="宋体" w:hAnsi="Times New Roman"/>
          <w:sz w:val="24"/>
        </w:rPr>
        <w:t>子范围仍可能重复进入</w:t>
      </w:r>
      <w:r>
        <w:rPr>
          <w:rFonts w:ascii="Times New Roman" w:eastAsia="宋体" w:hAnsi="Times New Roman"/>
          <w:sz w:val="24"/>
        </w:rPr>
        <w:t xml:space="preserve"> dnode </w:t>
      </w:r>
      <w:r>
        <w:rPr>
          <w:rFonts w:ascii="Times New Roman" w:eastAsia="宋体" w:hAnsi="Times New Roman"/>
          <w:sz w:val="24"/>
        </w:rPr>
        <w:t>查找、锁获取和块映射流程。</w:t>
      </w:r>
      <w:r>
        <w:rPr>
          <w:rFonts w:ascii="Times New Roman" w:eastAsia="宋体" w:hAnsi="Times New Roman"/>
          <w:sz w:val="24"/>
          <w:lang w:eastAsia="zh-CN"/>
        </w:rPr>
        <w:t>源码位置：</w:t>
      </w:r>
      <w:r>
        <w:rPr>
          <w:rFonts w:ascii="Times New Roman" w:eastAsia="宋体" w:hAnsi="Times New Roman"/>
          <w:sz w:val="24"/>
          <w:lang w:eastAsia="zh-CN"/>
        </w:rPr>
        <w:t>fs/f2fs/data.c:2196, 2885-2889</w:t>
      </w:r>
      <w:r>
        <w:rPr>
          <w:rFonts w:ascii="Times New Roman" w:eastAsia="宋体" w:hAnsi="Times New Roman"/>
          <w:sz w:val="24"/>
          <w:lang w:eastAsia="zh-CN"/>
        </w:rPr>
        <w:t>。</w:t>
      </w:r>
    </w:p>
    <w:p w14:paraId="6EDCFCB8" w14:textId="77777777" w:rsidR="009F31DD" w:rsidRDefault="00591719">
      <w:pPr>
        <w:spacing w:line="360" w:lineRule="auto"/>
        <w:ind w:firstLine="480"/>
        <w:jc w:val="both"/>
        <w:rPr>
          <w:lang w:eastAsia="zh-CN"/>
        </w:rPr>
      </w:pPr>
      <w:r>
        <w:rPr>
          <w:rFonts w:ascii="Times New Roman" w:eastAsia="宋体" w:hAnsi="Times New Roman"/>
          <w:sz w:val="24"/>
          <w:lang w:eastAsia="zh-CN"/>
        </w:rPr>
        <w:t>这类重复工作会削弱</w:t>
      </w:r>
      <w:r>
        <w:rPr>
          <w:rFonts w:ascii="Times New Roman" w:eastAsia="宋体" w:hAnsi="Times New Roman"/>
          <w:sz w:val="24"/>
          <w:lang w:eastAsia="zh-CN"/>
        </w:rPr>
        <w:t xml:space="preserve"> Large Folio </w:t>
      </w:r>
      <w:r>
        <w:rPr>
          <w:rFonts w:ascii="Times New Roman" w:eastAsia="宋体" w:hAnsi="Times New Roman"/>
          <w:sz w:val="24"/>
          <w:lang w:eastAsia="zh-CN"/>
        </w:rPr>
        <w:t>的收益。页缓存虽然一次覆盖了更大的内存范围，但文件系统侧如果仍逐页完成映射和提交，</w:t>
      </w:r>
      <w:r>
        <w:rPr>
          <w:rFonts w:ascii="Times New Roman" w:eastAsia="宋体" w:hAnsi="Times New Roman"/>
          <w:sz w:val="24"/>
          <w:lang w:eastAsia="zh-CN"/>
        </w:rPr>
        <w:t xml:space="preserve">CPU </w:t>
      </w:r>
      <w:r>
        <w:rPr>
          <w:rFonts w:ascii="Times New Roman" w:eastAsia="宋体" w:hAnsi="Times New Roman"/>
          <w:sz w:val="24"/>
          <w:lang w:eastAsia="zh-CN"/>
        </w:rPr>
        <w:t>时间仍会消耗在多次元数据访问和状态更新上。</w:t>
      </w:r>
    </w:p>
    <w:p w14:paraId="2ED81B73" w14:textId="77777777" w:rsidR="009F31DD" w:rsidRDefault="00591719">
      <w:pPr>
        <w:pStyle w:val="31"/>
      </w:pPr>
      <w:bookmarkStart w:id="86" w:name="_Toc227766948"/>
      <w:bookmarkStart w:id="87" w:name="_Toc228288616"/>
      <w:bookmarkStart w:id="88" w:name="_Toc229384987"/>
      <w:r>
        <w:rPr>
          <w:rFonts w:ascii="Times New Roman" w:eastAsia="宋体" w:hAnsi="Times New Roman"/>
        </w:rPr>
        <w:t xml:space="preserve">3.1.2  Large Folio </w:t>
      </w:r>
      <w:r>
        <w:rPr>
          <w:rFonts w:ascii="Times New Roman" w:eastAsia="宋体" w:hAnsi="Times New Roman"/>
        </w:rPr>
        <w:t>子区间多</w:t>
      </w:r>
      <w:r>
        <w:rPr>
          <w:rFonts w:ascii="Times New Roman" w:eastAsia="宋体" w:hAnsi="Times New Roman"/>
        </w:rPr>
        <w:t xml:space="preserve"> BIO </w:t>
      </w:r>
      <w:r>
        <w:rPr>
          <w:rFonts w:ascii="Times New Roman" w:eastAsia="宋体" w:hAnsi="Times New Roman"/>
        </w:rPr>
        <w:t>提交与</w:t>
      </w:r>
      <w:r>
        <w:rPr>
          <w:rFonts w:ascii="Times New Roman" w:eastAsia="宋体" w:hAnsi="Times New Roman"/>
        </w:rPr>
        <w:t xml:space="preserve"> I/O </w:t>
      </w:r>
      <w:r>
        <w:rPr>
          <w:rFonts w:ascii="Times New Roman" w:eastAsia="宋体" w:hAnsi="Times New Roman"/>
        </w:rPr>
        <w:t>生命周期失配</w:t>
      </w:r>
      <w:bookmarkEnd w:id="86"/>
      <w:bookmarkEnd w:id="87"/>
      <w:bookmarkEnd w:id="88"/>
    </w:p>
    <w:p w14:paraId="33A1E751" w14:textId="77777777" w:rsidR="009F31DD" w:rsidRDefault="00591719">
      <w:pPr>
        <w:spacing w:line="360" w:lineRule="auto"/>
        <w:ind w:firstLine="480"/>
        <w:jc w:val="both"/>
        <w:rPr>
          <w:lang w:eastAsia="zh-CN"/>
        </w:rPr>
      </w:pPr>
      <w:r>
        <w:rPr>
          <w:rFonts w:ascii="Times New Roman" w:eastAsia="宋体" w:hAnsi="Times New Roman"/>
          <w:sz w:val="24"/>
        </w:rPr>
        <w:t>传统</w:t>
      </w:r>
      <w:r>
        <w:rPr>
          <w:rFonts w:ascii="Times New Roman" w:eastAsia="宋体" w:hAnsi="Times New Roman"/>
          <w:sz w:val="24"/>
        </w:rPr>
        <w:t xml:space="preserve"> buffered read </w:t>
      </w:r>
      <w:r>
        <w:rPr>
          <w:rFonts w:ascii="Times New Roman" w:eastAsia="宋体" w:hAnsi="Times New Roman"/>
          <w:sz w:val="24"/>
        </w:rPr>
        <w:t>路径中，</w:t>
      </w:r>
      <w:r>
        <w:rPr>
          <w:rFonts w:ascii="Times New Roman" w:eastAsia="宋体" w:hAnsi="Times New Roman"/>
          <w:sz w:val="24"/>
        </w:rPr>
        <w:t xml:space="preserve">I/O </w:t>
      </w:r>
      <w:r>
        <w:rPr>
          <w:rFonts w:ascii="Times New Roman" w:eastAsia="宋体" w:hAnsi="Times New Roman"/>
          <w:sz w:val="24"/>
        </w:rPr>
        <w:t>完成通常按</w:t>
      </w:r>
      <w:r>
        <w:rPr>
          <w:rFonts w:ascii="Times New Roman" w:eastAsia="宋体" w:hAnsi="Times New Roman"/>
          <w:sz w:val="24"/>
        </w:rPr>
        <w:t xml:space="preserve"> page </w:t>
      </w:r>
      <w:r>
        <w:rPr>
          <w:rFonts w:ascii="Times New Roman" w:eastAsia="宋体" w:hAnsi="Times New Roman"/>
          <w:sz w:val="24"/>
        </w:rPr>
        <w:t>收尾。一个</w:t>
      </w:r>
      <w:r>
        <w:rPr>
          <w:rFonts w:ascii="Times New Roman" w:eastAsia="宋体" w:hAnsi="Times New Roman"/>
          <w:sz w:val="24"/>
        </w:rPr>
        <w:t xml:space="preserve"> page </w:t>
      </w:r>
      <w:r>
        <w:rPr>
          <w:rFonts w:ascii="Times New Roman" w:eastAsia="宋体" w:hAnsi="Times New Roman"/>
          <w:sz w:val="24"/>
        </w:rPr>
        <w:t>对应的读取完成后，路径即可设置</w:t>
      </w:r>
      <w:r>
        <w:rPr>
          <w:rFonts w:ascii="Times New Roman" w:eastAsia="宋体" w:hAnsi="Times New Roman"/>
          <w:sz w:val="24"/>
        </w:rPr>
        <w:t xml:space="preserve"> uptodate </w:t>
      </w:r>
      <w:r>
        <w:rPr>
          <w:rFonts w:ascii="Times New Roman" w:eastAsia="宋体" w:hAnsi="Times New Roman"/>
          <w:sz w:val="24"/>
        </w:rPr>
        <w:t>并释放锁。</w:t>
      </w:r>
      <w:r>
        <w:rPr>
          <w:rFonts w:ascii="Times New Roman" w:eastAsia="宋体" w:hAnsi="Times New Roman"/>
          <w:sz w:val="24"/>
          <w:lang w:eastAsia="zh-CN"/>
        </w:rPr>
        <w:t xml:space="preserve">Large Folio </w:t>
      </w:r>
      <w:r>
        <w:rPr>
          <w:rFonts w:ascii="Times New Roman" w:eastAsia="宋体" w:hAnsi="Times New Roman"/>
          <w:sz w:val="24"/>
          <w:lang w:eastAsia="zh-CN"/>
        </w:rPr>
        <w:t>改变了这个假设：一个</w:t>
      </w:r>
      <w:r>
        <w:rPr>
          <w:rFonts w:ascii="Times New Roman" w:eastAsia="宋体" w:hAnsi="Times New Roman"/>
          <w:sz w:val="24"/>
          <w:lang w:eastAsia="zh-CN"/>
        </w:rPr>
        <w:t xml:space="preserve"> folio </w:t>
      </w:r>
      <w:r>
        <w:rPr>
          <w:rFonts w:ascii="Times New Roman" w:eastAsia="宋体" w:hAnsi="Times New Roman"/>
          <w:sz w:val="24"/>
          <w:lang w:eastAsia="zh-CN"/>
        </w:rPr>
        <w:t>内可能有多个磁盘子区间，多个</w:t>
      </w:r>
      <w:r>
        <w:rPr>
          <w:rFonts w:ascii="Times New Roman" w:eastAsia="宋体" w:hAnsi="Times New Roman"/>
          <w:sz w:val="24"/>
          <w:lang w:eastAsia="zh-CN"/>
        </w:rPr>
        <w:t xml:space="preserve"> bio </w:t>
      </w:r>
      <w:r>
        <w:rPr>
          <w:rFonts w:ascii="Times New Roman" w:eastAsia="宋体" w:hAnsi="Times New Roman"/>
          <w:sz w:val="24"/>
          <w:lang w:eastAsia="zh-CN"/>
        </w:rPr>
        <w:t>的完成顺序也不固定。如果某个</w:t>
      </w:r>
      <w:r>
        <w:rPr>
          <w:rFonts w:ascii="Times New Roman" w:eastAsia="宋体" w:hAnsi="Times New Roman"/>
          <w:sz w:val="24"/>
          <w:lang w:eastAsia="zh-CN"/>
        </w:rPr>
        <w:t xml:space="preserve"> bio </w:t>
      </w:r>
      <w:r>
        <w:rPr>
          <w:rFonts w:ascii="Times New Roman" w:eastAsia="宋体" w:hAnsi="Times New Roman"/>
          <w:sz w:val="24"/>
          <w:lang w:eastAsia="zh-CN"/>
        </w:rPr>
        <w:t>先完成就结束整个</w:t>
      </w:r>
      <w:r>
        <w:rPr>
          <w:rFonts w:ascii="Times New Roman" w:eastAsia="宋体" w:hAnsi="Times New Roman"/>
          <w:sz w:val="24"/>
          <w:lang w:eastAsia="zh-CN"/>
        </w:rPr>
        <w:t xml:space="preserve"> folio</w:t>
      </w:r>
      <w:r>
        <w:rPr>
          <w:rFonts w:ascii="Times New Roman" w:eastAsia="宋体" w:hAnsi="Times New Roman"/>
          <w:sz w:val="24"/>
          <w:lang w:eastAsia="zh-CN"/>
        </w:rPr>
        <w:t>，</w:t>
      </w:r>
      <w:r>
        <w:rPr>
          <w:rFonts w:ascii="Times New Roman" w:eastAsia="宋体" w:hAnsi="Times New Roman"/>
          <w:sz w:val="24"/>
          <w:lang w:eastAsia="zh-CN"/>
        </w:rPr>
        <w:t xml:space="preserve">folio </w:t>
      </w:r>
      <w:r>
        <w:rPr>
          <w:rFonts w:ascii="Times New Roman" w:eastAsia="宋体" w:hAnsi="Times New Roman"/>
          <w:sz w:val="24"/>
          <w:lang w:eastAsia="zh-CN"/>
        </w:rPr>
        <w:t>锁语义会早于真实数据状态。</w:t>
      </w:r>
    </w:p>
    <w:p w14:paraId="6533CE6A" w14:textId="77777777" w:rsidR="009F31DD" w:rsidRDefault="00591719">
      <w:pPr>
        <w:spacing w:line="360" w:lineRule="auto"/>
        <w:ind w:firstLine="480"/>
        <w:jc w:val="both"/>
        <w:rPr>
          <w:lang w:eastAsia="zh-CN"/>
        </w:rPr>
      </w:pPr>
      <w:r>
        <w:rPr>
          <w:rFonts w:ascii="Times New Roman" w:eastAsia="宋体" w:hAnsi="Times New Roman"/>
          <w:sz w:val="24"/>
          <w:lang w:eastAsia="zh-CN"/>
        </w:rPr>
        <w:t>以</w:t>
      </w:r>
      <w:r>
        <w:rPr>
          <w:rFonts w:ascii="Times New Roman" w:eastAsia="宋体" w:hAnsi="Times New Roman"/>
          <w:sz w:val="24"/>
          <w:lang w:eastAsia="zh-CN"/>
        </w:rPr>
        <w:t xml:space="preserve"> 16 KiB folio </w:t>
      </w:r>
      <w:r>
        <w:rPr>
          <w:rFonts w:ascii="Times New Roman" w:eastAsia="宋体" w:hAnsi="Times New Roman"/>
          <w:sz w:val="24"/>
          <w:lang w:eastAsia="zh-CN"/>
        </w:rPr>
        <w:t>为例，读取过程可能被拆成两个</w:t>
      </w:r>
      <w:r>
        <w:rPr>
          <w:rFonts w:ascii="Times New Roman" w:eastAsia="宋体" w:hAnsi="Times New Roman"/>
          <w:sz w:val="24"/>
          <w:lang w:eastAsia="zh-CN"/>
        </w:rPr>
        <w:t xml:space="preserve"> 8 KiB bio</w:t>
      </w:r>
      <w:r>
        <w:rPr>
          <w:rFonts w:ascii="Times New Roman" w:eastAsia="宋体" w:hAnsi="Times New Roman"/>
          <w:sz w:val="24"/>
          <w:lang w:eastAsia="zh-CN"/>
        </w:rPr>
        <w:t>。第一个</w:t>
      </w:r>
      <w:r>
        <w:rPr>
          <w:rFonts w:ascii="Times New Roman" w:eastAsia="宋体" w:hAnsi="Times New Roman"/>
          <w:sz w:val="24"/>
          <w:lang w:eastAsia="zh-CN"/>
        </w:rPr>
        <w:t xml:space="preserve"> bio </w:t>
      </w:r>
      <w:r>
        <w:rPr>
          <w:rFonts w:ascii="Times New Roman" w:eastAsia="宋体" w:hAnsi="Times New Roman"/>
          <w:sz w:val="24"/>
          <w:lang w:eastAsia="zh-CN"/>
        </w:rPr>
        <w:t>完成时，第二个</w:t>
      </w:r>
      <w:r>
        <w:rPr>
          <w:rFonts w:ascii="Times New Roman" w:eastAsia="宋体" w:hAnsi="Times New Roman"/>
          <w:sz w:val="24"/>
          <w:lang w:eastAsia="zh-CN"/>
        </w:rPr>
        <w:t xml:space="preserve"> bio </w:t>
      </w:r>
      <w:r>
        <w:rPr>
          <w:rFonts w:ascii="Times New Roman" w:eastAsia="宋体" w:hAnsi="Times New Roman"/>
          <w:sz w:val="24"/>
          <w:lang w:eastAsia="zh-CN"/>
        </w:rPr>
        <w:t>可能仍在队列中；此时只能标记对应子区间，不能结束整个</w:t>
      </w:r>
      <w:r>
        <w:rPr>
          <w:rFonts w:ascii="Times New Roman" w:eastAsia="宋体" w:hAnsi="Times New Roman"/>
          <w:sz w:val="24"/>
          <w:lang w:eastAsia="zh-CN"/>
        </w:rPr>
        <w:t xml:space="preserve"> folio</w:t>
      </w:r>
      <w:r>
        <w:rPr>
          <w:rFonts w:ascii="Times New Roman" w:eastAsia="宋体" w:hAnsi="Times New Roman"/>
          <w:sz w:val="24"/>
          <w:lang w:eastAsia="zh-CN"/>
        </w:rPr>
        <w:t>。反过来，如果完全不记录子区间完成情况，又无法保留已经读好的范围。</w:t>
      </w:r>
    </w:p>
    <w:p w14:paraId="0F8296FF" w14:textId="77777777" w:rsidR="009F31DD" w:rsidRDefault="00591719">
      <w:pPr>
        <w:spacing w:line="360" w:lineRule="auto"/>
        <w:ind w:firstLine="480"/>
        <w:jc w:val="both"/>
        <w:rPr>
          <w:lang w:eastAsia="zh-CN"/>
        </w:rPr>
      </w:pPr>
      <w:r>
        <w:rPr>
          <w:rFonts w:ascii="Times New Roman" w:eastAsia="宋体" w:hAnsi="Times New Roman"/>
          <w:sz w:val="24"/>
          <w:lang w:eastAsia="zh-CN"/>
        </w:rPr>
        <w:t>因此，读取路径需要同时记录两类信息：当前</w:t>
      </w:r>
      <w:r>
        <w:rPr>
          <w:rFonts w:ascii="Times New Roman" w:eastAsia="宋体" w:hAnsi="Times New Roman"/>
          <w:sz w:val="24"/>
          <w:lang w:eastAsia="zh-CN"/>
        </w:rPr>
        <w:t xml:space="preserve"> iomap </w:t>
      </w:r>
      <w:r>
        <w:rPr>
          <w:rFonts w:ascii="Times New Roman" w:eastAsia="宋体" w:hAnsi="Times New Roman"/>
          <w:sz w:val="24"/>
          <w:lang w:eastAsia="zh-CN"/>
        </w:rPr>
        <w:t>区间覆盖哪些文件字节，以及当前</w:t>
      </w:r>
      <w:r>
        <w:rPr>
          <w:rFonts w:ascii="Times New Roman" w:eastAsia="宋体" w:hAnsi="Times New Roman"/>
          <w:sz w:val="24"/>
          <w:lang w:eastAsia="zh-CN"/>
        </w:rPr>
        <w:t xml:space="preserve"> folio </w:t>
      </w:r>
      <w:r>
        <w:rPr>
          <w:rFonts w:ascii="Times New Roman" w:eastAsia="宋体" w:hAnsi="Times New Roman"/>
          <w:sz w:val="24"/>
          <w:lang w:eastAsia="zh-CN"/>
        </w:rPr>
        <w:t>内还有多少字节尚未完成读取。</w:t>
      </w:r>
      <w:r>
        <w:rPr>
          <w:rFonts w:ascii="Times New Roman" w:eastAsia="宋体" w:hAnsi="Times New Roman"/>
          <w:sz w:val="24"/>
          <w:lang w:eastAsia="zh-CN"/>
        </w:rPr>
        <w:t xml:space="preserve">read_bytes_pending </w:t>
      </w:r>
      <w:r>
        <w:rPr>
          <w:rFonts w:ascii="Times New Roman" w:eastAsia="宋体" w:hAnsi="Times New Roman"/>
          <w:sz w:val="24"/>
          <w:lang w:eastAsia="zh-CN"/>
        </w:rPr>
        <w:t>就承担第二类状态，它把多个</w:t>
      </w:r>
      <w:r>
        <w:rPr>
          <w:rFonts w:ascii="Times New Roman" w:eastAsia="宋体" w:hAnsi="Times New Roman"/>
          <w:sz w:val="24"/>
          <w:lang w:eastAsia="zh-CN"/>
        </w:rPr>
        <w:t xml:space="preserve"> bio </w:t>
      </w:r>
      <w:r>
        <w:rPr>
          <w:rFonts w:ascii="Times New Roman" w:eastAsia="宋体" w:hAnsi="Times New Roman"/>
          <w:sz w:val="24"/>
          <w:lang w:eastAsia="zh-CN"/>
        </w:rPr>
        <w:t>的完成结果重新汇总到同一个</w:t>
      </w:r>
      <w:r>
        <w:rPr>
          <w:rFonts w:ascii="Times New Roman" w:eastAsia="宋体" w:hAnsi="Times New Roman"/>
          <w:sz w:val="24"/>
          <w:lang w:eastAsia="zh-CN"/>
        </w:rPr>
        <w:t xml:space="preserve"> folio </w:t>
      </w:r>
      <w:r>
        <w:rPr>
          <w:rFonts w:ascii="Times New Roman" w:eastAsia="宋体" w:hAnsi="Times New Roman"/>
          <w:sz w:val="24"/>
          <w:lang w:eastAsia="zh-CN"/>
        </w:rPr>
        <w:t>上。</w:t>
      </w:r>
    </w:p>
    <w:p w14:paraId="1FE769FD"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File: fs/iomap/buffered-io.c</w:t>
      </w:r>
    </w:p>
    <w:p w14:paraId="0BD9CEFA"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3DE60BE9"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iomap_readahead &amp; iomap_readahead_iter */</w:t>
      </w:r>
    </w:p>
    <w:p w14:paraId="3D63C13C" w14:textId="77777777" w:rsidR="009F31DD" w:rsidRDefault="00591719">
      <w:pPr>
        <w:shd w:val="clear" w:color="auto" w:fill="1E1E1E"/>
        <w:spacing w:after="0" w:line="240" w:lineRule="auto"/>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14:paraId="36F90199"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status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ctx</w:t>
      </w:r>
      <w:r>
        <w:rPr>
          <w:rFonts w:ascii="微软雅黑" w:hAnsi="微软雅黑"/>
          <w:color w:val="D16969"/>
          <w:sz w:val="20"/>
        </w:rPr>
        <w:t>);</w:t>
      </w:r>
    </w:p>
    <w:p w14:paraId="09BF2C84" w14:textId="77777777" w:rsidR="009F31DD" w:rsidRDefault="00591719">
      <w:pPr>
        <w:shd w:val="clear" w:color="auto" w:fill="1E1E1E"/>
        <w:spacing w:after="0" w:line="240" w:lineRule="auto"/>
      </w:pPr>
      <w:r>
        <w:rPr>
          <w:rFonts w:ascii="微软雅黑" w:hAnsi="微软雅黑"/>
          <w:color w:val="D4D4D4"/>
          <w:sz w:val="20"/>
        </w:rPr>
        <w:br/>
      </w:r>
    </w:p>
    <w:p w14:paraId="061B86F1"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14:paraId="69148DD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14:paraId="5493279B" w14:textId="77777777" w:rsidR="009F31DD" w:rsidRDefault="00591719">
      <w:pPr>
        <w:shd w:val="clear" w:color="auto" w:fill="1E1E1E"/>
        <w:spacing w:after="0" w:line="240" w:lineRule="auto"/>
      </w:pPr>
      <w:r>
        <w:rPr>
          <w:rFonts w:ascii="微软雅黑" w:hAnsi="微软雅黑"/>
          <w:color w:val="D16969"/>
          <w:sz w:val="20"/>
        </w:rPr>
        <w:lastRenderedPageBreak/>
        <w:t>{</w:t>
      </w:r>
    </w:p>
    <w:p w14:paraId="2C635AB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7A9C36E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 */</w:t>
      </w:r>
    </w:p>
    <w:p w14:paraId="55F2677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-&gt;</w:t>
      </w:r>
      <w:r>
        <w:rPr>
          <w:rFonts w:ascii="微软雅黑" w:hAnsi="微软雅黑"/>
          <w:color w:val="9CDCFE"/>
          <w:sz w:val="20"/>
        </w:rPr>
        <w:t>cur_folio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-&gt;</w:t>
      </w:r>
      <w:r>
        <w:rPr>
          <w:rFonts w:ascii="微软雅黑" w:hAnsi="微软雅黑"/>
          <w:color w:val="9CDCFE"/>
          <w:sz w:val="20"/>
        </w:rPr>
        <w:t>rac</w:t>
      </w:r>
      <w:r>
        <w:rPr>
          <w:rFonts w:ascii="微软雅黑" w:hAnsi="微软雅黑"/>
          <w:color w:val="D16969"/>
          <w:sz w:val="20"/>
        </w:rPr>
        <w:t>);</w:t>
      </w:r>
    </w:p>
    <w:p w14:paraId="4F78720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iomap_readpage_iter</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p>
    <w:p w14:paraId="5ABB9E6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 */</w:t>
      </w:r>
    </w:p>
    <w:p w14:paraId="6AB7EAA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2CB19C00" w14:textId="77777777" w:rsidR="009F31DD" w:rsidRDefault="00591719">
      <w:pPr>
        <w:shd w:val="clear" w:color="auto" w:fill="1E1E1E"/>
        <w:spacing w:after="0" w:line="240" w:lineRule="auto"/>
      </w:pPr>
      <w:r>
        <w:rPr>
          <w:rFonts w:ascii="微软雅黑" w:hAnsi="微软雅黑"/>
          <w:color w:val="D16969"/>
          <w:sz w:val="20"/>
        </w:rPr>
        <w:t>}</w:t>
      </w:r>
    </w:p>
    <w:p w14:paraId="34BA8098" w14:textId="77777777" w:rsidR="009F31DD" w:rsidRDefault="00591719">
      <w:pPr>
        <w:shd w:val="clear" w:color="auto" w:fill="1E1E1E"/>
        <w:spacing w:after="0" w:line="240" w:lineRule="auto"/>
      </w:pPr>
      <w:r>
        <w:rPr>
          <w:rFonts w:ascii="微软雅黑" w:hAnsi="微软雅黑"/>
          <w:color w:val="D4D4D4"/>
          <w:sz w:val="20"/>
        </w:rPr>
        <w:br/>
      </w:r>
    </w:p>
    <w:p w14:paraId="71E423D4" w14:textId="77777777" w:rsidR="009F31DD" w:rsidRDefault="00591719">
      <w:pPr>
        <w:spacing w:line="360" w:lineRule="auto"/>
        <w:ind w:firstLine="480"/>
        <w:jc w:val="both"/>
      </w:pPr>
      <w:r>
        <w:rPr>
          <w:rFonts w:ascii="Times New Roman" w:eastAsia="宋体" w:hAnsi="Times New Roman"/>
          <w:sz w:val="24"/>
        </w:rPr>
        <w:t>在</w:t>
      </w:r>
      <w:r>
        <w:rPr>
          <w:rFonts w:ascii="Times New Roman" w:eastAsia="宋体" w:hAnsi="Times New Roman"/>
          <w:sz w:val="24"/>
        </w:rPr>
        <w:t xml:space="preserve"> iomap_readpage_iter </w:t>
      </w:r>
      <w:r>
        <w:rPr>
          <w:rFonts w:ascii="Times New Roman" w:eastAsia="宋体" w:hAnsi="Times New Roman"/>
          <w:sz w:val="24"/>
        </w:rPr>
        <w:t>内部，</w:t>
      </w:r>
      <w:r>
        <w:rPr>
          <w:rFonts w:ascii="Times New Roman" w:eastAsia="宋体" w:hAnsi="Times New Roman"/>
          <w:sz w:val="24"/>
        </w:rPr>
        <w:t xml:space="preserve">read_bytes_pending </w:t>
      </w:r>
      <w:r>
        <w:rPr>
          <w:rFonts w:ascii="Times New Roman" w:eastAsia="宋体" w:hAnsi="Times New Roman"/>
          <w:sz w:val="24"/>
        </w:rPr>
        <w:t>表示当前</w:t>
      </w:r>
      <w:r>
        <w:rPr>
          <w:rFonts w:ascii="Times New Roman" w:eastAsia="宋体" w:hAnsi="Times New Roman"/>
          <w:sz w:val="24"/>
        </w:rPr>
        <w:t xml:space="preserve"> folio </w:t>
      </w:r>
      <w:r>
        <w:rPr>
          <w:rFonts w:ascii="Times New Roman" w:eastAsia="宋体" w:hAnsi="Times New Roman"/>
          <w:sz w:val="24"/>
        </w:rPr>
        <w:t>中仍处于读取过程的字节数。代码在把子区间加入</w:t>
      </w:r>
      <w:r>
        <w:rPr>
          <w:rFonts w:ascii="Times New Roman" w:eastAsia="宋体" w:hAnsi="Times New Roman"/>
          <w:sz w:val="24"/>
        </w:rPr>
        <w:t xml:space="preserve"> bio </w:t>
      </w:r>
      <w:r>
        <w:rPr>
          <w:rFonts w:ascii="Times New Roman" w:eastAsia="宋体" w:hAnsi="Times New Roman"/>
          <w:sz w:val="24"/>
        </w:rPr>
        <w:t>之前先增加计数，在</w:t>
      </w:r>
      <w:r>
        <w:rPr>
          <w:rFonts w:ascii="Times New Roman" w:eastAsia="宋体" w:hAnsi="Times New Roman"/>
          <w:sz w:val="24"/>
        </w:rPr>
        <w:t xml:space="preserve"> I/O </w:t>
      </w:r>
      <w:r>
        <w:rPr>
          <w:rFonts w:ascii="Times New Roman" w:eastAsia="宋体" w:hAnsi="Times New Roman"/>
          <w:sz w:val="24"/>
        </w:rPr>
        <w:t>完成回调中再按同一范围递减。只有计数归零时，路径才调用</w:t>
      </w:r>
      <w:r>
        <w:rPr>
          <w:rFonts w:ascii="Times New Roman" w:eastAsia="宋体" w:hAnsi="Times New Roman"/>
          <w:sz w:val="24"/>
        </w:rPr>
        <w:t xml:space="preserve"> folio_end_read </w:t>
      </w:r>
      <w:r>
        <w:rPr>
          <w:rFonts w:ascii="Times New Roman" w:eastAsia="宋体" w:hAnsi="Times New Roman"/>
          <w:sz w:val="24"/>
        </w:rPr>
        <w:t>结束该</w:t>
      </w:r>
      <w:r>
        <w:rPr>
          <w:rFonts w:ascii="Times New Roman" w:eastAsia="宋体" w:hAnsi="Times New Roman"/>
          <w:sz w:val="24"/>
        </w:rPr>
        <w:t xml:space="preserve"> folio </w:t>
      </w:r>
      <w:r>
        <w:rPr>
          <w:rFonts w:ascii="Times New Roman" w:eastAsia="宋体" w:hAnsi="Times New Roman"/>
          <w:sz w:val="24"/>
        </w:rPr>
        <w:t>的读取流程。</w:t>
      </w:r>
    </w:p>
    <w:p w14:paraId="583F6956" w14:textId="77777777" w:rsidR="009F31DD" w:rsidRDefault="00591719">
      <w:pPr>
        <w:shd w:val="clear" w:color="auto" w:fill="1E1E1E"/>
        <w:spacing w:after="0" w:line="240" w:lineRule="auto"/>
      </w:pPr>
      <w:r>
        <w:rPr>
          <w:rFonts w:ascii="微软雅黑" w:hAnsi="微软雅黑"/>
          <w:color w:val="6A9955"/>
          <w:sz w:val="20"/>
        </w:rPr>
        <w:t>// File: fs/iomap/buffered-io.c</w:t>
      </w:r>
    </w:p>
    <w:p w14:paraId="13B8E2AF" w14:textId="77777777" w:rsidR="009F31DD" w:rsidRDefault="00591719">
      <w:pPr>
        <w:shd w:val="clear" w:color="auto" w:fill="1E1E1E"/>
        <w:spacing w:after="0" w:line="240" w:lineRule="auto"/>
      </w:pPr>
      <w:r>
        <w:rPr>
          <w:rFonts w:ascii="微软雅黑" w:hAnsi="微软雅黑"/>
          <w:color w:val="D4D4D4"/>
          <w:sz w:val="20"/>
        </w:rPr>
        <w:br/>
      </w:r>
    </w:p>
    <w:p w14:paraId="36DD1044" w14:textId="77777777" w:rsidR="009F31DD" w:rsidRDefault="00591719">
      <w:pPr>
        <w:shd w:val="clear" w:color="auto" w:fill="1E1E1E"/>
        <w:spacing w:after="0" w:line="240" w:lineRule="auto"/>
      </w:pPr>
      <w:r>
        <w:rPr>
          <w:rFonts w:ascii="微软雅黑" w:hAnsi="微软雅黑"/>
          <w:color w:val="9CDCFE"/>
          <w:sz w:val="20"/>
        </w:rPr>
        <w:t>ctx</w:t>
      </w:r>
      <w:r>
        <w:rPr>
          <w:rFonts w:ascii="微软雅黑" w:hAnsi="微软雅黑"/>
          <w:color w:val="D16969"/>
          <w:sz w:val="20"/>
        </w:rPr>
        <w:t>-&gt;</w:t>
      </w:r>
      <w:r>
        <w:rPr>
          <w:rFonts w:ascii="微软雅黑" w:hAnsi="微软雅黑"/>
          <w:color w:val="9CDCFE"/>
          <w:sz w:val="20"/>
        </w:rPr>
        <w:t>cur_folio_in_bio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14:paraId="59C5DF7C" w14:textId="77777777" w:rsidR="009F31DD" w:rsidRDefault="00591719">
      <w:pPr>
        <w:shd w:val="clear" w:color="auto" w:fill="1E1E1E"/>
        <w:spacing w:after="0" w:line="240" w:lineRule="auto"/>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171B8FA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spin_lock_irq</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p>
    <w:p w14:paraId="17620FCC" w14:textId="77777777" w:rsidR="009F31DD" w:rsidRDefault="00591719">
      <w:pPr>
        <w:shd w:val="clear" w:color="auto" w:fill="1E1E1E"/>
        <w:spacing w:after="0" w:line="240" w:lineRule="auto"/>
      </w:pPr>
      <w:r>
        <w:rPr>
          <w:rFonts w:ascii="Consolas" w:eastAsia="微软雅黑" w:hAnsi="Consolas"/>
          <w:color w:val="D4D4D4"/>
          <w:sz w:val="20"/>
        </w:rPr>
        <w:t xml:space="preserve">    ifs-&gt;read_bytes_pending += plen;</w:t>
      </w:r>
    </w:p>
    <w:p w14:paraId="2804C5B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spin_unlock_irq</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p>
    <w:p w14:paraId="5A212D88" w14:textId="77777777" w:rsidR="009F31DD" w:rsidRDefault="00591719">
      <w:pPr>
        <w:shd w:val="clear" w:color="auto" w:fill="1E1E1E"/>
        <w:spacing w:after="0" w:line="240" w:lineRule="auto"/>
      </w:pPr>
      <w:r>
        <w:rPr>
          <w:rFonts w:ascii="微软雅黑" w:hAnsi="微软雅黑"/>
          <w:color w:val="D16969"/>
          <w:sz w:val="20"/>
        </w:rPr>
        <w:t>}</w:t>
      </w:r>
    </w:p>
    <w:p w14:paraId="45DC9B83" w14:textId="77777777" w:rsidR="009F31DD" w:rsidRDefault="00591719">
      <w:pPr>
        <w:shd w:val="clear" w:color="auto" w:fill="1E1E1E"/>
        <w:spacing w:after="0" w:line="240" w:lineRule="auto"/>
      </w:pPr>
      <w:r>
        <w:rPr>
          <w:rFonts w:ascii="微软雅黑" w:hAnsi="微软雅黑"/>
          <w:color w:val="D4D4D4"/>
          <w:sz w:val="20"/>
        </w:rPr>
        <w:br/>
      </w:r>
    </w:p>
    <w:p w14:paraId="3B46DA04" w14:textId="77777777" w:rsidR="009F31DD" w:rsidRDefault="00591719">
      <w:pPr>
        <w:shd w:val="clear" w:color="auto" w:fill="1E1E1E"/>
        <w:spacing w:after="0" w:line="240" w:lineRule="auto"/>
      </w:pPr>
      <w:r>
        <w:rPr>
          <w:rFonts w:ascii="微软雅黑" w:hAnsi="微软雅黑"/>
          <w:color w:val="DCDCAA"/>
          <w:sz w:val="20"/>
        </w:rPr>
        <w:t>bio_add_folio_nofail</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-&gt;</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p>
    <w:p w14:paraId="282694BC" w14:textId="77777777" w:rsidR="009F31DD" w:rsidRDefault="00591719">
      <w:pPr>
        <w:shd w:val="clear" w:color="auto" w:fill="1E1E1E"/>
        <w:spacing w:after="0" w:line="240" w:lineRule="auto"/>
      </w:pPr>
      <w:r>
        <w:rPr>
          <w:rFonts w:ascii="微软雅黑" w:hAnsi="微软雅黑"/>
          <w:color w:val="D4D4D4"/>
          <w:sz w:val="20"/>
        </w:rPr>
        <w:br/>
      </w:r>
    </w:p>
    <w:p w14:paraId="6B24BC7F"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iomap_read_end_io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p>
    <w:p w14:paraId="7B6049EC" w14:textId="77777777" w:rsidR="009F31DD" w:rsidRDefault="00591719">
      <w:pPr>
        <w:shd w:val="clear" w:color="auto" w:fill="1E1E1E"/>
        <w:spacing w:after="0" w:line="240" w:lineRule="auto"/>
      </w:pPr>
      <w:r>
        <w:rPr>
          <w:rFonts w:ascii="微软雅黑" w:hAnsi="微软雅黑"/>
          <w:color w:val="D16969"/>
          <w:sz w:val="20"/>
        </w:rPr>
        <w:t>{</w:t>
      </w:r>
    </w:p>
    <w:p w14:paraId="3800D14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blk_status_to_errno</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-&gt;</w:t>
      </w:r>
      <w:r>
        <w:rPr>
          <w:rFonts w:ascii="微软雅黑" w:hAnsi="微软雅黑"/>
          <w:color w:val="9CDCFE"/>
          <w:sz w:val="20"/>
        </w:rPr>
        <w:t>bi_status</w:t>
      </w:r>
      <w:r>
        <w:rPr>
          <w:rFonts w:ascii="微软雅黑" w:hAnsi="微软雅黑"/>
          <w:color w:val="D16969"/>
          <w:sz w:val="20"/>
        </w:rPr>
        <w:t>);</w:t>
      </w:r>
    </w:p>
    <w:p w14:paraId="1268817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folio_iter</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p>
    <w:p w14:paraId="4E3B2CFC" w14:textId="77777777" w:rsidR="009F31DD" w:rsidRDefault="00591719">
      <w:pPr>
        <w:shd w:val="clear" w:color="auto" w:fill="1E1E1E"/>
        <w:spacing w:after="0" w:line="240" w:lineRule="auto"/>
      </w:pPr>
      <w:r>
        <w:rPr>
          <w:rFonts w:ascii="微软雅黑" w:hAnsi="微软雅黑"/>
          <w:color w:val="D4D4D4"/>
          <w:sz w:val="20"/>
        </w:rPr>
        <w:br/>
      </w:r>
    </w:p>
    <w:p w14:paraId="4F39A45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bio_for_each_folio_all</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p>
    <w:p w14:paraId="7161E9C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14:paraId="545176A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bio_put</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p>
    <w:p w14:paraId="54415036" w14:textId="77777777" w:rsidR="009F31DD" w:rsidRDefault="00591719">
      <w:pPr>
        <w:shd w:val="clear" w:color="auto" w:fill="1E1E1E"/>
        <w:spacing w:after="0" w:line="240" w:lineRule="auto"/>
      </w:pPr>
      <w:r>
        <w:rPr>
          <w:rFonts w:ascii="微软雅黑" w:hAnsi="微软雅黑"/>
          <w:color w:val="D16969"/>
          <w:sz w:val="20"/>
        </w:rPr>
        <w:t>}</w:t>
      </w:r>
    </w:p>
    <w:p w14:paraId="68AF1144" w14:textId="77777777" w:rsidR="009F31DD" w:rsidRDefault="00591719">
      <w:pPr>
        <w:shd w:val="clear" w:color="auto" w:fill="1E1E1E"/>
        <w:spacing w:after="0" w:line="240" w:lineRule="auto"/>
      </w:pPr>
      <w:r>
        <w:rPr>
          <w:rFonts w:ascii="微软雅黑" w:hAnsi="微软雅黑"/>
          <w:color w:val="D4D4D4"/>
          <w:sz w:val="20"/>
        </w:rPr>
        <w:br/>
      </w:r>
    </w:p>
    <w:p w14:paraId="1F363BE4"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14:paraId="7EA459AA"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14:paraId="0210C5AC" w14:textId="77777777" w:rsidR="009F31DD" w:rsidRDefault="00591719">
      <w:pPr>
        <w:shd w:val="clear" w:color="auto" w:fill="1E1E1E"/>
        <w:spacing w:after="0" w:line="240" w:lineRule="auto"/>
      </w:pPr>
      <w:r>
        <w:rPr>
          <w:rFonts w:ascii="微软雅黑" w:hAnsi="微软雅黑"/>
          <w:color w:val="D16969"/>
          <w:sz w:val="20"/>
        </w:rPr>
        <w:t>{</w:t>
      </w:r>
    </w:p>
    <w:p w14:paraId="587C152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14:paraId="2B443F7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14:paraId="74431E2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14:paraId="4DE8B647" w14:textId="77777777" w:rsidR="009F31DD" w:rsidRDefault="00591719">
      <w:pPr>
        <w:shd w:val="clear" w:color="auto" w:fill="1E1E1E"/>
        <w:spacing w:after="0" w:line="240" w:lineRule="auto"/>
      </w:pPr>
      <w:r>
        <w:rPr>
          <w:rFonts w:ascii="微软雅黑" w:hAnsi="微软雅黑"/>
          <w:color w:val="D4D4D4"/>
          <w:sz w:val="20"/>
        </w:rPr>
        <w:br/>
      </w:r>
    </w:p>
    <w:p w14:paraId="73A5A23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344D5C2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14:paraId="16D4BF9A" w14:textId="77777777" w:rsidR="009F31DD" w:rsidRDefault="00591719">
      <w:pPr>
        <w:shd w:val="clear" w:color="auto" w:fill="1E1E1E"/>
        <w:spacing w:after="0" w:line="240" w:lineRule="auto"/>
      </w:pPr>
      <w:r>
        <w:rPr>
          <w:rFonts w:ascii="微软雅黑" w:hAnsi="微软雅黑"/>
          <w:color w:val="D4D4D4"/>
          <w:sz w:val="20"/>
        </w:rPr>
        <w:br/>
      </w:r>
    </w:p>
    <w:p w14:paraId="7AC7275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spin_lock_irqsave</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14:paraId="453D683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14:paraId="5FD3A23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p>
    <w:p w14:paraId="55037744" w14:textId="77777777" w:rsidR="009F31DD" w:rsidRDefault="00591719">
      <w:pPr>
        <w:shd w:val="clear" w:color="auto" w:fill="1E1E1E"/>
        <w:spacing w:after="0" w:line="240" w:lineRule="auto"/>
      </w:pPr>
      <w:r>
        <w:rPr>
          <w:rFonts w:ascii="微软雅黑" w:hAnsi="微软雅黑"/>
          <w:color w:val="D4D4D4"/>
          <w:sz w:val="20"/>
        </w:rPr>
        <w:br/>
      </w:r>
    </w:p>
    <w:p w14:paraId="010350A3" w14:textId="77777777" w:rsidR="009F31DD" w:rsidRDefault="00591719">
      <w:pPr>
        <w:shd w:val="clear" w:color="auto" w:fill="1E1E1E"/>
        <w:spacing w:after="0" w:line="240" w:lineRule="auto"/>
      </w:pPr>
      <w:r>
        <w:rPr>
          <w:rFonts w:ascii="Consolas" w:eastAsia="微软雅黑" w:hAnsi="Consolas"/>
          <w:color w:val="D4D4D4"/>
          <w:sz w:val="20"/>
        </w:rPr>
        <w:t xml:space="preserve">        ifs-&gt;read_bytes_pending -= len;</w:t>
      </w:r>
    </w:p>
    <w:p w14:paraId="77392406" w14:textId="77777777" w:rsidR="009F31DD" w:rsidRDefault="00591719">
      <w:pPr>
        <w:shd w:val="clear" w:color="auto" w:fill="1E1E1E"/>
        <w:spacing w:after="0" w:line="240" w:lineRule="auto"/>
      </w:pPr>
      <w:r>
        <w:rPr>
          <w:rFonts w:ascii="Consolas" w:eastAsia="微软雅黑" w:hAnsi="Consolas"/>
          <w:color w:val="D4D4D4"/>
          <w:sz w:val="20"/>
        </w:rPr>
        <w:t xml:space="preserve">        finished = !ifs-&gt;read_bytes_pending;</w:t>
      </w:r>
    </w:p>
    <w:p w14:paraId="6627FDD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spin_unlock_irqrestore</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14:paraId="274198F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1A9510BF" w14:textId="77777777" w:rsidR="009F31DD" w:rsidRDefault="00591719">
      <w:pPr>
        <w:shd w:val="clear" w:color="auto" w:fill="1E1E1E"/>
        <w:spacing w:after="0" w:line="240" w:lineRule="auto"/>
      </w:pPr>
      <w:r>
        <w:rPr>
          <w:rFonts w:ascii="微软雅黑" w:hAnsi="微软雅黑"/>
          <w:color w:val="D4D4D4"/>
          <w:sz w:val="20"/>
        </w:rPr>
        <w:br/>
      </w:r>
    </w:p>
    <w:p w14:paraId="63B035E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14:paraId="7A10691B" w14:textId="77777777" w:rsidR="009F31DD" w:rsidRDefault="00591719">
      <w:pPr>
        <w:shd w:val="clear" w:color="auto" w:fill="1E1E1E"/>
        <w:spacing w:after="0" w:line="240" w:lineRule="auto"/>
      </w:pPr>
      <w:r>
        <w:rPr>
          <w:rFonts w:ascii="Consolas" w:eastAsia="微软雅黑" w:hAnsi="Consolas"/>
          <w:color w:val="D4D4D4"/>
          <w:sz w:val="20"/>
        </w:rPr>
        <w:t xml:space="preserve">        folio_end_read(folio, uptodate);</w:t>
      </w:r>
    </w:p>
    <w:p w14:paraId="629D259F" w14:textId="77777777" w:rsidR="009F31DD" w:rsidRDefault="00591719">
      <w:pPr>
        <w:shd w:val="clear" w:color="auto" w:fill="1E1E1E"/>
        <w:spacing w:after="0" w:line="240" w:lineRule="auto"/>
      </w:pPr>
      <w:r>
        <w:rPr>
          <w:rFonts w:ascii="微软雅黑" w:hAnsi="微软雅黑"/>
          <w:color w:val="D16969"/>
          <w:sz w:val="20"/>
        </w:rPr>
        <w:t>}</w:t>
      </w:r>
    </w:p>
    <w:p w14:paraId="41B9257F" w14:textId="77777777" w:rsidR="009F31DD" w:rsidRDefault="00591719">
      <w:pPr>
        <w:shd w:val="clear" w:color="auto" w:fill="1E1E1E"/>
        <w:spacing w:after="0" w:line="240" w:lineRule="auto"/>
      </w:pPr>
      <w:r>
        <w:rPr>
          <w:rFonts w:ascii="微软雅黑" w:hAnsi="微软雅黑"/>
          <w:color w:val="D4D4D4"/>
          <w:sz w:val="20"/>
        </w:rPr>
        <w:br/>
      </w:r>
    </w:p>
    <w:p w14:paraId="76E03FB7" w14:textId="77777777" w:rsidR="009F31DD" w:rsidRDefault="00591719">
      <w:pPr>
        <w:jc w:val="center"/>
      </w:pPr>
      <w:r>
        <w:rPr>
          <w:noProof/>
          <w:lang w:eastAsia="zh-CN"/>
        </w:rPr>
        <w:drawing>
          <wp:inline distT="0" distB="0" distL="0" distR="0" wp14:anchorId="48AF7D19" wp14:editId="0F5F08F8">
            <wp:extent cx="5158359" cy="1859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_pending.png"/>
                    <pic:cNvPicPr/>
                  </pic:nvPicPr>
                  <pic:blipFill>
                    <a:blip r:embed="rId14"/>
                    <a:stretch>
                      <a:fillRect/>
                    </a:stretch>
                  </pic:blipFill>
                  <pic:spPr>
                    <a:xfrm>
                      <a:off x="0" y="0"/>
                      <a:ext cx="5158359" cy="1859224"/>
                    </a:xfrm>
                    <a:prstGeom prst="rect">
                      <a:avLst/>
                    </a:prstGeom>
                  </pic:spPr>
                </pic:pic>
              </a:graphicData>
            </a:graphic>
          </wp:inline>
        </w:drawing>
      </w:r>
    </w:p>
    <w:p w14:paraId="13F953BB" w14:textId="77777777" w:rsidR="009F31DD" w:rsidRDefault="00591719">
      <w:pPr>
        <w:jc w:val="center"/>
        <w:rPr>
          <w:lang w:eastAsia="zh-CN"/>
        </w:rPr>
      </w:pPr>
      <w:r>
        <w:rPr>
          <w:rFonts w:ascii="宋体" w:eastAsia="宋体" w:hAnsi="宋体"/>
          <w:sz w:val="21"/>
          <w:lang w:eastAsia="zh-CN"/>
        </w:rPr>
        <w:t>图 3-2 I/O 生命周期图</w:t>
      </w:r>
    </w:p>
    <w:p w14:paraId="5F0DF756" w14:textId="77777777" w:rsidR="009F31DD" w:rsidRDefault="00591719">
      <w:pPr>
        <w:spacing w:line="360" w:lineRule="auto"/>
        <w:ind w:firstLine="480"/>
        <w:jc w:val="both"/>
        <w:rPr>
          <w:lang w:eastAsia="zh-CN"/>
        </w:rPr>
      </w:pPr>
      <w:r>
        <w:rPr>
          <w:rFonts w:ascii="Times New Roman" w:eastAsia="宋体" w:hAnsi="Times New Roman"/>
          <w:sz w:val="24"/>
          <w:lang w:eastAsia="zh-CN"/>
        </w:rPr>
        <w:t>这段逻辑的约束在于顺序：先增加</w:t>
      </w:r>
      <w:r>
        <w:rPr>
          <w:rFonts w:ascii="Times New Roman" w:eastAsia="宋体" w:hAnsi="Times New Roman"/>
          <w:sz w:val="24"/>
          <w:lang w:eastAsia="zh-CN"/>
        </w:rPr>
        <w:t xml:space="preserve"> read_bytes_pending</w:t>
      </w:r>
      <w:r>
        <w:rPr>
          <w:rFonts w:ascii="Times New Roman" w:eastAsia="宋体" w:hAnsi="Times New Roman"/>
          <w:sz w:val="24"/>
          <w:lang w:eastAsia="zh-CN"/>
        </w:rPr>
        <w:t>，再把子区间加入</w:t>
      </w:r>
      <w:r>
        <w:rPr>
          <w:rFonts w:ascii="Times New Roman" w:eastAsia="宋体" w:hAnsi="Times New Roman"/>
          <w:sz w:val="24"/>
          <w:lang w:eastAsia="zh-CN"/>
        </w:rPr>
        <w:t xml:space="preserve"> bio</w:t>
      </w:r>
      <w:r>
        <w:rPr>
          <w:rFonts w:ascii="Times New Roman" w:eastAsia="宋体" w:hAnsi="Times New Roman"/>
          <w:sz w:val="24"/>
          <w:lang w:eastAsia="zh-CN"/>
        </w:rPr>
        <w:t>。即使块层很快完成该</w:t>
      </w:r>
      <w:r>
        <w:rPr>
          <w:rFonts w:ascii="Times New Roman" w:eastAsia="宋体" w:hAnsi="Times New Roman"/>
          <w:sz w:val="24"/>
          <w:lang w:eastAsia="zh-CN"/>
        </w:rPr>
        <w:t xml:space="preserve"> bio</w:t>
      </w:r>
      <w:r>
        <w:rPr>
          <w:rFonts w:ascii="Times New Roman" w:eastAsia="宋体" w:hAnsi="Times New Roman"/>
          <w:sz w:val="24"/>
          <w:lang w:eastAsia="zh-CN"/>
        </w:rPr>
        <w:t>，完成回调看到的计数也已经包含本次提交范围，不会出现</w:t>
      </w:r>
      <w:r>
        <w:rPr>
          <w:rFonts w:ascii="Times New Roman" w:eastAsia="宋体" w:hAnsi="Times New Roman"/>
          <w:sz w:val="24"/>
          <w:lang w:eastAsia="zh-CN"/>
        </w:rPr>
        <w:t xml:space="preserve"> bio </w:t>
      </w:r>
      <w:r>
        <w:rPr>
          <w:rFonts w:ascii="Times New Roman" w:eastAsia="宋体" w:hAnsi="Times New Roman"/>
          <w:sz w:val="24"/>
          <w:lang w:eastAsia="zh-CN"/>
        </w:rPr>
        <w:t>已完成但</w:t>
      </w:r>
      <w:r>
        <w:rPr>
          <w:rFonts w:ascii="Times New Roman" w:eastAsia="宋体" w:hAnsi="Times New Roman"/>
          <w:sz w:val="24"/>
          <w:lang w:eastAsia="zh-CN"/>
        </w:rPr>
        <w:t xml:space="preserve"> folio </w:t>
      </w:r>
      <w:r>
        <w:rPr>
          <w:rFonts w:ascii="Times New Roman" w:eastAsia="宋体" w:hAnsi="Times New Roman"/>
          <w:sz w:val="24"/>
          <w:lang w:eastAsia="zh-CN"/>
        </w:rPr>
        <w:t>待读计数尚未记录的中间状态。</w:t>
      </w:r>
    </w:p>
    <w:p w14:paraId="35D6863E"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仍以</w:t>
      </w:r>
      <w:r>
        <w:rPr>
          <w:rFonts w:ascii="Times New Roman" w:eastAsia="宋体" w:hAnsi="Times New Roman"/>
          <w:sz w:val="24"/>
          <w:lang w:eastAsia="zh-CN"/>
        </w:rPr>
        <w:t xml:space="preserve"> 16 KiB folio </w:t>
      </w:r>
      <w:r>
        <w:rPr>
          <w:rFonts w:ascii="Times New Roman" w:eastAsia="宋体" w:hAnsi="Times New Roman"/>
          <w:sz w:val="24"/>
          <w:lang w:eastAsia="zh-CN"/>
        </w:rPr>
        <w:t>和两个</w:t>
      </w:r>
      <w:r>
        <w:rPr>
          <w:rFonts w:ascii="Times New Roman" w:eastAsia="宋体" w:hAnsi="Times New Roman"/>
          <w:sz w:val="24"/>
          <w:lang w:eastAsia="zh-CN"/>
        </w:rPr>
        <w:t xml:space="preserve"> 8 KiB bio </w:t>
      </w:r>
      <w:r>
        <w:rPr>
          <w:rFonts w:ascii="Times New Roman" w:eastAsia="宋体" w:hAnsi="Times New Roman"/>
          <w:sz w:val="24"/>
          <w:lang w:eastAsia="zh-CN"/>
        </w:rPr>
        <w:t>为例。第一个</w:t>
      </w:r>
      <w:r>
        <w:rPr>
          <w:rFonts w:ascii="Times New Roman" w:eastAsia="宋体" w:hAnsi="Times New Roman"/>
          <w:sz w:val="24"/>
          <w:lang w:eastAsia="zh-CN"/>
        </w:rPr>
        <w:t xml:space="preserve"> bio </w:t>
      </w:r>
      <w:r>
        <w:rPr>
          <w:rFonts w:ascii="Times New Roman" w:eastAsia="宋体" w:hAnsi="Times New Roman"/>
          <w:sz w:val="24"/>
          <w:lang w:eastAsia="zh-CN"/>
        </w:rPr>
        <w:t>提交前，计数增加到</w:t>
      </w:r>
      <w:r>
        <w:rPr>
          <w:rFonts w:ascii="Times New Roman" w:eastAsia="宋体" w:hAnsi="Times New Roman"/>
          <w:sz w:val="24"/>
          <w:lang w:eastAsia="zh-CN"/>
        </w:rPr>
        <w:t xml:space="preserve"> 8192</w:t>
      </w:r>
      <w:r>
        <w:rPr>
          <w:rFonts w:ascii="Times New Roman" w:eastAsia="宋体" w:hAnsi="Times New Roman"/>
          <w:sz w:val="24"/>
          <w:lang w:eastAsia="zh-CN"/>
        </w:rPr>
        <w:t>；第二个</w:t>
      </w:r>
      <w:r>
        <w:rPr>
          <w:rFonts w:ascii="Times New Roman" w:eastAsia="宋体" w:hAnsi="Times New Roman"/>
          <w:sz w:val="24"/>
          <w:lang w:eastAsia="zh-CN"/>
        </w:rPr>
        <w:t xml:space="preserve"> bio </w:t>
      </w:r>
      <w:r>
        <w:rPr>
          <w:rFonts w:ascii="Times New Roman" w:eastAsia="宋体" w:hAnsi="Times New Roman"/>
          <w:sz w:val="24"/>
          <w:lang w:eastAsia="zh-CN"/>
        </w:rPr>
        <w:t>提交前，计数增加到</w:t>
      </w:r>
      <w:r>
        <w:rPr>
          <w:rFonts w:ascii="Times New Roman" w:eastAsia="宋体" w:hAnsi="Times New Roman"/>
          <w:sz w:val="24"/>
          <w:lang w:eastAsia="zh-CN"/>
        </w:rPr>
        <w:t xml:space="preserve"> 16384</w:t>
      </w:r>
      <w:r>
        <w:rPr>
          <w:rFonts w:ascii="Times New Roman" w:eastAsia="宋体" w:hAnsi="Times New Roman"/>
          <w:sz w:val="24"/>
          <w:lang w:eastAsia="zh-CN"/>
        </w:rPr>
        <w:t>。若第一个</w:t>
      </w:r>
      <w:r>
        <w:rPr>
          <w:rFonts w:ascii="Times New Roman" w:eastAsia="宋体" w:hAnsi="Times New Roman"/>
          <w:sz w:val="24"/>
          <w:lang w:eastAsia="zh-CN"/>
        </w:rPr>
        <w:t xml:space="preserve"> bio </w:t>
      </w:r>
      <w:r>
        <w:rPr>
          <w:rFonts w:ascii="Times New Roman" w:eastAsia="宋体" w:hAnsi="Times New Roman"/>
          <w:sz w:val="24"/>
          <w:lang w:eastAsia="zh-CN"/>
        </w:rPr>
        <w:t>先完成，计数只下降到</w:t>
      </w:r>
      <w:r>
        <w:rPr>
          <w:rFonts w:ascii="Times New Roman" w:eastAsia="宋体" w:hAnsi="Times New Roman"/>
          <w:sz w:val="24"/>
          <w:lang w:eastAsia="zh-CN"/>
        </w:rPr>
        <w:t xml:space="preserve"> 8192</w:t>
      </w:r>
      <w:r>
        <w:rPr>
          <w:rFonts w:ascii="Times New Roman" w:eastAsia="宋体" w:hAnsi="Times New Roman"/>
          <w:sz w:val="24"/>
          <w:lang w:eastAsia="zh-CN"/>
        </w:rPr>
        <w:t>，</w:t>
      </w:r>
      <w:r>
        <w:rPr>
          <w:rFonts w:ascii="Times New Roman" w:eastAsia="宋体" w:hAnsi="Times New Roman"/>
          <w:sz w:val="24"/>
          <w:lang w:eastAsia="zh-CN"/>
        </w:rPr>
        <w:t xml:space="preserve">folio </w:t>
      </w:r>
      <w:r>
        <w:rPr>
          <w:rFonts w:ascii="Times New Roman" w:eastAsia="宋体" w:hAnsi="Times New Roman"/>
          <w:sz w:val="24"/>
          <w:lang w:eastAsia="zh-CN"/>
        </w:rPr>
        <w:t>仍保持未完成状态；第二个</w:t>
      </w:r>
      <w:r>
        <w:rPr>
          <w:rFonts w:ascii="Times New Roman" w:eastAsia="宋体" w:hAnsi="Times New Roman"/>
          <w:sz w:val="24"/>
          <w:lang w:eastAsia="zh-CN"/>
        </w:rPr>
        <w:t xml:space="preserve"> bio </w:t>
      </w:r>
      <w:r>
        <w:rPr>
          <w:rFonts w:ascii="Times New Roman" w:eastAsia="宋体" w:hAnsi="Times New Roman"/>
          <w:sz w:val="24"/>
          <w:lang w:eastAsia="zh-CN"/>
        </w:rPr>
        <w:t>完成后，计数归零，</w:t>
      </w:r>
      <w:r>
        <w:rPr>
          <w:rFonts w:ascii="Times New Roman" w:eastAsia="宋体" w:hAnsi="Times New Roman"/>
          <w:sz w:val="24"/>
          <w:lang w:eastAsia="zh-CN"/>
        </w:rPr>
        <w:t xml:space="preserve">folio </w:t>
      </w:r>
      <w:r>
        <w:rPr>
          <w:rFonts w:ascii="Times New Roman" w:eastAsia="宋体" w:hAnsi="Times New Roman"/>
          <w:sz w:val="24"/>
          <w:lang w:eastAsia="zh-CN"/>
        </w:rPr>
        <w:t>才能解锁。这样，完成顺序可以变化，但</w:t>
      </w:r>
      <w:r>
        <w:rPr>
          <w:rFonts w:ascii="Times New Roman" w:eastAsia="宋体" w:hAnsi="Times New Roman"/>
          <w:sz w:val="24"/>
          <w:lang w:eastAsia="zh-CN"/>
        </w:rPr>
        <w:t xml:space="preserve"> folio </w:t>
      </w:r>
      <w:r>
        <w:rPr>
          <w:rFonts w:ascii="Times New Roman" w:eastAsia="宋体" w:hAnsi="Times New Roman"/>
          <w:sz w:val="24"/>
          <w:lang w:eastAsia="zh-CN"/>
        </w:rPr>
        <w:t>的结束条件始终绑定到全部相关子区间。</w:t>
      </w:r>
    </w:p>
    <w:p w14:paraId="01E8D6DD" w14:textId="77777777" w:rsidR="009F31DD" w:rsidRDefault="00591719">
      <w:pPr>
        <w:pStyle w:val="31"/>
        <w:rPr>
          <w:lang w:eastAsia="zh-CN"/>
        </w:rPr>
      </w:pPr>
      <w:bookmarkStart w:id="89" w:name="_Toc227766949"/>
      <w:bookmarkStart w:id="90" w:name="_Toc228288617"/>
      <w:bookmarkStart w:id="91" w:name="_Toc229384988"/>
      <w:r>
        <w:rPr>
          <w:rFonts w:ascii="Times New Roman" w:eastAsia="宋体" w:hAnsi="Times New Roman"/>
          <w:lang w:eastAsia="zh-CN"/>
        </w:rPr>
        <w:t xml:space="preserve">3.1.3  </w:t>
      </w:r>
      <w:r>
        <w:rPr>
          <w:rFonts w:ascii="Times New Roman" w:eastAsia="宋体" w:hAnsi="Times New Roman"/>
          <w:lang w:eastAsia="zh-CN"/>
        </w:rPr>
        <w:t>空洞文件与</w:t>
      </w:r>
      <w:r>
        <w:rPr>
          <w:rFonts w:ascii="Times New Roman" w:eastAsia="宋体" w:hAnsi="Times New Roman"/>
          <w:lang w:eastAsia="zh-CN"/>
        </w:rPr>
        <w:t xml:space="preserve"> I/O </w:t>
      </w:r>
      <w:r>
        <w:rPr>
          <w:rFonts w:ascii="Times New Roman" w:eastAsia="宋体" w:hAnsi="Times New Roman"/>
          <w:lang w:eastAsia="zh-CN"/>
        </w:rPr>
        <w:t>区间划分的一致性</w:t>
      </w:r>
      <w:bookmarkEnd w:id="89"/>
      <w:bookmarkEnd w:id="90"/>
      <w:bookmarkEnd w:id="91"/>
    </w:p>
    <w:p w14:paraId="5C8783B2"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f2fs_map_blocks </w:t>
      </w:r>
      <w:r>
        <w:rPr>
          <w:rFonts w:ascii="Times New Roman" w:eastAsia="宋体" w:hAnsi="Times New Roman"/>
          <w:sz w:val="24"/>
          <w:lang w:eastAsia="zh-CN"/>
        </w:rPr>
        <w:t>需要区分</w:t>
      </w:r>
      <w:r>
        <w:rPr>
          <w:rFonts w:ascii="Times New Roman" w:eastAsia="宋体" w:hAnsi="Times New Roman"/>
          <w:sz w:val="24"/>
          <w:lang w:eastAsia="zh-CN"/>
        </w:rPr>
        <w:t xml:space="preserve"> dnode </w:t>
      </w:r>
      <w:r>
        <w:rPr>
          <w:rFonts w:ascii="Times New Roman" w:eastAsia="宋体" w:hAnsi="Times New Roman"/>
          <w:sz w:val="24"/>
          <w:lang w:eastAsia="zh-CN"/>
        </w:rPr>
        <w:t>是否已经分配、目标块是否为空洞，以及调用者当前使用的映射模式。这些模式包括</w:t>
      </w:r>
      <w:r>
        <w:rPr>
          <w:rFonts w:ascii="Times New Roman" w:eastAsia="宋体" w:hAnsi="Times New Roman"/>
          <w:sz w:val="24"/>
          <w:lang w:eastAsia="zh-CN"/>
        </w:rPr>
        <w:t xml:space="preserve"> PRECACHE</w:t>
      </w:r>
      <w:r>
        <w:rPr>
          <w:rFonts w:ascii="Times New Roman" w:eastAsia="宋体" w:hAnsi="Times New Roman"/>
          <w:sz w:val="24"/>
          <w:lang w:eastAsia="zh-CN"/>
        </w:rPr>
        <w:t>、</w:t>
      </w:r>
      <w:r>
        <w:rPr>
          <w:rFonts w:ascii="Times New Roman" w:eastAsia="宋体" w:hAnsi="Times New Roman"/>
          <w:sz w:val="24"/>
          <w:lang w:eastAsia="zh-CN"/>
        </w:rPr>
        <w:t xml:space="preserve">IOMAP </w:t>
      </w:r>
      <w:r>
        <w:rPr>
          <w:rFonts w:ascii="Times New Roman" w:eastAsia="宋体" w:hAnsi="Times New Roman"/>
          <w:sz w:val="24"/>
          <w:lang w:eastAsia="zh-CN"/>
        </w:rPr>
        <w:t>等，分别服务于不同的读写路径。</w:t>
      </w:r>
    </w:p>
    <w:p w14:paraId="55D43256" w14:textId="77777777" w:rsidR="009F31DD" w:rsidRDefault="00591719">
      <w:pPr>
        <w:spacing w:line="360" w:lineRule="auto"/>
        <w:ind w:firstLine="480"/>
        <w:jc w:val="both"/>
        <w:rPr>
          <w:lang w:eastAsia="zh-CN"/>
        </w:rPr>
      </w:pPr>
      <w:r>
        <w:rPr>
          <w:rFonts w:ascii="Times New Roman" w:eastAsia="宋体" w:hAnsi="Times New Roman"/>
          <w:sz w:val="24"/>
          <w:lang w:eastAsia="zh-CN"/>
        </w:rPr>
        <w:t>空洞文件还会影响</w:t>
      </w:r>
      <w:r>
        <w:rPr>
          <w:rFonts w:ascii="Times New Roman" w:eastAsia="宋体" w:hAnsi="Times New Roman"/>
          <w:sz w:val="24"/>
          <w:lang w:eastAsia="zh-CN"/>
        </w:rPr>
        <w:t xml:space="preserve"> iomap </w:t>
      </w:r>
      <w:r>
        <w:rPr>
          <w:rFonts w:ascii="Times New Roman" w:eastAsia="宋体" w:hAnsi="Times New Roman"/>
          <w:sz w:val="24"/>
          <w:lang w:eastAsia="zh-CN"/>
        </w:rPr>
        <w:t>迭代边界。</w:t>
      </w:r>
      <w:r>
        <w:rPr>
          <w:rFonts w:ascii="Times New Roman" w:eastAsia="宋体" w:hAnsi="Times New Roman"/>
          <w:sz w:val="24"/>
          <w:lang w:eastAsia="zh-CN"/>
        </w:rPr>
        <w:t xml:space="preserve">dnode </w:t>
      </w:r>
      <w:r>
        <w:rPr>
          <w:rFonts w:ascii="Times New Roman" w:eastAsia="宋体" w:hAnsi="Times New Roman"/>
          <w:sz w:val="24"/>
          <w:lang w:eastAsia="zh-CN"/>
        </w:rPr>
        <w:t>已经存在但逻辑块为空洞时，</w:t>
      </w:r>
      <w:r>
        <w:rPr>
          <w:rFonts w:ascii="Times New Roman" w:eastAsia="宋体" w:hAnsi="Times New Roman"/>
          <w:sz w:val="24"/>
          <w:lang w:eastAsia="zh-CN"/>
        </w:rPr>
        <w:t xml:space="preserve">F2FS </w:t>
      </w:r>
      <w:r>
        <w:rPr>
          <w:rFonts w:ascii="Times New Roman" w:eastAsia="宋体" w:hAnsi="Times New Roman"/>
          <w:sz w:val="24"/>
          <w:lang w:eastAsia="zh-CN"/>
        </w:rPr>
        <w:t>不能简单把当前</w:t>
      </w:r>
      <w:r>
        <w:rPr>
          <w:rFonts w:ascii="Times New Roman" w:eastAsia="宋体" w:hAnsi="Times New Roman"/>
          <w:sz w:val="24"/>
          <w:lang w:eastAsia="zh-CN"/>
        </w:rPr>
        <w:t xml:space="preserve"> folio </w:t>
      </w:r>
      <w:r>
        <w:rPr>
          <w:rFonts w:ascii="Times New Roman" w:eastAsia="宋体" w:hAnsi="Times New Roman"/>
          <w:sz w:val="24"/>
          <w:lang w:eastAsia="zh-CN"/>
        </w:rPr>
        <w:t>全部视为普通映射；</w:t>
      </w:r>
      <w:r>
        <w:rPr>
          <w:rFonts w:ascii="Times New Roman" w:eastAsia="宋体" w:hAnsi="Times New Roman"/>
          <w:sz w:val="24"/>
          <w:lang w:eastAsia="zh-CN"/>
        </w:rPr>
        <w:t xml:space="preserve">IOMAP </w:t>
      </w:r>
      <w:r>
        <w:rPr>
          <w:rFonts w:ascii="Times New Roman" w:eastAsia="宋体" w:hAnsi="Times New Roman"/>
          <w:sz w:val="24"/>
          <w:lang w:eastAsia="zh-CN"/>
        </w:rPr>
        <w:t>模式下需要更新</w:t>
      </w:r>
      <w:r>
        <w:rPr>
          <w:rFonts w:ascii="Times New Roman" w:eastAsia="宋体" w:hAnsi="Times New Roman"/>
          <w:sz w:val="24"/>
          <w:lang w:eastAsia="zh-CN"/>
        </w:rPr>
        <w:t xml:space="preserve"> m_next_pgofs</w:t>
      </w:r>
      <w:r>
        <w:rPr>
          <w:rFonts w:ascii="Times New Roman" w:eastAsia="宋体" w:hAnsi="Times New Roman"/>
          <w:sz w:val="24"/>
          <w:lang w:eastAsia="zh-CN"/>
        </w:rPr>
        <w:t>，让下一次迭代从空洞之后继续。</w:t>
      </w:r>
    </w:p>
    <w:p w14:paraId="489BE296" w14:textId="77777777" w:rsidR="009F31DD" w:rsidRDefault="00591719">
      <w:pPr>
        <w:shd w:val="clear" w:color="auto" w:fill="1E1E1E"/>
        <w:spacing w:after="0" w:line="240" w:lineRule="auto"/>
      </w:pPr>
      <w:r>
        <w:rPr>
          <w:rFonts w:ascii="微软雅黑" w:hAnsi="微软雅黑"/>
          <w:color w:val="6A9955"/>
          <w:sz w:val="20"/>
        </w:rPr>
        <w:t>// File: fs/f2fs/data.c</w:t>
      </w:r>
    </w:p>
    <w:p w14:paraId="1F506A10" w14:textId="77777777" w:rsidR="009F31DD" w:rsidRDefault="00591719">
      <w:pPr>
        <w:shd w:val="clear" w:color="auto" w:fill="1E1E1E"/>
        <w:spacing w:after="0" w:line="240" w:lineRule="auto"/>
      </w:pPr>
      <w:r>
        <w:rPr>
          <w:rFonts w:ascii="微软雅黑" w:hAnsi="微软雅黑"/>
          <w:color w:val="D4D4D4"/>
          <w:sz w:val="20"/>
        </w:rPr>
        <w:br/>
      </w:r>
    </w:p>
    <w:p w14:paraId="6B01ABEC" w14:textId="77777777" w:rsidR="009F31DD" w:rsidRDefault="00591719">
      <w:pPr>
        <w:shd w:val="clear" w:color="auto" w:fill="1E1E1E"/>
        <w:spacing w:after="0" w:line="240" w:lineRule="auto"/>
      </w:pPr>
      <w:r>
        <w:rPr>
          <w:rFonts w:ascii="Consolas" w:eastAsia="微软雅黑" w:hAnsi="Consolas"/>
          <w:color w:val="D4D4D4"/>
          <w:sz w:val="20"/>
        </w:rPr>
        <w:t>} else if (is_hole) {</w:t>
      </w:r>
    </w:p>
    <w:p w14:paraId="3A2D5AD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switch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flag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7902EFB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F2FS_GET_BLOCK_PRECACHE</w:t>
      </w:r>
      <w:r>
        <w:rPr>
          <w:rFonts w:ascii="微软雅黑" w:hAnsi="微软雅黑"/>
          <w:color w:val="D4D4D4"/>
          <w:sz w:val="20"/>
        </w:rPr>
        <w:t>:</w:t>
      </w:r>
    </w:p>
    <w:p w14:paraId="00B2A110"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sync_out</w:t>
      </w:r>
      <w:r>
        <w:rPr>
          <w:rFonts w:ascii="微软雅黑" w:hAnsi="微软雅黑"/>
          <w:color w:val="D16969"/>
          <w:sz w:val="20"/>
        </w:rPr>
        <w:t>;</w:t>
      </w:r>
    </w:p>
    <w:p w14:paraId="5FD9A02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F2FS_GET_BLOCK_IOMAP</w:t>
      </w:r>
      <w:r>
        <w:rPr>
          <w:rFonts w:ascii="微软雅黑" w:hAnsi="微软雅黑"/>
          <w:color w:val="D4D4D4"/>
          <w:sz w:val="20"/>
        </w:rPr>
        <w:t>:</w:t>
      </w:r>
    </w:p>
    <w:p w14:paraId="3AE2D57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-&gt;</w:t>
      </w:r>
      <w:r>
        <w:rPr>
          <w:rFonts w:ascii="微软雅黑" w:hAnsi="微软雅黑"/>
          <w:color w:val="9CDCFE"/>
          <w:sz w:val="20"/>
        </w:rPr>
        <w:t>m_next_pgofs</w:t>
      </w:r>
      <w:r>
        <w:rPr>
          <w:rFonts w:ascii="微软雅黑" w:hAnsi="微软雅黑"/>
          <w:color w:val="D16969"/>
          <w:sz w:val="20"/>
        </w:rPr>
        <w:t>)</w:t>
      </w:r>
    </w:p>
    <w:p w14:paraId="2B24D402"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-&gt;</w:t>
      </w:r>
      <w:r>
        <w:rPr>
          <w:rFonts w:ascii="微软雅黑" w:hAnsi="微软雅黑"/>
          <w:color w:val="9CDCFE"/>
          <w:sz w:val="20"/>
        </w:rPr>
        <w:t>m_next_pgofs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pgofs</w:t>
      </w:r>
      <w:r>
        <w:rPr>
          <w:rFonts w:ascii="微软雅黑" w:hAnsi="微软雅黑"/>
          <w:color w:val="D4D4D4"/>
          <w:sz w:val="20"/>
        </w:rPr>
        <w:t xml:space="preserve"> + </w:t>
      </w:r>
      <w:r>
        <w:rPr>
          <w:rFonts w:ascii="微软雅黑" w:hAnsi="微软雅黑"/>
          <w:color w:val="B5CEA8"/>
          <w:sz w:val="20"/>
        </w:rPr>
        <w:t>1</w:t>
      </w:r>
      <w:r>
        <w:rPr>
          <w:rFonts w:ascii="微软雅黑" w:hAnsi="微软雅黑"/>
          <w:color w:val="D16969"/>
          <w:sz w:val="20"/>
        </w:rPr>
        <w:t>;</w:t>
      </w:r>
    </w:p>
    <w:p w14:paraId="3EE6220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break</w:t>
      </w:r>
      <w:r>
        <w:rPr>
          <w:rFonts w:ascii="微软雅黑" w:hAnsi="微软雅黑"/>
          <w:color w:val="D16969"/>
          <w:sz w:val="20"/>
        </w:rPr>
        <w:t>;</w:t>
      </w:r>
    </w:p>
    <w:p w14:paraId="1DB41D1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21CCDE30" w14:textId="77777777" w:rsidR="009F31DD" w:rsidRDefault="00591719">
      <w:pPr>
        <w:shd w:val="clear" w:color="auto" w:fill="1E1E1E"/>
        <w:spacing w:after="0" w:line="240" w:lineRule="auto"/>
      </w:pPr>
      <w:r>
        <w:rPr>
          <w:rFonts w:ascii="微软雅黑" w:hAnsi="微软雅黑"/>
          <w:color w:val="D16969"/>
          <w:sz w:val="20"/>
        </w:rPr>
        <w:t>}</w:t>
      </w:r>
    </w:p>
    <w:p w14:paraId="4B74A151" w14:textId="77777777" w:rsidR="009F31DD" w:rsidRDefault="00591719">
      <w:pPr>
        <w:shd w:val="clear" w:color="auto" w:fill="1E1E1E"/>
        <w:spacing w:after="0" w:line="240" w:lineRule="auto"/>
      </w:pPr>
      <w:r>
        <w:rPr>
          <w:rFonts w:ascii="微软雅黑" w:hAnsi="微软雅黑"/>
          <w:color w:val="9CDCFE"/>
          <w:sz w:val="20"/>
        </w:rPr>
        <w:t>map</w:t>
      </w:r>
      <w:r>
        <w:rPr>
          <w:rFonts w:ascii="微软雅黑" w:hAnsi="微软雅黑"/>
          <w:color w:val="D16969"/>
          <w:sz w:val="20"/>
        </w:rPr>
        <w:t>-&gt;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14:paraId="545D7E03" w14:textId="77777777" w:rsidR="009F31DD" w:rsidRDefault="00591719">
      <w:pPr>
        <w:shd w:val="clear" w:color="auto" w:fill="1E1E1E"/>
        <w:spacing w:after="0" w:line="240" w:lineRule="auto"/>
      </w:pPr>
      <w:r>
        <w:rPr>
          <w:rFonts w:ascii="微软雅黑" w:hAnsi="微软雅黑"/>
          <w:color w:val="D4D4D4"/>
          <w:sz w:val="20"/>
        </w:rPr>
        <w:br/>
      </w:r>
    </w:p>
    <w:p w14:paraId="21B80DE9" w14:textId="77777777" w:rsidR="009F31DD" w:rsidRDefault="00591719">
      <w:pPr>
        <w:spacing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 xml:space="preserve"> 4 KiB page </w:t>
      </w:r>
      <w:r>
        <w:rPr>
          <w:rFonts w:ascii="Times New Roman" w:eastAsia="宋体" w:hAnsi="Times New Roman"/>
          <w:sz w:val="24"/>
          <w:lang w:eastAsia="zh-CN"/>
        </w:rPr>
        <w:t>模型下，遇到空洞后结束本次映射通常只影响一个</w:t>
      </w:r>
      <w:r>
        <w:rPr>
          <w:rFonts w:ascii="Times New Roman" w:eastAsia="宋体" w:hAnsi="Times New Roman"/>
          <w:sz w:val="24"/>
          <w:lang w:eastAsia="zh-CN"/>
        </w:rPr>
        <w:t xml:space="preserve"> page</w:t>
      </w:r>
      <w:r>
        <w:rPr>
          <w:rFonts w:ascii="Times New Roman" w:eastAsia="宋体" w:hAnsi="Times New Roman"/>
          <w:sz w:val="24"/>
          <w:lang w:eastAsia="zh-CN"/>
        </w:rPr>
        <w:t>。</w:t>
      </w:r>
      <w:r>
        <w:rPr>
          <w:rFonts w:ascii="Times New Roman" w:eastAsia="宋体" w:hAnsi="Times New Roman"/>
          <w:sz w:val="24"/>
          <w:lang w:eastAsia="zh-CN"/>
        </w:rPr>
        <w:t xml:space="preserve">Large Folio </w:t>
      </w:r>
      <w:r>
        <w:rPr>
          <w:rFonts w:ascii="Times New Roman" w:eastAsia="宋体" w:hAnsi="Times New Roman"/>
          <w:sz w:val="24"/>
          <w:lang w:eastAsia="zh-CN"/>
        </w:rPr>
        <w:t>下，一个</w:t>
      </w:r>
      <w:r>
        <w:rPr>
          <w:rFonts w:ascii="Times New Roman" w:eastAsia="宋体" w:hAnsi="Times New Roman"/>
          <w:sz w:val="24"/>
          <w:lang w:eastAsia="zh-CN"/>
        </w:rPr>
        <w:t xml:space="preserve"> folio </w:t>
      </w:r>
      <w:r>
        <w:rPr>
          <w:rFonts w:ascii="Times New Roman" w:eastAsia="宋体" w:hAnsi="Times New Roman"/>
          <w:sz w:val="24"/>
          <w:lang w:eastAsia="zh-CN"/>
        </w:rPr>
        <w:t>覆盖多个逻辑页，</w:t>
      </w:r>
      <w:r>
        <w:rPr>
          <w:rFonts w:ascii="Times New Roman" w:eastAsia="宋体" w:hAnsi="Times New Roman"/>
          <w:sz w:val="24"/>
          <w:lang w:eastAsia="zh-CN"/>
        </w:rPr>
        <w:t xml:space="preserve">iomap_iter </w:t>
      </w:r>
      <w:r>
        <w:rPr>
          <w:rFonts w:ascii="Times New Roman" w:eastAsia="宋体" w:hAnsi="Times New Roman"/>
          <w:sz w:val="24"/>
          <w:lang w:eastAsia="zh-CN"/>
        </w:rPr>
        <w:t>又倾向于返回连续区间；如果空洞边界处理不清，映射可能被频繁打断，也可能跳过本来可以继续处理的范围。长空洞场景还会放大这种边界问题，导致页缓存分配和零填充范围不必要地扩大。</w:t>
      </w:r>
    </w:p>
    <w:p w14:paraId="2CFA6ECD"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因此，迁移到</w:t>
      </w:r>
      <w:r>
        <w:rPr>
          <w:rFonts w:ascii="Times New Roman" w:eastAsia="宋体" w:hAnsi="Times New Roman"/>
          <w:sz w:val="24"/>
          <w:lang w:eastAsia="zh-CN"/>
        </w:rPr>
        <w:t xml:space="preserve"> iomap </w:t>
      </w:r>
      <w:r>
        <w:rPr>
          <w:rFonts w:ascii="Times New Roman" w:eastAsia="宋体" w:hAnsi="Times New Roman"/>
          <w:sz w:val="24"/>
          <w:lang w:eastAsia="zh-CN"/>
        </w:rPr>
        <w:t>的</w:t>
      </w:r>
      <w:r>
        <w:rPr>
          <w:rFonts w:ascii="Times New Roman" w:eastAsia="宋体" w:hAnsi="Times New Roman"/>
          <w:sz w:val="24"/>
          <w:lang w:eastAsia="zh-CN"/>
        </w:rPr>
        <w:t xml:space="preserve"> f2fs_map_blocks </w:t>
      </w:r>
      <w:r>
        <w:rPr>
          <w:rFonts w:ascii="Times New Roman" w:eastAsia="宋体" w:hAnsi="Times New Roman"/>
          <w:sz w:val="24"/>
          <w:lang w:eastAsia="zh-CN"/>
        </w:rPr>
        <w:t>路径需要在区间层面区分真实映射和空洞。该区分不是格式问题，而是决定后续</w:t>
      </w:r>
      <w:r>
        <w:rPr>
          <w:rFonts w:ascii="Times New Roman" w:eastAsia="宋体" w:hAnsi="Times New Roman"/>
          <w:sz w:val="24"/>
          <w:lang w:eastAsia="zh-CN"/>
        </w:rPr>
        <w:t xml:space="preserve"> folio </w:t>
      </w:r>
      <w:r>
        <w:rPr>
          <w:rFonts w:ascii="Times New Roman" w:eastAsia="宋体" w:hAnsi="Times New Roman"/>
          <w:sz w:val="24"/>
          <w:lang w:eastAsia="zh-CN"/>
        </w:rPr>
        <w:t>内哪些范围读取磁盘、哪些范围填零，以及哪些范围可以继续合并提交。</w:t>
      </w:r>
    </w:p>
    <w:p w14:paraId="1E796912" w14:textId="77777777" w:rsidR="009F31DD" w:rsidRDefault="00591719">
      <w:pPr>
        <w:pStyle w:val="21"/>
        <w:rPr>
          <w:lang w:eastAsia="zh-CN"/>
        </w:rPr>
      </w:pPr>
      <w:bookmarkStart w:id="92" w:name="_Toc227766950"/>
      <w:bookmarkStart w:id="93" w:name="_Toc228288618"/>
      <w:bookmarkStart w:id="94" w:name="_Toc229384989"/>
      <w:r>
        <w:rPr>
          <w:rFonts w:ascii="Times New Roman" w:eastAsia="宋体" w:hAnsi="Times New Roman"/>
          <w:lang w:eastAsia="zh-CN"/>
        </w:rPr>
        <w:t xml:space="preserve">3.2  </w:t>
      </w:r>
      <w:r>
        <w:rPr>
          <w:rFonts w:ascii="Times New Roman" w:eastAsia="宋体" w:hAnsi="Times New Roman"/>
          <w:lang w:eastAsia="zh-CN"/>
        </w:rPr>
        <w:t>关键数据结构的冲突与兼容</w:t>
      </w:r>
      <w:bookmarkEnd w:id="92"/>
      <w:bookmarkEnd w:id="93"/>
      <w:bookmarkEnd w:id="94"/>
    </w:p>
    <w:p w14:paraId="32C08CAA" w14:textId="77777777" w:rsidR="009F31DD" w:rsidRDefault="00591719">
      <w:pPr>
        <w:pStyle w:val="31"/>
        <w:rPr>
          <w:lang w:eastAsia="zh-CN"/>
        </w:rPr>
      </w:pPr>
      <w:bookmarkStart w:id="95" w:name="_Toc229384990"/>
      <w:r>
        <w:rPr>
          <w:rFonts w:ascii="Times New Roman" w:eastAsia="宋体" w:hAnsi="Times New Roman"/>
          <w:lang w:eastAsia="zh-CN"/>
        </w:rPr>
        <w:t xml:space="preserve">3.2.1  </w:t>
      </w:r>
      <w:r>
        <w:rPr>
          <w:rFonts w:ascii="Times New Roman" w:eastAsia="宋体" w:hAnsi="Times New Roman"/>
          <w:lang w:eastAsia="zh-CN"/>
        </w:rPr>
        <w:t>私有字段复用带来的状态冲突</w:t>
      </w:r>
      <w:bookmarkEnd w:id="95"/>
    </w:p>
    <w:p w14:paraId="1FE12748" w14:textId="77777777" w:rsidR="009F31DD" w:rsidRDefault="00591719">
      <w:pPr>
        <w:spacing w:line="360" w:lineRule="auto"/>
        <w:ind w:firstLine="480"/>
        <w:jc w:val="both"/>
      </w:pPr>
      <w:r>
        <w:rPr>
          <w:rFonts w:ascii="Times New Roman" w:eastAsia="宋体" w:hAnsi="Times New Roman"/>
          <w:sz w:val="24"/>
        </w:rPr>
        <w:t xml:space="preserve">folio-&gt;private </w:t>
      </w:r>
      <w:r>
        <w:rPr>
          <w:rFonts w:ascii="Times New Roman" w:eastAsia="宋体" w:hAnsi="Times New Roman"/>
          <w:sz w:val="24"/>
        </w:rPr>
        <w:t>是页缓存对象留给文件系统使用的私有字段。</w:t>
      </w:r>
      <w:r>
        <w:rPr>
          <w:rFonts w:ascii="Times New Roman" w:eastAsia="宋体" w:hAnsi="Times New Roman"/>
          <w:sz w:val="24"/>
        </w:rPr>
        <w:t xml:space="preserve">F2FS </w:t>
      </w:r>
      <w:r>
        <w:rPr>
          <w:rFonts w:ascii="Times New Roman" w:eastAsia="宋体" w:hAnsi="Times New Roman"/>
          <w:sz w:val="24"/>
        </w:rPr>
        <w:t>原有路径会在这个字段中保存</w:t>
      </w:r>
      <w:r>
        <w:rPr>
          <w:rFonts w:ascii="Times New Roman" w:eastAsia="宋体" w:hAnsi="Times New Roman"/>
          <w:sz w:val="24"/>
        </w:rPr>
        <w:t xml:space="preserve"> atomic write</w:t>
      </w:r>
      <w:r>
        <w:rPr>
          <w:rFonts w:ascii="Times New Roman" w:eastAsia="宋体" w:hAnsi="Times New Roman"/>
          <w:sz w:val="24"/>
        </w:rPr>
        <w:t>、</w:t>
      </w:r>
      <w:r>
        <w:rPr>
          <w:rFonts w:ascii="Times New Roman" w:eastAsia="宋体" w:hAnsi="Times New Roman"/>
          <w:sz w:val="24"/>
        </w:rPr>
        <w:t xml:space="preserve">GC migration </w:t>
      </w:r>
      <w:r>
        <w:rPr>
          <w:rFonts w:ascii="Times New Roman" w:eastAsia="宋体" w:hAnsi="Times New Roman"/>
          <w:sz w:val="24"/>
        </w:rPr>
        <w:t>等私有标志；这些标志服务于</w:t>
      </w:r>
      <w:r>
        <w:rPr>
          <w:rFonts w:ascii="Times New Roman" w:eastAsia="宋体" w:hAnsi="Times New Roman"/>
          <w:sz w:val="24"/>
        </w:rPr>
        <w:t xml:space="preserve"> F2FS </w:t>
      </w:r>
      <w:r>
        <w:rPr>
          <w:rFonts w:ascii="Times New Roman" w:eastAsia="宋体" w:hAnsi="Times New Roman"/>
          <w:sz w:val="24"/>
        </w:rPr>
        <w:t>自己的写入、压缩和搬运路径。</w:t>
      </w:r>
    </w:p>
    <w:p w14:paraId="1BACC09D" w14:textId="77777777" w:rsidR="009F31DD" w:rsidRDefault="00591719">
      <w:pPr>
        <w:spacing w:line="360" w:lineRule="auto"/>
        <w:ind w:firstLine="480"/>
        <w:jc w:val="both"/>
        <w:rPr>
          <w:lang w:eastAsia="zh-CN"/>
        </w:rPr>
      </w:pPr>
      <w:r>
        <w:rPr>
          <w:rFonts w:ascii="Times New Roman" w:eastAsia="宋体" w:hAnsi="Times New Roman"/>
          <w:sz w:val="24"/>
        </w:rPr>
        <w:t xml:space="preserve">iomap buffered I/O </w:t>
      </w:r>
      <w:r>
        <w:rPr>
          <w:rFonts w:ascii="Times New Roman" w:eastAsia="宋体" w:hAnsi="Times New Roman"/>
          <w:sz w:val="24"/>
        </w:rPr>
        <w:t>也需要</w:t>
      </w:r>
      <w:r>
        <w:rPr>
          <w:rFonts w:ascii="Times New Roman" w:eastAsia="宋体" w:hAnsi="Times New Roman"/>
          <w:sz w:val="24"/>
        </w:rPr>
        <w:t xml:space="preserve"> folio-&gt;private</w:t>
      </w:r>
      <w:r>
        <w:rPr>
          <w:rFonts w:ascii="Times New Roman" w:eastAsia="宋体" w:hAnsi="Times New Roman"/>
          <w:sz w:val="24"/>
        </w:rPr>
        <w:t>。它通常把该字段解释为</w:t>
      </w:r>
      <w:r>
        <w:rPr>
          <w:rFonts w:ascii="Times New Roman" w:eastAsia="宋体" w:hAnsi="Times New Roman"/>
          <w:sz w:val="24"/>
        </w:rPr>
        <w:t xml:space="preserve"> iomap_folio_state </w:t>
      </w:r>
      <w:r>
        <w:rPr>
          <w:rFonts w:ascii="Times New Roman" w:eastAsia="宋体" w:hAnsi="Times New Roman"/>
          <w:sz w:val="24"/>
        </w:rPr>
        <w:t>指针，用于保存</w:t>
      </w:r>
      <w:r>
        <w:rPr>
          <w:rFonts w:ascii="Times New Roman" w:eastAsia="宋体" w:hAnsi="Times New Roman"/>
          <w:sz w:val="24"/>
        </w:rPr>
        <w:t xml:space="preserve"> folio </w:t>
      </w:r>
      <w:r>
        <w:rPr>
          <w:rFonts w:ascii="Times New Roman" w:eastAsia="宋体" w:hAnsi="Times New Roman"/>
          <w:sz w:val="24"/>
        </w:rPr>
        <w:t>内的</w:t>
      </w:r>
      <w:r>
        <w:rPr>
          <w:rFonts w:ascii="Times New Roman" w:eastAsia="宋体" w:hAnsi="Times New Roman"/>
          <w:sz w:val="24"/>
        </w:rPr>
        <w:t xml:space="preserve"> uptodate</w:t>
      </w:r>
      <w:r>
        <w:rPr>
          <w:rFonts w:ascii="Times New Roman" w:eastAsia="宋体" w:hAnsi="Times New Roman"/>
          <w:sz w:val="24"/>
        </w:rPr>
        <w:t>、</w:t>
      </w:r>
      <w:r>
        <w:rPr>
          <w:rFonts w:ascii="Times New Roman" w:eastAsia="宋体" w:hAnsi="Times New Roman"/>
          <w:sz w:val="24"/>
        </w:rPr>
        <w:t xml:space="preserve">dirty </w:t>
      </w:r>
      <w:r>
        <w:rPr>
          <w:rFonts w:ascii="Times New Roman" w:eastAsia="宋体" w:hAnsi="Times New Roman"/>
          <w:sz w:val="24"/>
        </w:rPr>
        <w:t>等位图状态。于是，同一个字段在不同路径中出现两种解释：</w:t>
      </w:r>
      <w:r>
        <w:rPr>
          <w:rFonts w:ascii="Times New Roman" w:eastAsia="宋体" w:hAnsi="Times New Roman"/>
          <w:sz w:val="24"/>
        </w:rPr>
        <w:t xml:space="preserve">F2FS </w:t>
      </w:r>
      <w:r>
        <w:rPr>
          <w:rFonts w:ascii="Times New Roman" w:eastAsia="宋体" w:hAnsi="Times New Roman"/>
          <w:sz w:val="24"/>
        </w:rPr>
        <w:t>标志位，或</w:t>
      </w:r>
      <w:r>
        <w:rPr>
          <w:rFonts w:ascii="Times New Roman" w:eastAsia="宋体" w:hAnsi="Times New Roman"/>
          <w:sz w:val="24"/>
        </w:rPr>
        <w:t xml:space="preserve"> iomap </w:t>
      </w:r>
      <w:r>
        <w:rPr>
          <w:rFonts w:ascii="Times New Roman" w:eastAsia="宋体" w:hAnsi="Times New Roman"/>
          <w:sz w:val="24"/>
        </w:rPr>
        <w:t>状态指针。</w:t>
      </w:r>
    </w:p>
    <w:p w14:paraId="4D65F723" w14:textId="77777777" w:rsidR="009F31DD" w:rsidRDefault="00591719">
      <w:pPr>
        <w:spacing w:line="360" w:lineRule="auto"/>
        <w:ind w:firstLine="480"/>
        <w:jc w:val="both"/>
        <w:rPr>
          <w:lang w:eastAsia="zh-CN"/>
        </w:rPr>
      </w:pPr>
      <w:r>
        <w:rPr>
          <w:rFonts w:ascii="Times New Roman" w:eastAsia="宋体" w:hAnsi="Times New Roman"/>
          <w:sz w:val="24"/>
          <w:lang w:eastAsia="zh-CN"/>
        </w:rPr>
        <w:t>这一冲突集中体现在</w:t>
      </w:r>
      <w:r>
        <w:rPr>
          <w:rFonts w:ascii="Times New Roman" w:eastAsia="宋体" w:hAnsi="Times New Roman"/>
          <w:sz w:val="24"/>
          <w:lang w:eastAsia="zh-CN"/>
        </w:rPr>
        <w:t xml:space="preserve"> folio-&gt;private </w:t>
      </w:r>
      <w:r>
        <w:rPr>
          <w:rFonts w:ascii="Times New Roman" w:eastAsia="宋体" w:hAnsi="Times New Roman"/>
          <w:sz w:val="24"/>
          <w:lang w:eastAsia="zh-CN"/>
        </w:rPr>
        <w:t>的所有权上。</w:t>
      </w:r>
      <w:r>
        <w:rPr>
          <w:rFonts w:ascii="Times New Roman" w:eastAsia="宋体" w:hAnsi="Times New Roman"/>
          <w:sz w:val="24"/>
          <w:lang w:eastAsia="zh-CN"/>
        </w:rPr>
        <w:t xml:space="preserve">F2FS </w:t>
      </w:r>
      <w:r>
        <w:rPr>
          <w:rFonts w:ascii="Times New Roman" w:eastAsia="宋体" w:hAnsi="Times New Roman"/>
          <w:sz w:val="24"/>
          <w:lang w:eastAsia="zh-CN"/>
        </w:rPr>
        <w:t>需要保存</w:t>
      </w:r>
      <w:r>
        <w:rPr>
          <w:rFonts w:ascii="Times New Roman" w:eastAsia="宋体" w:hAnsi="Times New Roman"/>
          <w:sz w:val="24"/>
          <w:lang w:eastAsia="zh-CN"/>
        </w:rPr>
        <w:t xml:space="preserve"> GC</w:t>
      </w:r>
      <w:r>
        <w:rPr>
          <w:rFonts w:ascii="Times New Roman" w:eastAsia="宋体" w:hAnsi="Times New Roman"/>
          <w:sz w:val="24"/>
          <w:lang w:eastAsia="zh-CN"/>
        </w:rPr>
        <w:t>、压缩、</w:t>
      </w:r>
      <w:r>
        <w:rPr>
          <w:rFonts w:ascii="Times New Roman" w:eastAsia="宋体" w:hAnsi="Times New Roman"/>
          <w:sz w:val="24"/>
          <w:lang w:eastAsia="zh-CN"/>
        </w:rPr>
        <w:t xml:space="preserve">atomic </w:t>
      </w:r>
      <w:r>
        <w:rPr>
          <w:rFonts w:ascii="Times New Roman" w:eastAsia="宋体" w:hAnsi="Times New Roman"/>
          <w:sz w:val="24"/>
          <w:lang w:eastAsia="zh-CN"/>
        </w:rPr>
        <w:t>等私有标志，</w:t>
      </w:r>
      <w:r>
        <w:rPr>
          <w:rFonts w:ascii="Times New Roman" w:eastAsia="宋体" w:hAnsi="Times New Roman"/>
          <w:sz w:val="24"/>
          <w:lang w:eastAsia="zh-CN"/>
        </w:rPr>
        <w:t xml:space="preserve">iomap </w:t>
      </w:r>
      <w:r>
        <w:rPr>
          <w:rFonts w:ascii="Times New Roman" w:eastAsia="宋体" w:hAnsi="Times New Roman"/>
          <w:sz w:val="24"/>
          <w:lang w:eastAsia="zh-CN"/>
        </w:rPr>
        <w:t>则需要保存指向</w:t>
      </w:r>
      <w:r>
        <w:rPr>
          <w:rFonts w:ascii="Times New Roman" w:eastAsia="宋体" w:hAnsi="Times New Roman"/>
          <w:sz w:val="24"/>
          <w:lang w:eastAsia="zh-CN"/>
        </w:rPr>
        <w:t xml:space="preserve"> iomap_folio_state </w:t>
      </w:r>
      <w:r>
        <w:rPr>
          <w:rFonts w:ascii="Times New Roman" w:eastAsia="宋体" w:hAnsi="Times New Roman"/>
          <w:sz w:val="24"/>
          <w:lang w:eastAsia="zh-CN"/>
        </w:rPr>
        <w:t>的状态指针。压缩写回还需要额外的</w:t>
      </w:r>
      <w:r>
        <w:rPr>
          <w:rFonts w:ascii="Times New Roman" w:eastAsia="宋体" w:hAnsi="Times New Roman"/>
          <w:sz w:val="24"/>
          <w:lang w:eastAsia="zh-CN"/>
        </w:rPr>
        <w:t xml:space="preserve"> pending </w:t>
      </w:r>
      <w:r>
        <w:rPr>
          <w:rFonts w:ascii="Times New Roman" w:eastAsia="宋体" w:hAnsi="Times New Roman"/>
          <w:sz w:val="24"/>
          <w:lang w:eastAsia="zh-CN"/>
        </w:rPr>
        <w:t>计数，用于延迟解锁和完成判断。因此，适配方案不能简单保留某一方的解释方式，而需要把文件系统私有标志、</w:t>
      </w:r>
      <w:r>
        <w:rPr>
          <w:rFonts w:ascii="Times New Roman" w:eastAsia="宋体" w:hAnsi="Times New Roman"/>
          <w:sz w:val="24"/>
          <w:lang w:eastAsia="zh-CN"/>
        </w:rPr>
        <w:t xml:space="preserve">iomap </w:t>
      </w:r>
      <w:r>
        <w:rPr>
          <w:rFonts w:ascii="Times New Roman" w:eastAsia="宋体" w:hAnsi="Times New Roman"/>
          <w:sz w:val="24"/>
          <w:lang w:eastAsia="zh-CN"/>
        </w:rPr>
        <w:t>位图和</w:t>
      </w:r>
      <w:r>
        <w:rPr>
          <w:rFonts w:ascii="Times New Roman" w:eastAsia="宋体" w:hAnsi="Times New Roman"/>
          <w:sz w:val="24"/>
          <w:lang w:eastAsia="zh-CN"/>
        </w:rPr>
        <w:t xml:space="preserve"> pending </w:t>
      </w:r>
      <w:r>
        <w:rPr>
          <w:rFonts w:ascii="Times New Roman" w:eastAsia="宋体" w:hAnsi="Times New Roman"/>
          <w:sz w:val="24"/>
          <w:lang w:eastAsia="zh-CN"/>
        </w:rPr>
        <w:t>计数合并到统一的状态对象中。</w:t>
      </w:r>
    </w:p>
    <w:p w14:paraId="5BC6EB14" w14:textId="77777777" w:rsidR="009F31DD" w:rsidRDefault="00591719">
      <w:pPr>
        <w:pStyle w:val="31"/>
        <w:rPr>
          <w:lang w:eastAsia="zh-CN"/>
        </w:rPr>
      </w:pPr>
      <w:bookmarkStart w:id="96" w:name="_Toc229384991"/>
      <w:r>
        <w:rPr>
          <w:rFonts w:ascii="Times New Roman" w:eastAsia="宋体" w:hAnsi="Times New Roman"/>
          <w:lang w:eastAsia="zh-CN"/>
        </w:rPr>
        <w:t xml:space="preserve">3.2.2  </w:t>
      </w:r>
      <w:r>
        <w:rPr>
          <w:rFonts w:ascii="Times New Roman" w:eastAsia="宋体" w:hAnsi="Times New Roman"/>
          <w:lang w:eastAsia="zh-CN"/>
        </w:rPr>
        <w:t>状态误判导致的崩溃风险</w:t>
      </w:r>
      <w:bookmarkEnd w:id="96"/>
    </w:p>
    <w:p w14:paraId="793557A5" w14:textId="77777777" w:rsidR="009F31DD" w:rsidRDefault="00591719">
      <w:pPr>
        <w:spacing w:line="360" w:lineRule="auto"/>
        <w:ind w:firstLine="480"/>
        <w:jc w:val="both"/>
        <w:rPr>
          <w:lang w:eastAsia="zh-CN"/>
        </w:rPr>
      </w:pPr>
      <w:r>
        <w:rPr>
          <w:rFonts w:ascii="Times New Roman" w:eastAsia="宋体" w:hAnsi="Times New Roman"/>
          <w:sz w:val="24"/>
          <w:lang w:eastAsia="zh-CN"/>
        </w:rPr>
        <w:t>如果不统一这个字段，崩溃风险很直接：</w:t>
      </w:r>
      <w:r>
        <w:rPr>
          <w:rFonts w:ascii="Times New Roman" w:eastAsia="宋体" w:hAnsi="Times New Roman"/>
          <w:sz w:val="24"/>
          <w:lang w:eastAsia="zh-CN"/>
        </w:rPr>
        <w:t xml:space="preserve">F2FS </w:t>
      </w:r>
      <w:r>
        <w:rPr>
          <w:rFonts w:ascii="Times New Roman" w:eastAsia="宋体" w:hAnsi="Times New Roman"/>
          <w:sz w:val="24"/>
          <w:lang w:eastAsia="zh-CN"/>
        </w:rPr>
        <w:t>写入的是小整数标志位，</w:t>
      </w:r>
      <w:r>
        <w:rPr>
          <w:rFonts w:ascii="Times New Roman" w:eastAsia="宋体" w:hAnsi="Times New Roman"/>
          <w:sz w:val="24"/>
          <w:lang w:eastAsia="zh-CN"/>
        </w:rPr>
        <w:t xml:space="preserve">iomap </w:t>
      </w:r>
      <w:r>
        <w:rPr>
          <w:rFonts w:ascii="Times New Roman" w:eastAsia="宋体" w:hAnsi="Times New Roman"/>
          <w:sz w:val="24"/>
          <w:lang w:eastAsia="zh-CN"/>
        </w:rPr>
        <w:t>读取时却可能按指针解引用。此时</w:t>
      </w:r>
      <w:r>
        <w:rPr>
          <w:rFonts w:ascii="Times New Roman" w:eastAsia="宋体" w:hAnsi="Times New Roman"/>
          <w:sz w:val="24"/>
          <w:lang w:eastAsia="zh-CN"/>
        </w:rPr>
        <w:t xml:space="preserve"> private </w:t>
      </w:r>
      <w:r>
        <w:rPr>
          <w:rFonts w:ascii="Times New Roman" w:eastAsia="宋体" w:hAnsi="Times New Roman"/>
          <w:sz w:val="24"/>
          <w:lang w:eastAsia="zh-CN"/>
        </w:rPr>
        <w:t>的值不再指向有效状态对象，后续位图访问就可能落到非法地址。</w:t>
      </w:r>
    </w:p>
    <w:p w14:paraId="0E705F0A" w14:textId="77777777" w:rsidR="009F31DD" w:rsidRDefault="00591719">
      <w:pPr>
        <w:spacing w:line="360" w:lineRule="auto"/>
        <w:ind w:firstLine="480"/>
        <w:jc w:val="both"/>
        <w:rPr>
          <w:lang w:eastAsia="zh-CN"/>
        </w:rPr>
      </w:pPr>
      <w:r>
        <w:rPr>
          <w:rFonts w:ascii="Times New Roman" w:eastAsia="宋体" w:hAnsi="Times New Roman"/>
          <w:sz w:val="24"/>
        </w:rPr>
        <w:t>因此，接入统一状态结构后，旧的</w:t>
      </w:r>
      <w:r>
        <w:rPr>
          <w:rFonts w:ascii="Times New Roman" w:eastAsia="宋体" w:hAnsi="Times New Roman"/>
          <w:sz w:val="24"/>
        </w:rPr>
        <w:t xml:space="preserve"> set_page_private/get_page_private </w:t>
      </w:r>
      <w:r>
        <w:rPr>
          <w:rFonts w:ascii="Times New Roman" w:eastAsia="宋体" w:hAnsi="Times New Roman"/>
          <w:sz w:val="24"/>
        </w:rPr>
        <w:t>调用不能继续散落在各条路径中。普通数据</w:t>
      </w:r>
      <w:r>
        <w:rPr>
          <w:rFonts w:ascii="Times New Roman" w:eastAsia="宋体" w:hAnsi="Times New Roman"/>
          <w:sz w:val="24"/>
        </w:rPr>
        <w:t xml:space="preserve"> folio</w:t>
      </w:r>
      <w:r>
        <w:rPr>
          <w:rFonts w:ascii="Times New Roman" w:eastAsia="宋体" w:hAnsi="Times New Roman"/>
          <w:sz w:val="24"/>
        </w:rPr>
        <w:t>、</w:t>
      </w:r>
      <w:r>
        <w:rPr>
          <w:rFonts w:ascii="Times New Roman" w:eastAsia="宋体" w:hAnsi="Times New Roman"/>
          <w:sz w:val="24"/>
        </w:rPr>
        <w:t xml:space="preserve">GC </w:t>
      </w:r>
      <w:r>
        <w:rPr>
          <w:rFonts w:ascii="Times New Roman" w:eastAsia="宋体" w:hAnsi="Times New Roman"/>
          <w:sz w:val="24"/>
        </w:rPr>
        <w:t>搬运</w:t>
      </w:r>
      <w:r>
        <w:rPr>
          <w:rFonts w:ascii="Times New Roman" w:eastAsia="宋体" w:hAnsi="Times New Roman"/>
          <w:sz w:val="24"/>
        </w:rPr>
        <w:t xml:space="preserve"> folio </w:t>
      </w:r>
      <w:r>
        <w:rPr>
          <w:rFonts w:ascii="Times New Roman" w:eastAsia="宋体" w:hAnsi="Times New Roman"/>
          <w:sz w:val="24"/>
        </w:rPr>
        <w:t>和压缩路径都需要通过同一组访问接口读取私有标志，避免再次绕回直接解释</w:t>
      </w:r>
      <w:r>
        <w:rPr>
          <w:rFonts w:ascii="Times New Roman" w:eastAsia="宋体" w:hAnsi="Times New Roman"/>
          <w:sz w:val="24"/>
        </w:rPr>
        <w:t xml:space="preserve"> private </w:t>
      </w:r>
      <w:r>
        <w:rPr>
          <w:rFonts w:ascii="Times New Roman" w:eastAsia="宋体" w:hAnsi="Times New Roman"/>
          <w:sz w:val="24"/>
        </w:rPr>
        <w:t>的写法。</w:t>
      </w:r>
    </w:p>
    <w:p w14:paraId="07FAAD1F" w14:textId="77777777" w:rsidR="009F31DD" w:rsidRDefault="00591719">
      <w:pPr>
        <w:spacing w:line="360" w:lineRule="auto"/>
        <w:ind w:firstLine="480"/>
        <w:jc w:val="both"/>
        <w:rPr>
          <w:lang w:eastAsia="zh-CN"/>
        </w:rPr>
      </w:pPr>
      <w:r>
        <w:rPr>
          <w:rFonts w:ascii="Times New Roman" w:eastAsia="宋体" w:hAnsi="Times New Roman"/>
          <w:sz w:val="24"/>
        </w:rPr>
        <w:t>例如</w:t>
      </w:r>
      <w:r>
        <w:rPr>
          <w:rFonts w:ascii="Times New Roman" w:eastAsia="宋体" w:hAnsi="Times New Roman"/>
          <w:sz w:val="24"/>
        </w:rPr>
        <w:t xml:space="preserve"> f2fs_release_folio </w:t>
      </w:r>
      <w:r>
        <w:rPr>
          <w:rFonts w:ascii="Times New Roman" w:eastAsia="宋体" w:hAnsi="Times New Roman"/>
          <w:sz w:val="24"/>
        </w:rPr>
        <w:t>和</w:t>
      </w:r>
      <w:r>
        <w:rPr>
          <w:rFonts w:ascii="Times New Roman" w:eastAsia="宋体" w:hAnsi="Times New Roman"/>
          <w:sz w:val="24"/>
        </w:rPr>
        <w:t xml:space="preserve"> f2fs_is_compressed_folio</w:t>
      </w:r>
      <w:r>
        <w:rPr>
          <w:rFonts w:ascii="Times New Roman" w:eastAsia="宋体" w:hAnsi="Times New Roman"/>
          <w:sz w:val="24"/>
        </w:rPr>
        <w:t>。</w:t>
      </w:r>
      <w:r>
        <w:rPr>
          <w:rFonts w:ascii="Times New Roman" w:eastAsia="宋体" w:hAnsi="Times New Roman"/>
          <w:sz w:val="24"/>
          <w:lang w:eastAsia="zh-CN"/>
        </w:rPr>
        <w:t>它们属于</w:t>
      </w:r>
      <w:r>
        <w:rPr>
          <w:rFonts w:ascii="Times New Roman" w:eastAsia="宋体" w:hAnsi="Times New Roman"/>
          <w:sz w:val="24"/>
          <w:lang w:eastAsia="zh-CN"/>
        </w:rPr>
        <w:t xml:space="preserve"> F2FS </w:t>
      </w:r>
      <w:r>
        <w:rPr>
          <w:rFonts w:ascii="Times New Roman" w:eastAsia="宋体" w:hAnsi="Times New Roman"/>
          <w:sz w:val="24"/>
          <w:lang w:eastAsia="zh-CN"/>
        </w:rPr>
        <w:t>代码，但会被通用页缓存回收路径调用；一旦</w:t>
      </w:r>
      <w:r>
        <w:rPr>
          <w:rFonts w:ascii="Times New Roman" w:eastAsia="宋体" w:hAnsi="Times New Roman"/>
          <w:sz w:val="24"/>
          <w:lang w:eastAsia="zh-CN"/>
        </w:rPr>
        <w:t xml:space="preserve"> private </w:t>
      </w:r>
      <w:r>
        <w:rPr>
          <w:rFonts w:ascii="Times New Roman" w:eastAsia="宋体" w:hAnsi="Times New Roman"/>
          <w:sz w:val="24"/>
          <w:lang w:eastAsia="zh-CN"/>
        </w:rPr>
        <w:t>语义不一致，问题会从文件系统内部传到</w:t>
      </w:r>
      <w:r>
        <w:rPr>
          <w:rFonts w:ascii="Times New Roman" w:eastAsia="宋体" w:hAnsi="Times New Roman"/>
          <w:sz w:val="24"/>
          <w:lang w:eastAsia="zh-CN"/>
        </w:rPr>
        <w:t xml:space="preserve"> VFS </w:t>
      </w:r>
      <w:r>
        <w:rPr>
          <w:rFonts w:ascii="Times New Roman" w:eastAsia="宋体" w:hAnsi="Times New Roman"/>
          <w:sz w:val="24"/>
          <w:lang w:eastAsia="zh-CN"/>
        </w:rPr>
        <w:t>和内存回收路径。调用栈如下：</w:t>
      </w:r>
    </w:p>
    <w:p w14:paraId="36D0315D"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lastRenderedPageBreak/>
        <w:br/>
      </w:r>
    </w:p>
    <w:p w14:paraId="6C0291FA"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39A711D1" w14:textId="77777777" w:rsidR="009F31DD" w:rsidRDefault="00591719">
      <w:pPr>
        <w:shd w:val="clear" w:color="auto" w:fill="1E1E1E"/>
        <w:spacing w:after="0" w:line="240" w:lineRule="auto"/>
        <w:rPr>
          <w:lang w:eastAsia="zh-CN"/>
        </w:rPr>
      </w:pPr>
      <w:r>
        <w:rPr>
          <w:rFonts w:ascii="微软雅黑" w:hAnsi="微软雅黑"/>
          <w:color w:val="9CDCFE"/>
          <w:sz w:val="20"/>
          <w:lang w:eastAsia="zh-CN"/>
        </w:rPr>
        <w:t>Call</w:t>
      </w:r>
      <w:r>
        <w:rPr>
          <w:rFonts w:ascii="微软雅黑" w:hAnsi="微软雅黑"/>
          <w:color w:val="D4D4D4"/>
          <w:sz w:val="20"/>
          <w:lang w:eastAsia="zh-CN"/>
        </w:rPr>
        <w:t xml:space="preserve"> </w:t>
      </w:r>
      <w:r>
        <w:rPr>
          <w:rFonts w:ascii="微软雅黑" w:hAnsi="微软雅黑"/>
          <w:color w:val="9CDCFE"/>
          <w:sz w:val="20"/>
          <w:lang w:eastAsia="zh-CN"/>
        </w:rPr>
        <w:t>trace</w:t>
      </w:r>
      <w:r>
        <w:rPr>
          <w:rFonts w:ascii="微软雅黑" w:hAnsi="微软雅黑"/>
          <w:color w:val="D4D4D4"/>
          <w:sz w:val="20"/>
          <w:lang w:eastAsia="zh-CN"/>
        </w:rPr>
        <w:t>:</w:t>
      </w:r>
    </w:p>
    <w:p w14:paraId="59634B47"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9CDCFE"/>
          <w:sz w:val="20"/>
          <w:lang w:eastAsia="zh-CN"/>
        </w:rPr>
        <w:t>show_stack</w:t>
      </w:r>
      <w:r>
        <w:rPr>
          <w:rFonts w:ascii="微软雅黑" w:hAnsi="微软雅黑"/>
          <w:color w:val="D4D4D4"/>
          <w:sz w:val="20"/>
          <w:lang w:eastAsia="zh-CN"/>
        </w:rPr>
        <w:t xml:space="preserve">+0x18/0x24 </w:t>
      </w:r>
      <w:r>
        <w:rPr>
          <w:rFonts w:ascii="微软雅黑" w:hAnsi="微软雅黑"/>
          <w:color w:val="D16969"/>
          <w:sz w:val="20"/>
          <w:lang w:eastAsia="zh-CN"/>
        </w:rPr>
        <w:t>(</w:t>
      </w:r>
      <w:r>
        <w:rPr>
          <w:rFonts w:ascii="微软雅黑" w:hAnsi="微软雅黑"/>
          <w:color w:val="9CDCFE"/>
          <w:sz w:val="20"/>
          <w:lang w:eastAsia="zh-CN"/>
        </w:rPr>
        <w:t>C</w:t>
      </w:r>
      <w:r>
        <w:rPr>
          <w:rFonts w:ascii="微软雅黑" w:hAnsi="微软雅黑"/>
          <w:color w:val="D16969"/>
          <w:sz w:val="20"/>
          <w:lang w:eastAsia="zh-CN"/>
        </w:rPr>
        <w:t>)</w:t>
      </w:r>
    </w:p>
    <w:p w14:paraId="514BC027"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9CDCFE"/>
          <w:sz w:val="20"/>
          <w:lang w:eastAsia="zh-CN"/>
        </w:rPr>
        <w:t>dump_stack_lvl</w:t>
      </w:r>
      <w:r>
        <w:rPr>
          <w:rFonts w:ascii="微软雅黑" w:hAnsi="微软雅黑"/>
          <w:color w:val="D4D4D4"/>
          <w:sz w:val="20"/>
          <w:lang w:eastAsia="zh-CN"/>
        </w:rPr>
        <w:t>+0x78/0x90</w:t>
      </w:r>
    </w:p>
    <w:p w14:paraId="62177E71"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9CDCFE"/>
          <w:sz w:val="20"/>
          <w:lang w:eastAsia="zh-CN"/>
        </w:rPr>
        <w:t>dump_stack</w:t>
      </w:r>
      <w:r>
        <w:rPr>
          <w:rFonts w:ascii="微软雅黑" w:hAnsi="微软雅黑"/>
          <w:color w:val="D4D4D4"/>
          <w:sz w:val="20"/>
          <w:lang w:eastAsia="zh-CN"/>
        </w:rPr>
        <w:t>+0x18/0x24</w:t>
      </w:r>
    </w:p>
    <w:p w14:paraId="3A5AB2EE" w14:textId="77777777" w:rsidR="009F31DD" w:rsidRDefault="00591719">
      <w:pPr>
        <w:shd w:val="clear" w:color="auto" w:fill="1E1E1E"/>
        <w:spacing w:after="0" w:line="240" w:lineRule="auto"/>
        <w:rPr>
          <w:lang w:eastAsia="zh-CN"/>
        </w:rPr>
      </w:pPr>
      <w:r>
        <w:rPr>
          <w:rFonts w:ascii="Consolas" w:eastAsia="微软雅黑" w:hAnsi="Consolas"/>
          <w:color w:val="D4D4D4"/>
          <w:sz w:val="20"/>
          <w:lang w:eastAsia="zh-CN"/>
        </w:rPr>
        <w:t xml:space="preserve">    f2fs_release_folio+0x18/0x50</w:t>
      </w:r>
    </w:p>
    <w:p w14:paraId="448F344B"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filemap_release_folio</w:t>
      </w:r>
      <w:r>
        <w:rPr>
          <w:rFonts w:ascii="微软雅黑" w:hAnsi="微软雅黑"/>
          <w:color w:val="D4D4D4"/>
          <w:sz w:val="20"/>
        </w:rPr>
        <w:t>+0x78/0xbc</w:t>
      </w:r>
    </w:p>
    <w:p w14:paraId="44D6074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mapping_evict_folio</w:t>
      </w:r>
      <w:r>
        <w:rPr>
          <w:rFonts w:ascii="微软雅黑" w:hAnsi="微软雅黑"/>
          <w:color w:val="D4D4D4"/>
          <w:sz w:val="20"/>
        </w:rPr>
        <w:t>+0x8c/0xac</w:t>
      </w:r>
    </w:p>
    <w:p w14:paraId="61E2D79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mapping_try_invalidate</w:t>
      </w:r>
      <w:r>
        <w:rPr>
          <w:rFonts w:ascii="微软雅黑" w:hAnsi="微软雅黑"/>
          <w:color w:val="D4D4D4"/>
          <w:sz w:val="20"/>
        </w:rPr>
        <w:t>+0xbc/0x1a0</w:t>
      </w:r>
    </w:p>
    <w:p w14:paraId="56755B5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invalidate_mapping_pages</w:t>
      </w:r>
      <w:r>
        <w:rPr>
          <w:rFonts w:ascii="微软雅黑" w:hAnsi="微软雅黑"/>
          <w:color w:val="D4D4D4"/>
          <w:sz w:val="20"/>
        </w:rPr>
        <w:t>+0x14/0x20</w:t>
      </w:r>
    </w:p>
    <w:p w14:paraId="6F3D641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drop_pagecache_sb</w:t>
      </w:r>
      <w:r>
        <w:rPr>
          <w:rFonts w:ascii="微软雅黑" w:hAnsi="微软雅黑"/>
          <w:color w:val="D4D4D4"/>
          <w:sz w:val="20"/>
        </w:rPr>
        <w:t>+0xa4/0x128</w:t>
      </w:r>
    </w:p>
    <w:p w14:paraId="213546C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iterate_supers</w:t>
      </w:r>
      <w:r>
        <w:rPr>
          <w:rFonts w:ascii="微软雅黑" w:hAnsi="微软雅黑"/>
          <w:color w:val="D4D4D4"/>
          <w:sz w:val="20"/>
        </w:rPr>
        <w:t>+0x88/0x100</w:t>
      </w:r>
    </w:p>
    <w:p w14:paraId="13EA2A4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drop_caches_sysctl_handler</w:t>
      </w:r>
      <w:r>
        <w:rPr>
          <w:rFonts w:ascii="微软雅黑" w:hAnsi="微软雅黑"/>
          <w:color w:val="D4D4D4"/>
          <w:sz w:val="20"/>
        </w:rPr>
        <w:t>+0x7c/0x190</w:t>
      </w:r>
    </w:p>
    <w:p w14:paraId="1964865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proc_sys_call_handler</w:t>
      </w:r>
      <w:r>
        <w:rPr>
          <w:rFonts w:ascii="微软雅黑" w:hAnsi="微软雅黑"/>
          <w:color w:val="D4D4D4"/>
          <w:sz w:val="20"/>
        </w:rPr>
        <w:t>+0x17c/0x258</w:t>
      </w:r>
    </w:p>
    <w:p w14:paraId="40817E7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proc_sys_write</w:t>
      </w:r>
      <w:r>
        <w:rPr>
          <w:rFonts w:ascii="微软雅黑" w:hAnsi="微软雅黑"/>
          <w:color w:val="D4D4D4"/>
          <w:sz w:val="20"/>
        </w:rPr>
        <w:t>+0x14/0x20</w:t>
      </w:r>
    </w:p>
    <w:p w14:paraId="42DD2EB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vfs_write</w:t>
      </w:r>
      <w:r>
        <w:rPr>
          <w:rFonts w:ascii="微软雅黑" w:hAnsi="微软雅黑"/>
          <w:color w:val="D4D4D4"/>
          <w:sz w:val="20"/>
        </w:rPr>
        <w:t>+0x2b0/0x35c</w:t>
      </w:r>
    </w:p>
    <w:p w14:paraId="3A55DEA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ksys_write</w:t>
      </w:r>
      <w:r>
        <w:rPr>
          <w:rFonts w:ascii="微软雅黑" w:hAnsi="微软雅黑"/>
          <w:color w:val="D4D4D4"/>
          <w:sz w:val="20"/>
        </w:rPr>
        <w:t>+0x68/0xfc</w:t>
      </w:r>
    </w:p>
    <w:p w14:paraId="0B4B5AA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__arm64_sys_write</w:t>
      </w:r>
      <w:r>
        <w:rPr>
          <w:rFonts w:ascii="微软雅黑" w:hAnsi="微软雅黑"/>
          <w:color w:val="D4D4D4"/>
          <w:sz w:val="20"/>
        </w:rPr>
        <w:t>+0x1c/0x28</w:t>
      </w:r>
    </w:p>
    <w:p w14:paraId="64E2668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invoke_syscall</w:t>
      </w:r>
      <w:r>
        <w:rPr>
          <w:rFonts w:ascii="微软雅黑" w:hAnsi="微软雅黑"/>
          <w:color w:val="D4D4D4"/>
          <w:sz w:val="20"/>
        </w:rPr>
        <w:t>+0x48/0x110</w:t>
      </w:r>
    </w:p>
    <w:p w14:paraId="5C8528E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el0_svc_common</w:t>
      </w:r>
      <w:r>
        <w:rPr>
          <w:rFonts w:ascii="微软雅黑" w:hAnsi="微软雅黑"/>
          <w:color w:val="D16969"/>
          <w:sz w:val="20"/>
        </w:rPr>
        <w:t>.</w:t>
      </w:r>
      <w:r>
        <w:rPr>
          <w:rFonts w:ascii="微软雅黑" w:hAnsi="微软雅黑"/>
          <w:color w:val="9CDCFE"/>
          <w:sz w:val="20"/>
        </w:rPr>
        <w:t>constprop</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+0x40/0xe8</w:t>
      </w:r>
    </w:p>
    <w:p w14:paraId="7B7F258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do_el0_svc</w:t>
      </w:r>
      <w:r>
        <w:rPr>
          <w:rFonts w:ascii="微软雅黑" w:hAnsi="微软雅黑"/>
          <w:color w:val="D4D4D4"/>
          <w:sz w:val="20"/>
        </w:rPr>
        <w:t>+0x20/0x2c</w:t>
      </w:r>
    </w:p>
    <w:p w14:paraId="57CF45F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el0_svc</w:t>
      </w:r>
      <w:r>
        <w:rPr>
          <w:rFonts w:ascii="微软雅黑" w:hAnsi="微软雅黑"/>
          <w:color w:val="D4D4D4"/>
          <w:sz w:val="20"/>
        </w:rPr>
        <w:t>+0x30/0xd8</w:t>
      </w:r>
    </w:p>
    <w:p w14:paraId="45BC0F3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el0t_64_sync_handler</w:t>
      </w:r>
      <w:r>
        <w:rPr>
          <w:rFonts w:ascii="微软雅黑" w:hAnsi="微软雅黑"/>
          <w:color w:val="D4D4D4"/>
          <w:sz w:val="20"/>
        </w:rPr>
        <w:t>+0x144/0x168</w:t>
      </w:r>
    </w:p>
    <w:p w14:paraId="5AA1705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el0t_64_sync</w:t>
      </w:r>
      <w:r>
        <w:rPr>
          <w:rFonts w:ascii="微软雅黑" w:hAnsi="微软雅黑"/>
          <w:color w:val="D4D4D4"/>
          <w:sz w:val="20"/>
        </w:rPr>
        <w:t>+0x198/0x19c</w:t>
      </w:r>
    </w:p>
    <w:p w14:paraId="7E5EFFD5" w14:textId="77777777" w:rsidR="009F31DD" w:rsidRDefault="00591719">
      <w:pPr>
        <w:shd w:val="clear" w:color="auto" w:fill="1E1E1E"/>
        <w:spacing w:after="0" w:line="240" w:lineRule="auto"/>
      </w:pPr>
      <w:r>
        <w:rPr>
          <w:rFonts w:ascii="微软雅黑" w:hAnsi="微软雅黑"/>
          <w:color w:val="D4D4D4"/>
          <w:sz w:val="20"/>
        </w:rPr>
        <w:br/>
      </w:r>
    </w:p>
    <w:p w14:paraId="1D898CDC" w14:textId="77777777" w:rsidR="009F31DD" w:rsidRDefault="00591719">
      <w:pPr>
        <w:spacing w:line="360" w:lineRule="auto"/>
        <w:ind w:firstLine="480"/>
        <w:jc w:val="both"/>
        <w:rPr>
          <w:lang w:eastAsia="zh-CN"/>
        </w:rPr>
      </w:pPr>
      <w:r>
        <w:rPr>
          <w:rFonts w:ascii="Times New Roman" w:eastAsia="宋体" w:hAnsi="Times New Roman"/>
          <w:sz w:val="24"/>
        </w:rPr>
        <w:t>该调用栈说明，</w:t>
      </w:r>
      <w:r>
        <w:rPr>
          <w:rFonts w:ascii="Times New Roman" w:eastAsia="宋体" w:hAnsi="Times New Roman"/>
          <w:sz w:val="24"/>
        </w:rPr>
        <w:t xml:space="preserve">folio-&gt;private </w:t>
      </w:r>
      <w:r>
        <w:rPr>
          <w:rFonts w:ascii="Times New Roman" w:eastAsia="宋体" w:hAnsi="Times New Roman"/>
          <w:sz w:val="24"/>
        </w:rPr>
        <w:t>的语义会经过</w:t>
      </w:r>
      <w:r>
        <w:rPr>
          <w:rFonts w:ascii="Times New Roman" w:eastAsia="宋体" w:hAnsi="Times New Roman"/>
          <w:sz w:val="24"/>
        </w:rPr>
        <w:t xml:space="preserve"> filemap_release_folio</w:t>
      </w:r>
      <w:r>
        <w:rPr>
          <w:rFonts w:ascii="Times New Roman" w:eastAsia="宋体" w:hAnsi="Times New Roman"/>
          <w:sz w:val="24"/>
        </w:rPr>
        <w:t>、</w:t>
      </w:r>
      <w:r>
        <w:rPr>
          <w:rFonts w:ascii="Times New Roman" w:eastAsia="宋体" w:hAnsi="Times New Roman"/>
          <w:sz w:val="24"/>
        </w:rPr>
        <w:t xml:space="preserve">mapping_evict_folio </w:t>
      </w:r>
      <w:r>
        <w:rPr>
          <w:rFonts w:ascii="Times New Roman" w:eastAsia="宋体" w:hAnsi="Times New Roman"/>
          <w:sz w:val="24"/>
        </w:rPr>
        <w:t>等通用页缓存路径继续传播。</w:t>
      </w:r>
      <w:r>
        <w:rPr>
          <w:rFonts w:ascii="Times New Roman" w:eastAsia="宋体" w:hAnsi="Times New Roman"/>
          <w:sz w:val="24"/>
        </w:rPr>
        <w:t xml:space="preserve">drop_caches </w:t>
      </w:r>
      <w:r>
        <w:rPr>
          <w:rFonts w:ascii="Times New Roman" w:eastAsia="宋体" w:hAnsi="Times New Roman"/>
          <w:sz w:val="24"/>
        </w:rPr>
        <w:t>等用户可见接口也可能触发这些路径，因此状态访问接口必须在</w:t>
      </w:r>
      <w:r>
        <w:rPr>
          <w:rFonts w:ascii="Times New Roman" w:eastAsia="宋体" w:hAnsi="Times New Roman"/>
          <w:sz w:val="24"/>
        </w:rPr>
        <w:t xml:space="preserve"> F2FS </w:t>
      </w:r>
      <w:r>
        <w:rPr>
          <w:rFonts w:ascii="Times New Roman" w:eastAsia="宋体" w:hAnsi="Times New Roman"/>
          <w:sz w:val="24"/>
        </w:rPr>
        <w:t>和通用页缓存之间保持一致。</w:t>
      </w:r>
    </w:p>
    <w:p w14:paraId="40ED9EC7" w14:textId="77777777" w:rsidR="009F31DD" w:rsidRDefault="00591719">
      <w:pPr>
        <w:spacing w:line="360" w:lineRule="auto"/>
        <w:ind w:firstLine="480"/>
        <w:jc w:val="both"/>
        <w:rPr>
          <w:lang w:eastAsia="zh-CN"/>
        </w:rPr>
      </w:pPr>
      <w:r>
        <w:rPr>
          <w:rFonts w:ascii="Times New Roman" w:eastAsia="宋体" w:hAnsi="Times New Roman"/>
          <w:sz w:val="24"/>
        </w:rPr>
        <w:t xml:space="preserve">order-0 folio </w:t>
      </w:r>
      <w:r>
        <w:rPr>
          <w:rFonts w:ascii="Times New Roman" w:eastAsia="宋体" w:hAnsi="Times New Roman"/>
          <w:sz w:val="24"/>
        </w:rPr>
        <w:t>也不能例外。它大小上仍等同传统</w:t>
      </w:r>
      <w:r>
        <w:rPr>
          <w:rFonts w:ascii="Times New Roman" w:eastAsia="宋体" w:hAnsi="Times New Roman"/>
          <w:sz w:val="24"/>
        </w:rPr>
        <w:t xml:space="preserve"> page</w:t>
      </w:r>
      <w:r>
        <w:rPr>
          <w:rFonts w:ascii="Times New Roman" w:eastAsia="宋体" w:hAnsi="Times New Roman"/>
          <w:sz w:val="24"/>
        </w:rPr>
        <w:t>，但仍可能进入</w:t>
      </w:r>
      <w:r>
        <w:rPr>
          <w:rFonts w:ascii="Times New Roman" w:eastAsia="宋体" w:hAnsi="Times New Roman"/>
          <w:sz w:val="24"/>
        </w:rPr>
        <w:t xml:space="preserve"> iomap buffered write</w:t>
      </w:r>
      <w:r>
        <w:rPr>
          <w:rFonts w:ascii="Times New Roman" w:eastAsia="宋体" w:hAnsi="Times New Roman"/>
          <w:sz w:val="24"/>
        </w:rPr>
        <w:t>、</w:t>
      </w:r>
      <w:r>
        <w:rPr>
          <w:rFonts w:ascii="Times New Roman" w:eastAsia="宋体" w:hAnsi="Times New Roman"/>
          <w:sz w:val="24"/>
        </w:rPr>
        <w:t xml:space="preserve">GC </w:t>
      </w:r>
      <w:r>
        <w:rPr>
          <w:rFonts w:ascii="Times New Roman" w:eastAsia="宋体" w:hAnsi="Times New Roman"/>
          <w:sz w:val="24"/>
        </w:rPr>
        <w:t>搬运和页缓存回收路径。只要这些路径共享</w:t>
      </w:r>
      <w:r>
        <w:rPr>
          <w:rFonts w:ascii="Times New Roman" w:eastAsia="宋体" w:hAnsi="Times New Roman"/>
          <w:sz w:val="24"/>
        </w:rPr>
        <w:t xml:space="preserve"> private </w:t>
      </w:r>
      <w:r>
        <w:rPr>
          <w:rFonts w:ascii="Times New Roman" w:eastAsia="宋体" w:hAnsi="Times New Roman"/>
          <w:sz w:val="24"/>
        </w:rPr>
        <w:t>字段，就必须使用同一种状态对象。</w:t>
      </w:r>
    </w:p>
    <w:p w14:paraId="76F0FD60"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GC </w:t>
      </w:r>
      <w:r>
        <w:rPr>
          <w:rFonts w:ascii="Times New Roman" w:eastAsia="宋体" w:hAnsi="Times New Roman"/>
          <w:sz w:val="24"/>
          <w:lang w:eastAsia="zh-CN"/>
        </w:rPr>
        <w:t>代码路径中的</w:t>
      </w:r>
      <w:r>
        <w:rPr>
          <w:rFonts w:ascii="Times New Roman" w:eastAsia="宋体" w:hAnsi="Times New Roman"/>
          <w:sz w:val="24"/>
          <w:lang w:eastAsia="zh-CN"/>
        </w:rPr>
        <w:t xml:space="preserve"> set_page_private_gcing </w:t>
      </w:r>
      <w:r>
        <w:rPr>
          <w:rFonts w:ascii="Times New Roman" w:eastAsia="宋体" w:hAnsi="Times New Roman"/>
          <w:sz w:val="24"/>
          <w:lang w:eastAsia="zh-CN"/>
        </w:rPr>
        <w:t>调用如下所示：</w:t>
      </w:r>
    </w:p>
    <w:p w14:paraId="163537D9"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File: fs/f2fs/gc.c</w:t>
      </w:r>
    </w:p>
    <w:p w14:paraId="12AC4FEF"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lastRenderedPageBreak/>
        <w:br/>
      </w:r>
    </w:p>
    <w:p w14:paraId="77833DF7"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move_data_page in gc.c */</w:t>
      </w:r>
    </w:p>
    <w:p w14:paraId="00ED2B24" w14:textId="77777777" w:rsidR="009F31DD" w:rsidRDefault="00591719">
      <w:pPr>
        <w:shd w:val="clear" w:color="auto" w:fill="1E1E1E"/>
        <w:spacing w:after="0" w:line="240" w:lineRule="auto"/>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p>
    <w:p w14:paraId="259CA1A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14:paraId="04F33A07" w14:textId="77777777" w:rsidR="009F31DD" w:rsidRDefault="00591719">
      <w:pPr>
        <w:shd w:val="clear" w:color="auto" w:fill="1E1E1E"/>
        <w:spacing w:after="0" w:line="240" w:lineRule="auto"/>
      </w:pPr>
      <w:r>
        <w:rPr>
          <w:rFonts w:ascii="微软雅黑" w:hAnsi="微软雅黑"/>
          <w:color w:val="D16969"/>
          <w:sz w:val="20"/>
        </w:rPr>
        <w:t>{</w:t>
      </w:r>
    </w:p>
    <w:p w14:paraId="0205C4C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325B825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14:paraId="7BA32219" w14:textId="77777777" w:rsidR="009F31DD" w:rsidRDefault="00591719">
      <w:pPr>
        <w:shd w:val="clear" w:color="auto" w:fill="1E1E1E"/>
        <w:spacing w:after="0" w:line="240" w:lineRule="auto"/>
      </w:pPr>
      <w:r>
        <w:rPr>
          <w:rFonts w:ascii="微软雅黑" w:hAnsi="微软雅黑"/>
          <w:color w:val="D4D4D4"/>
          <w:sz w:val="20"/>
        </w:rPr>
        <w:br/>
      </w:r>
    </w:p>
    <w:p w14:paraId="3C6008E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4B42C39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f2fs_get_lock_data_folio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14:paraId="5B553AE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6FC0EC8E" w14:textId="77777777" w:rsidR="009F31DD" w:rsidRDefault="00591719">
      <w:pPr>
        <w:shd w:val="clear" w:color="auto" w:fill="1E1E1E"/>
        <w:spacing w:after="0" w:line="240" w:lineRule="auto"/>
      </w:pPr>
      <w:r>
        <w:rPr>
          <w:rFonts w:ascii="微软雅黑" w:hAnsi="微软雅黑"/>
          <w:color w:val="D4D4D4"/>
          <w:sz w:val="20"/>
        </w:rPr>
        <w:br/>
      </w:r>
    </w:p>
    <w:p w14:paraId="573FF87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gc_type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BG_GC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4C2C219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541132F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14:paraId="32DDCFEE" w14:textId="77777777" w:rsidR="009F31DD" w:rsidRDefault="00591719">
      <w:pPr>
        <w:shd w:val="clear" w:color="auto" w:fill="1E1E1E"/>
        <w:spacing w:after="0" w:line="240" w:lineRule="auto"/>
      </w:pPr>
      <w:r>
        <w:rPr>
          <w:rFonts w:ascii="微软雅黑" w:hAnsi="微软雅黑"/>
          <w:color w:val="D4D4D4"/>
          <w:sz w:val="20"/>
        </w:rPr>
        <w:br/>
      </w:r>
    </w:p>
    <w:p w14:paraId="027EA3E6" w14:textId="77777777" w:rsidR="009F31DD" w:rsidRDefault="00591719">
      <w:pPr>
        <w:shd w:val="clear" w:color="auto" w:fill="1E1E1E"/>
        <w:spacing w:after="0" w:line="240" w:lineRule="auto"/>
      </w:pPr>
      <w:r>
        <w:rPr>
          <w:rFonts w:ascii="Consolas" w:eastAsia="微软雅黑" w:hAnsi="Consolas"/>
          <w:color w:val="D4D4D4"/>
          <w:sz w:val="20"/>
        </w:rPr>
        <w:t xml:space="preserve">        set_page_private_gcing(&amp;folio-&gt;page);</w:t>
      </w:r>
    </w:p>
    <w:p w14:paraId="4F62582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14:paraId="0ADC2FA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3C1CEA97" w14:textId="77777777" w:rsidR="009F31DD" w:rsidRDefault="00591719">
      <w:pPr>
        <w:shd w:val="clear" w:color="auto" w:fill="1E1E1E"/>
        <w:spacing w:after="0" w:line="240" w:lineRule="auto"/>
      </w:pPr>
      <w:r>
        <w:rPr>
          <w:rFonts w:ascii="Consolas" w:eastAsia="微软雅黑" w:hAnsi="Consolas"/>
          <w:color w:val="D4D4D4"/>
          <w:sz w:val="20"/>
        </w:rPr>
        <w:t xml:space="preserve">        set_page_private_gcing(&amp;folio-&gt;page);</w:t>
      </w:r>
    </w:p>
    <w:p w14:paraId="3C60834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f2fs_do_write_data_page</w:t>
      </w:r>
      <w:r>
        <w:rPr>
          <w:rFonts w:ascii="微软雅黑" w:hAnsi="微软雅黑"/>
          <w:color w:val="D16969"/>
          <w:sz w:val="20"/>
        </w:rPr>
        <w:t>(&amp;</w:t>
      </w:r>
      <w:r>
        <w:rPr>
          <w:rFonts w:ascii="微软雅黑" w:hAnsi="微软雅黑"/>
          <w:color w:val="9CDCFE"/>
          <w:sz w:val="20"/>
        </w:rPr>
        <w:t>fio</w:t>
      </w:r>
      <w:r>
        <w:rPr>
          <w:rFonts w:ascii="微软雅黑" w:hAnsi="微软雅黑"/>
          <w:color w:val="D16969"/>
          <w:sz w:val="20"/>
        </w:rPr>
        <w:t>);</w:t>
      </w:r>
    </w:p>
    <w:p w14:paraId="5D997EF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6A9955"/>
          <w:sz w:val="20"/>
        </w:rPr>
        <w:t>// ...</w:t>
      </w:r>
    </w:p>
    <w:p w14:paraId="64A8450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266C4CEC" w14:textId="77777777" w:rsidR="009F31DD" w:rsidRDefault="00591719">
      <w:pPr>
        <w:shd w:val="clear" w:color="auto" w:fill="1E1E1E"/>
        <w:spacing w:after="0" w:line="240" w:lineRule="auto"/>
      </w:pPr>
      <w:r>
        <w:rPr>
          <w:rFonts w:ascii="微软雅黑" w:hAnsi="微软雅黑"/>
          <w:color w:val="D4D4D4"/>
          <w:sz w:val="20"/>
        </w:rPr>
        <w:br/>
      </w:r>
    </w:p>
    <w:p w14:paraId="23CFC27E" w14:textId="77777777" w:rsidR="009F31DD" w:rsidRDefault="00591719">
      <w:pPr>
        <w:shd w:val="clear" w:color="auto" w:fill="1E1E1E"/>
        <w:spacing w:after="0" w:line="240" w:lineRule="auto"/>
      </w:pPr>
      <w:r>
        <w:rPr>
          <w:rFonts w:ascii="微软雅黑" w:hAnsi="微软雅黑"/>
          <w:color w:val="9CDCFE"/>
          <w:sz w:val="20"/>
        </w:rPr>
        <w:t>out</w:t>
      </w:r>
      <w:r>
        <w:rPr>
          <w:rFonts w:ascii="微软雅黑" w:hAnsi="微软雅黑"/>
          <w:color w:val="D4D4D4"/>
          <w:sz w:val="20"/>
        </w:rPr>
        <w:t>:</w:t>
      </w:r>
    </w:p>
    <w:p w14:paraId="74651D8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f2fs_folio_put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14:paraId="662BE33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14:paraId="3CB8C751" w14:textId="77777777" w:rsidR="009F31DD" w:rsidRDefault="00591719">
      <w:pPr>
        <w:shd w:val="clear" w:color="auto" w:fill="1E1E1E"/>
        <w:spacing w:after="0" w:line="240" w:lineRule="auto"/>
      </w:pPr>
      <w:r>
        <w:rPr>
          <w:rFonts w:ascii="微软雅黑" w:hAnsi="微软雅黑"/>
          <w:color w:val="D16969"/>
          <w:sz w:val="20"/>
        </w:rPr>
        <w:t>}</w:t>
      </w:r>
    </w:p>
    <w:p w14:paraId="17C33E74" w14:textId="77777777" w:rsidR="009F31DD" w:rsidRDefault="00591719">
      <w:pPr>
        <w:shd w:val="clear" w:color="auto" w:fill="1E1E1E"/>
        <w:spacing w:after="0" w:line="240" w:lineRule="auto"/>
      </w:pPr>
      <w:r>
        <w:rPr>
          <w:rFonts w:ascii="微软雅黑" w:hAnsi="微软雅黑"/>
          <w:color w:val="D4D4D4"/>
          <w:sz w:val="20"/>
        </w:rPr>
        <w:br/>
      </w:r>
    </w:p>
    <w:p w14:paraId="383F9B51" w14:textId="77777777" w:rsidR="009F31DD" w:rsidRDefault="00591719">
      <w:pPr>
        <w:spacing w:line="360" w:lineRule="auto"/>
        <w:ind w:firstLine="480"/>
        <w:jc w:val="both"/>
        <w:rPr>
          <w:lang w:eastAsia="zh-CN"/>
        </w:rPr>
      </w:pPr>
      <w:r>
        <w:rPr>
          <w:rFonts w:ascii="Times New Roman" w:eastAsia="宋体" w:hAnsi="Times New Roman"/>
          <w:sz w:val="24"/>
        </w:rPr>
        <w:t>触发过程可以按路径理解：</w:t>
      </w:r>
      <w:r>
        <w:rPr>
          <w:rFonts w:ascii="Times New Roman" w:eastAsia="宋体" w:hAnsi="Times New Roman"/>
          <w:sz w:val="24"/>
        </w:rPr>
        <w:t xml:space="preserve">GC </w:t>
      </w:r>
      <w:r>
        <w:rPr>
          <w:rFonts w:ascii="Times New Roman" w:eastAsia="宋体" w:hAnsi="Times New Roman"/>
          <w:sz w:val="24"/>
        </w:rPr>
        <w:t>在</w:t>
      </w:r>
      <w:r>
        <w:rPr>
          <w:rFonts w:ascii="Times New Roman" w:eastAsia="宋体" w:hAnsi="Times New Roman"/>
          <w:sz w:val="24"/>
        </w:rPr>
        <w:t xml:space="preserve"> move_data_page </w:t>
      </w:r>
      <w:r>
        <w:rPr>
          <w:rFonts w:ascii="Times New Roman" w:eastAsia="宋体" w:hAnsi="Times New Roman"/>
          <w:sz w:val="24"/>
        </w:rPr>
        <w:t>中处理</w:t>
      </w:r>
      <w:r>
        <w:rPr>
          <w:rFonts w:ascii="Times New Roman" w:eastAsia="宋体" w:hAnsi="Times New Roman"/>
          <w:sz w:val="24"/>
        </w:rPr>
        <w:t xml:space="preserve"> order-0 folio</w:t>
      </w:r>
      <w:r>
        <w:rPr>
          <w:rFonts w:ascii="Times New Roman" w:eastAsia="宋体" w:hAnsi="Times New Roman"/>
          <w:sz w:val="24"/>
        </w:rPr>
        <w:t>，并把</w:t>
      </w:r>
      <w:r>
        <w:rPr>
          <w:rFonts w:ascii="Times New Roman" w:eastAsia="宋体" w:hAnsi="Times New Roman"/>
          <w:sz w:val="24"/>
        </w:rPr>
        <w:t xml:space="preserve"> ONGOING_MIGRATION </w:t>
      </w:r>
      <w:r>
        <w:rPr>
          <w:rFonts w:ascii="Times New Roman" w:eastAsia="宋体" w:hAnsi="Times New Roman"/>
          <w:sz w:val="24"/>
        </w:rPr>
        <w:t>等标志写入</w:t>
      </w:r>
      <w:r>
        <w:rPr>
          <w:rFonts w:ascii="Times New Roman" w:eastAsia="宋体" w:hAnsi="Times New Roman"/>
          <w:sz w:val="24"/>
        </w:rPr>
        <w:t xml:space="preserve"> folio-&gt;private</w:t>
      </w:r>
      <w:r>
        <w:rPr>
          <w:rFonts w:ascii="Times New Roman" w:eastAsia="宋体" w:hAnsi="Times New Roman"/>
          <w:sz w:val="24"/>
        </w:rPr>
        <w:t>；同一文件随后进入</w:t>
      </w:r>
      <w:r>
        <w:rPr>
          <w:rFonts w:ascii="Times New Roman" w:eastAsia="宋体" w:hAnsi="Times New Roman"/>
          <w:sz w:val="24"/>
        </w:rPr>
        <w:t xml:space="preserve"> iomap buffered write </w:t>
      </w:r>
      <w:r>
        <w:rPr>
          <w:rFonts w:ascii="Times New Roman" w:eastAsia="宋体" w:hAnsi="Times New Roman"/>
          <w:sz w:val="24"/>
        </w:rPr>
        <w:t>时，</w:t>
      </w:r>
      <w:r>
        <w:rPr>
          <w:rFonts w:ascii="Times New Roman" w:eastAsia="宋体" w:hAnsi="Times New Roman"/>
          <w:sz w:val="24"/>
        </w:rPr>
        <w:t xml:space="preserve">iomap </w:t>
      </w:r>
      <w:r>
        <w:rPr>
          <w:rFonts w:ascii="Times New Roman" w:eastAsia="宋体" w:hAnsi="Times New Roman"/>
          <w:sz w:val="24"/>
        </w:rPr>
        <w:t>发现</w:t>
      </w:r>
      <w:r>
        <w:rPr>
          <w:rFonts w:ascii="Times New Roman" w:eastAsia="宋体" w:hAnsi="Times New Roman"/>
          <w:sz w:val="24"/>
        </w:rPr>
        <w:t xml:space="preserve"> private </w:t>
      </w:r>
      <w:r>
        <w:rPr>
          <w:rFonts w:ascii="Times New Roman" w:eastAsia="宋体" w:hAnsi="Times New Roman"/>
          <w:sz w:val="24"/>
        </w:rPr>
        <w:t>非空，可能把它当成状态指针使用。</w:t>
      </w:r>
      <w:r>
        <w:rPr>
          <w:rFonts w:ascii="Times New Roman" w:eastAsia="宋体" w:hAnsi="Times New Roman"/>
          <w:sz w:val="24"/>
          <w:lang w:eastAsia="zh-CN"/>
        </w:rPr>
        <w:t>两条路径对同一字段的解释不同，状态误判由此产生。</w:t>
      </w:r>
    </w:p>
    <w:p w14:paraId="7B364E96"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因此，统一状态结构不能只覆盖高阶</w:t>
      </w:r>
      <w:r>
        <w:rPr>
          <w:rFonts w:ascii="Times New Roman" w:eastAsia="宋体" w:hAnsi="Times New Roman"/>
          <w:sz w:val="24"/>
          <w:lang w:eastAsia="zh-CN"/>
        </w:rPr>
        <w:t xml:space="preserve"> folio</w:t>
      </w:r>
      <w:r>
        <w:rPr>
          <w:rFonts w:ascii="Times New Roman" w:eastAsia="宋体" w:hAnsi="Times New Roman"/>
          <w:sz w:val="24"/>
          <w:lang w:eastAsia="zh-CN"/>
        </w:rPr>
        <w:t>。凡是可能进入</w:t>
      </w:r>
      <w:r>
        <w:rPr>
          <w:rFonts w:ascii="Times New Roman" w:eastAsia="宋体" w:hAnsi="Times New Roman"/>
          <w:sz w:val="24"/>
          <w:lang w:eastAsia="zh-CN"/>
        </w:rPr>
        <w:t xml:space="preserve"> iomap </w:t>
      </w:r>
      <w:r>
        <w:rPr>
          <w:rFonts w:ascii="Times New Roman" w:eastAsia="宋体" w:hAnsi="Times New Roman"/>
          <w:sz w:val="24"/>
          <w:lang w:eastAsia="zh-CN"/>
        </w:rPr>
        <w:t>的</w:t>
      </w:r>
      <w:r>
        <w:rPr>
          <w:rFonts w:ascii="Times New Roman" w:eastAsia="宋体" w:hAnsi="Times New Roman"/>
          <w:sz w:val="24"/>
          <w:lang w:eastAsia="zh-CN"/>
        </w:rPr>
        <w:t xml:space="preserve"> folio</w:t>
      </w:r>
      <w:r>
        <w:rPr>
          <w:rFonts w:ascii="Times New Roman" w:eastAsia="宋体" w:hAnsi="Times New Roman"/>
          <w:sz w:val="24"/>
          <w:lang w:eastAsia="zh-CN"/>
        </w:rPr>
        <w:t>，包括</w:t>
      </w:r>
      <w:r>
        <w:rPr>
          <w:rFonts w:ascii="Times New Roman" w:eastAsia="宋体" w:hAnsi="Times New Roman"/>
          <w:sz w:val="24"/>
          <w:lang w:eastAsia="zh-CN"/>
        </w:rPr>
        <w:t xml:space="preserve"> order-0 folio</w:t>
      </w:r>
      <w:r>
        <w:rPr>
          <w:rFonts w:ascii="Times New Roman" w:eastAsia="宋体" w:hAnsi="Times New Roman"/>
          <w:sz w:val="24"/>
          <w:lang w:eastAsia="zh-CN"/>
        </w:rPr>
        <w:t>，都需要用同一种对象保存</w:t>
      </w:r>
      <w:r>
        <w:rPr>
          <w:rFonts w:ascii="Times New Roman" w:eastAsia="宋体" w:hAnsi="Times New Roman"/>
          <w:sz w:val="24"/>
          <w:lang w:eastAsia="zh-CN"/>
        </w:rPr>
        <w:t xml:space="preserve"> F2FS </w:t>
      </w:r>
      <w:r>
        <w:rPr>
          <w:rFonts w:ascii="Times New Roman" w:eastAsia="宋体" w:hAnsi="Times New Roman"/>
          <w:sz w:val="24"/>
          <w:lang w:eastAsia="zh-CN"/>
        </w:rPr>
        <w:t>私有标志和</w:t>
      </w:r>
      <w:r>
        <w:rPr>
          <w:rFonts w:ascii="Times New Roman" w:eastAsia="宋体" w:hAnsi="Times New Roman"/>
          <w:sz w:val="24"/>
          <w:lang w:eastAsia="zh-CN"/>
        </w:rPr>
        <w:t xml:space="preserve"> iomap </w:t>
      </w:r>
      <w:r>
        <w:rPr>
          <w:rFonts w:ascii="Times New Roman" w:eastAsia="宋体" w:hAnsi="Times New Roman"/>
          <w:sz w:val="24"/>
          <w:lang w:eastAsia="zh-CN"/>
        </w:rPr>
        <w:t>位图。这样才能让</w:t>
      </w:r>
      <w:r>
        <w:rPr>
          <w:rFonts w:ascii="Times New Roman" w:eastAsia="宋体" w:hAnsi="Times New Roman"/>
          <w:sz w:val="24"/>
          <w:lang w:eastAsia="zh-CN"/>
        </w:rPr>
        <w:t xml:space="preserve"> GC</w:t>
      </w:r>
      <w:r>
        <w:rPr>
          <w:rFonts w:ascii="Times New Roman" w:eastAsia="宋体" w:hAnsi="Times New Roman"/>
          <w:sz w:val="24"/>
          <w:lang w:eastAsia="zh-CN"/>
        </w:rPr>
        <w:t>、</w:t>
      </w:r>
      <w:r>
        <w:rPr>
          <w:rFonts w:ascii="Times New Roman" w:eastAsia="宋体" w:hAnsi="Times New Roman"/>
          <w:sz w:val="24"/>
          <w:lang w:eastAsia="zh-CN"/>
        </w:rPr>
        <w:t xml:space="preserve">buffered write </w:t>
      </w:r>
      <w:r>
        <w:rPr>
          <w:rFonts w:ascii="Times New Roman" w:eastAsia="宋体" w:hAnsi="Times New Roman"/>
          <w:sz w:val="24"/>
          <w:lang w:eastAsia="zh-CN"/>
        </w:rPr>
        <w:t>和页缓存回收路径看到同一种</w:t>
      </w:r>
      <w:r>
        <w:rPr>
          <w:rFonts w:ascii="Times New Roman" w:eastAsia="宋体" w:hAnsi="Times New Roman"/>
          <w:sz w:val="24"/>
          <w:lang w:eastAsia="zh-CN"/>
        </w:rPr>
        <w:t xml:space="preserve"> private </w:t>
      </w:r>
      <w:r>
        <w:rPr>
          <w:rFonts w:ascii="Times New Roman" w:eastAsia="宋体" w:hAnsi="Times New Roman"/>
          <w:sz w:val="24"/>
          <w:lang w:eastAsia="zh-CN"/>
        </w:rPr>
        <w:t>语义。</w:t>
      </w:r>
    </w:p>
    <w:p w14:paraId="6D71BA5D" w14:textId="77777777" w:rsidR="009F31DD" w:rsidRDefault="00591719">
      <w:pPr>
        <w:pStyle w:val="31"/>
        <w:rPr>
          <w:lang w:eastAsia="zh-CN"/>
        </w:rPr>
      </w:pPr>
      <w:bookmarkStart w:id="97" w:name="_Toc229384992"/>
      <w:r>
        <w:rPr>
          <w:rFonts w:ascii="Times New Roman" w:eastAsia="宋体" w:hAnsi="Times New Roman"/>
          <w:lang w:eastAsia="zh-CN"/>
        </w:rPr>
        <w:t xml:space="preserve">3.2.3  I/O </w:t>
      </w:r>
      <w:r>
        <w:rPr>
          <w:rFonts w:ascii="Times New Roman" w:eastAsia="宋体" w:hAnsi="Times New Roman"/>
          <w:lang w:eastAsia="zh-CN"/>
        </w:rPr>
        <w:t>描述粒度限制</w:t>
      </w:r>
      <w:bookmarkEnd w:id="97"/>
    </w:p>
    <w:p w14:paraId="3F0774F3" w14:textId="77777777" w:rsidR="009F31DD" w:rsidRDefault="00591719">
      <w:pPr>
        <w:spacing w:line="360" w:lineRule="auto"/>
        <w:ind w:firstLine="480"/>
        <w:jc w:val="both"/>
        <w:rPr>
          <w:lang w:eastAsia="zh-CN"/>
        </w:rPr>
      </w:pPr>
      <w:r>
        <w:rPr>
          <w:rFonts w:ascii="Times New Roman" w:eastAsia="宋体" w:hAnsi="Times New Roman"/>
          <w:sz w:val="24"/>
        </w:rPr>
        <w:t xml:space="preserve">F2FS </w:t>
      </w:r>
      <w:r>
        <w:rPr>
          <w:rFonts w:ascii="Times New Roman" w:eastAsia="宋体" w:hAnsi="Times New Roman"/>
          <w:sz w:val="24"/>
        </w:rPr>
        <w:t>使用</w:t>
      </w:r>
      <w:r>
        <w:rPr>
          <w:rFonts w:ascii="Times New Roman" w:eastAsia="宋体" w:hAnsi="Times New Roman"/>
          <w:sz w:val="24"/>
        </w:rPr>
        <w:t xml:space="preserve"> f2fs_io_info </w:t>
      </w:r>
      <w:r>
        <w:rPr>
          <w:rFonts w:ascii="Times New Roman" w:eastAsia="宋体" w:hAnsi="Times New Roman"/>
          <w:sz w:val="24"/>
        </w:rPr>
        <w:t>描述一次</w:t>
      </w:r>
      <w:r>
        <w:rPr>
          <w:rFonts w:ascii="Times New Roman" w:eastAsia="宋体" w:hAnsi="Times New Roman"/>
          <w:sz w:val="24"/>
        </w:rPr>
        <w:t xml:space="preserve"> I/O </w:t>
      </w:r>
      <w:r>
        <w:rPr>
          <w:rFonts w:ascii="Times New Roman" w:eastAsia="宋体" w:hAnsi="Times New Roman"/>
          <w:sz w:val="24"/>
        </w:rPr>
        <w:t>请求。原结构只携带</w:t>
      </w:r>
      <w:r>
        <w:rPr>
          <w:rFonts w:ascii="Times New Roman" w:eastAsia="宋体" w:hAnsi="Times New Roman"/>
          <w:sz w:val="24"/>
        </w:rPr>
        <w:t xml:space="preserve"> page </w:t>
      </w:r>
      <w:r>
        <w:rPr>
          <w:rFonts w:ascii="Times New Roman" w:eastAsia="宋体" w:hAnsi="Times New Roman"/>
          <w:sz w:val="24"/>
        </w:rPr>
        <w:t>指针时，提交路径很难表达</w:t>
      </w:r>
      <w:r>
        <w:rPr>
          <w:rFonts w:ascii="Times New Roman" w:eastAsia="宋体" w:hAnsi="Times New Roman"/>
          <w:sz w:val="24"/>
        </w:rPr>
        <w:t>“</w:t>
      </w:r>
      <w:r>
        <w:rPr>
          <w:rFonts w:ascii="Times New Roman" w:eastAsia="宋体" w:hAnsi="Times New Roman"/>
          <w:sz w:val="24"/>
        </w:rPr>
        <w:t>当前</w:t>
      </w:r>
      <w:r>
        <w:rPr>
          <w:rFonts w:ascii="Times New Roman" w:eastAsia="宋体" w:hAnsi="Times New Roman"/>
          <w:sz w:val="24"/>
        </w:rPr>
        <w:t xml:space="preserve"> page </w:t>
      </w:r>
      <w:r>
        <w:rPr>
          <w:rFonts w:ascii="Times New Roman" w:eastAsia="宋体" w:hAnsi="Times New Roman"/>
          <w:sz w:val="24"/>
        </w:rPr>
        <w:t>位于哪个</w:t>
      </w:r>
      <w:r>
        <w:rPr>
          <w:rFonts w:ascii="Times New Roman" w:eastAsia="宋体" w:hAnsi="Times New Roman"/>
          <w:sz w:val="24"/>
        </w:rPr>
        <w:t xml:space="preserve"> folio</w:t>
      </w:r>
      <w:r>
        <w:rPr>
          <w:rFonts w:ascii="Times New Roman" w:eastAsia="宋体" w:hAnsi="Times New Roman"/>
          <w:sz w:val="24"/>
        </w:rPr>
        <w:t>、对应</w:t>
      </w:r>
      <w:r>
        <w:rPr>
          <w:rFonts w:ascii="Times New Roman" w:eastAsia="宋体" w:hAnsi="Times New Roman"/>
          <w:sz w:val="24"/>
        </w:rPr>
        <w:t xml:space="preserve"> folio </w:t>
      </w:r>
      <w:r>
        <w:rPr>
          <w:rFonts w:ascii="Times New Roman" w:eastAsia="宋体" w:hAnsi="Times New Roman"/>
          <w:sz w:val="24"/>
        </w:rPr>
        <w:t>内哪个偏移</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lang w:eastAsia="zh-CN"/>
        </w:rPr>
        <w:t xml:space="preserve">Large Folio </w:t>
      </w:r>
      <w:r>
        <w:rPr>
          <w:rFonts w:ascii="Times New Roman" w:eastAsia="宋体" w:hAnsi="Times New Roman"/>
          <w:sz w:val="24"/>
          <w:lang w:eastAsia="zh-CN"/>
        </w:rPr>
        <w:t>写回需要这个偏移信息，否则</w:t>
      </w:r>
      <w:r>
        <w:rPr>
          <w:rFonts w:ascii="Times New Roman" w:eastAsia="宋体" w:hAnsi="Times New Roman"/>
          <w:sz w:val="24"/>
          <w:lang w:eastAsia="zh-CN"/>
        </w:rPr>
        <w:t xml:space="preserve"> bio </w:t>
      </w:r>
      <w:r>
        <w:rPr>
          <w:rFonts w:ascii="Times New Roman" w:eastAsia="宋体" w:hAnsi="Times New Roman"/>
          <w:sz w:val="24"/>
          <w:lang w:eastAsia="zh-CN"/>
        </w:rPr>
        <w:t>中加入的范围可能从</w:t>
      </w:r>
      <w:r>
        <w:rPr>
          <w:rFonts w:ascii="Times New Roman" w:eastAsia="宋体" w:hAnsi="Times New Roman"/>
          <w:sz w:val="24"/>
          <w:lang w:eastAsia="zh-CN"/>
        </w:rPr>
        <w:t xml:space="preserve"> folio </w:t>
      </w:r>
      <w:r>
        <w:rPr>
          <w:rFonts w:ascii="Times New Roman" w:eastAsia="宋体" w:hAnsi="Times New Roman"/>
          <w:sz w:val="24"/>
          <w:lang w:eastAsia="zh-CN"/>
        </w:rPr>
        <w:t>起始位置计算，造成提交范围与实际逻辑块不一致。源码位置：</w:t>
      </w:r>
      <w:r>
        <w:rPr>
          <w:rFonts w:ascii="Times New Roman" w:eastAsia="宋体" w:hAnsi="Times New Roman"/>
          <w:sz w:val="24"/>
          <w:lang w:eastAsia="zh-CN"/>
        </w:rPr>
        <w:t>fs/f2fs/f2fs.h:1230-1255</w:t>
      </w:r>
      <w:r>
        <w:rPr>
          <w:rFonts w:ascii="Times New Roman" w:eastAsia="宋体" w:hAnsi="Times New Roman"/>
          <w:sz w:val="24"/>
          <w:lang w:eastAsia="zh-CN"/>
        </w:rPr>
        <w:t>。</w:t>
      </w:r>
    </w:p>
    <w:p w14:paraId="1C1E6F2A" w14:textId="77777777" w:rsidR="009F31DD" w:rsidRDefault="00591719">
      <w:pPr>
        <w:pStyle w:val="21"/>
        <w:rPr>
          <w:lang w:eastAsia="zh-CN"/>
        </w:rPr>
      </w:pPr>
      <w:bookmarkStart w:id="98" w:name="_Toc227766955"/>
      <w:bookmarkStart w:id="99" w:name="_Toc228288623"/>
      <w:bookmarkStart w:id="100" w:name="_Toc229384993"/>
      <w:r>
        <w:rPr>
          <w:rFonts w:ascii="Times New Roman" w:eastAsia="宋体" w:hAnsi="Times New Roman"/>
          <w:lang w:eastAsia="zh-CN"/>
        </w:rPr>
        <w:t xml:space="preserve">3.3  </w:t>
      </w:r>
      <w:r>
        <w:rPr>
          <w:rFonts w:ascii="Times New Roman" w:eastAsia="宋体" w:hAnsi="Times New Roman"/>
          <w:lang w:eastAsia="zh-CN"/>
        </w:rPr>
        <w:t>压缩文件场景下的复杂性</w:t>
      </w:r>
      <w:bookmarkEnd w:id="98"/>
      <w:bookmarkEnd w:id="99"/>
      <w:bookmarkEnd w:id="100"/>
    </w:p>
    <w:p w14:paraId="569B4C6A" w14:textId="77777777" w:rsidR="009F31DD" w:rsidRDefault="00591719">
      <w:pPr>
        <w:pStyle w:val="31"/>
        <w:rPr>
          <w:lang w:eastAsia="zh-CN"/>
        </w:rPr>
      </w:pPr>
      <w:bookmarkStart w:id="101" w:name="_Toc227766956"/>
      <w:bookmarkStart w:id="102" w:name="_Toc228288624"/>
      <w:bookmarkStart w:id="103" w:name="_Toc229384994"/>
      <w:r>
        <w:rPr>
          <w:rFonts w:ascii="Times New Roman" w:eastAsia="宋体" w:hAnsi="Times New Roman"/>
          <w:lang w:eastAsia="zh-CN"/>
        </w:rPr>
        <w:t xml:space="preserve">3.3.1  </w:t>
      </w:r>
      <w:r>
        <w:rPr>
          <w:rFonts w:ascii="Times New Roman" w:eastAsia="宋体" w:hAnsi="Times New Roman"/>
          <w:lang w:eastAsia="zh-CN"/>
        </w:rPr>
        <w:t>压缩簇与</w:t>
      </w:r>
      <w:r>
        <w:rPr>
          <w:rFonts w:ascii="Times New Roman" w:eastAsia="宋体" w:hAnsi="Times New Roman"/>
          <w:lang w:eastAsia="zh-CN"/>
        </w:rPr>
        <w:t xml:space="preserve"> Folio </w:t>
      </w:r>
      <w:r>
        <w:rPr>
          <w:rFonts w:ascii="Times New Roman" w:eastAsia="宋体" w:hAnsi="Times New Roman"/>
          <w:lang w:eastAsia="zh-CN"/>
        </w:rPr>
        <w:t>边界的不对齐</w:t>
      </w:r>
      <w:bookmarkEnd w:id="101"/>
      <w:bookmarkEnd w:id="102"/>
      <w:bookmarkEnd w:id="103"/>
    </w:p>
    <w:p w14:paraId="1ECF5427"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压缩文件读取不能简单复用普通</w:t>
      </w:r>
      <w:r>
        <w:rPr>
          <w:rFonts w:ascii="Times New Roman" w:eastAsia="宋体" w:hAnsi="Times New Roman"/>
          <w:sz w:val="24"/>
          <w:lang w:eastAsia="zh-CN"/>
        </w:rPr>
        <w:t xml:space="preserve"> buffered read</w:t>
      </w:r>
      <w:r>
        <w:rPr>
          <w:rFonts w:ascii="Times New Roman" w:eastAsia="宋体" w:hAnsi="Times New Roman"/>
          <w:sz w:val="24"/>
          <w:lang w:eastAsia="zh-CN"/>
        </w:rPr>
        <w:t>。普通文件可以把磁盘块直接读入目标</w:t>
      </w:r>
      <w:r>
        <w:rPr>
          <w:rFonts w:ascii="Times New Roman" w:eastAsia="宋体" w:hAnsi="Times New Roman"/>
          <w:sz w:val="24"/>
          <w:lang w:eastAsia="zh-CN"/>
        </w:rPr>
        <w:t xml:space="preserve"> folio</w:t>
      </w:r>
      <w:r>
        <w:rPr>
          <w:rFonts w:ascii="Times New Roman" w:eastAsia="宋体" w:hAnsi="Times New Roman"/>
          <w:sz w:val="24"/>
          <w:lang w:eastAsia="zh-CN"/>
        </w:rPr>
        <w:t>；压缩文件则需要先读取压缩数据，再解压到目标</w:t>
      </w:r>
      <w:r>
        <w:rPr>
          <w:rFonts w:ascii="Times New Roman" w:eastAsia="宋体" w:hAnsi="Times New Roman"/>
          <w:sz w:val="24"/>
          <w:lang w:eastAsia="zh-CN"/>
        </w:rPr>
        <w:t xml:space="preserve"> folio</w:t>
      </w:r>
      <w:r>
        <w:rPr>
          <w:rFonts w:ascii="Times New Roman" w:eastAsia="宋体" w:hAnsi="Times New Roman"/>
          <w:sz w:val="24"/>
          <w:lang w:eastAsia="zh-CN"/>
        </w:rPr>
        <w:t>。后续状态管理必须同时覆盖磁盘</w:t>
      </w:r>
      <w:r>
        <w:rPr>
          <w:rFonts w:ascii="Times New Roman" w:eastAsia="宋体" w:hAnsi="Times New Roman"/>
          <w:sz w:val="24"/>
          <w:lang w:eastAsia="zh-CN"/>
        </w:rPr>
        <w:t xml:space="preserve"> I/O </w:t>
      </w:r>
      <w:r>
        <w:rPr>
          <w:rFonts w:ascii="Times New Roman" w:eastAsia="宋体" w:hAnsi="Times New Roman"/>
          <w:sz w:val="24"/>
          <w:lang w:eastAsia="zh-CN"/>
        </w:rPr>
        <w:t>和解压完成两个阶段。</w:t>
      </w:r>
    </w:p>
    <w:p w14:paraId="12DC2740" w14:textId="77777777" w:rsidR="009F31DD" w:rsidRDefault="00591719">
      <w:pPr>
        <w:spacing w:line="360" w:lineRule="auto"/>
        <w:ind w:firstLine="480"/>
        <w:jc w:val="both"/>
        <w:rPr>
          <w:lang w:eastAsia="zh-CN"/>
        </w:rPr>
      </w:pPr>
      <w:r>
        <w:rPr>
          <w:rFonts w:ascii="Times New Roman" w:eastAsia="宋体" w:hAnsi="Times New Roman"/>
          <w:sz w:val="24"/>
          <w:lang w:eastAsia="zh-CN"/>
        </w:rPr>
        <w:t>压缩读路径先把压缩数据读入临时缓冲页，再由解压逻辑把明文写入目标</w:t>
      </w:r>
      <w:r>
        <w:rPr>
          <w:rFonts w:ascii="Times New Roman" w:eastAsia="宋体" w:hAnsi="Times New Roman"/>
          <w:sz w:val="24"/>
          <w:lang w:eastAsia="zh-CN"/>
        </w:rPr>
        <w:t xml:space="preserve"> folio</w:t>
      </w:r>
      <w:r>
        <w:rPr>
          <w:rFonts w:ascii="Times New Roman" w:eastAsia="宋体" w:hAnsi="Times New Roman"/>
          <w:sz w:val="24"/>
          <w:lang w:eastAsia="zh-CN"/>
        </w:rPr>
        <w:t>。目标</w:t>
      </w:r>
      <w:r>
        <w:rPr>
          <w:rFonts w:ascii="Times New Roman" w:eastAsia="宋体" w:hAnsi="Times New Roman"/>
          <w:sz w:val="24"/>
          <w:lang w:eastAsia="zh-CN"/>
        </w:rPr>
        <w:t xml:space="preserve"> folio </w:t>
      </w:r>
      <w:r>
        <w:rPr>
          <w:rFonts w:ascii="Times New Roman" w:eastAsia="宋体" w:hAnsi="Times New Roman"/>
          <w:sz w:val="24"/>
          <w:lang w:eastAsia="zh-CN"/>
        </w:rPr>
        <w:t>的</w:t>
      </w:r>
      <w:r>
        <w:rPr>
          <w:rFonts w:ascii="Times New Roman" w:eastAsia="宋体" w:hAnsi="Times New Roman"/>
          <w:sz w:val="24"/>
          <w:lang w:eastAsia="zh-CN"/>
        </w:rPr>
        <w:t xml:space="preserve"> uptodate </w:t>
      </w:r>
      <w:r>
        <w:rPr>
          <w:rFonts w:ascii="Times New Roman" w:eastAsia="宋体" w:hAnsi="Times New Roman"/>
          <w:sz w:val="24"/>
          <w:lang w:eastAsia="zh-CN"/>
        </w:rPr>
        <w:t>状态不能只跟随磁盘</w:t>
      </w:r>
      <w:r>
        <w:rPr>
          <w:rFonts w:ascii="Times New Roman" w:eastAsia="宋体" w:hAnsi="Times New Roman"/>
          <w:sz w:val="24"/>
          <w:lang w:eastAsia="zh-CN"/>
        </w:rPr>
        <w:t xml:space="preserve"> bio </w:t>
      </w:r>
      <w:r>
        <w:rPr>
          <w:rFonts w:ascii="Times New Roman" w:eastAsia="宋体" w:hAnsi="Times New Roman"/>
          <w:sz w:val="24"/>
          <w:lang w:eastAsia="zh-CN"/>
        </w:rPr>
        <w:t>完成，还要等解压结果真正落入对应字节范围。</w:t>
      </w:r>
    </w:p>
    <w:p w14:paraId="22DA75E1"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还支持部分压缩，同一文件内可能同时存在压缩簇和未压缩块。</w:t>
      </w:r>
      <w:r>
        <w:rPr>
          <w:rFonts w:ascii="Times New Roman" w:eastAsia="宋体" w:hAnsi="Times New Roman"/>
          <w:sz w:val="24"/>
          <w:lang w:eastAsia="zh-CN"/>
        </w:rPr>
        <w:t xml:space="preserve">Large Folio </w:t>
      </w:r>
      <w:r>
        <w:rPr>
          <w:rFonts w:ascii="Times New Roman" w:eastAsia="宋体" w:hAnsi="Times New Roman"/>
          <w:sz w:val="24"/>
          <w:lang w:eastAsia="zh-CN"/>
        </w:rPr>
        <w:t>使这个问题更明显：一个</w:t>
      </w:r>
      <w:r>
        <w:rPr>
          <w:rFonts w:ascii="Times New Roman" w:eastAsia="宋体" w:hAnsi="Times New Roman"/>
          <w:sz w:val="24"/>
          <w:lang w:eastAsia="zh-CN"/>
        </w:rPr>
        <w:t xml:space="preserve"> folio </w:t>
      </w:r>
      <w:r>
        <w:rPr>
          <w:rFonts w:ascii="Times New Roman" w:eastAsia="宋体" w:hAnsi="Times New Roman"/>
          <w:sz w:val="24"/>
          <w:lang w:eastAsia="zh-CN"/>
        </w:rPr>
        <w:t>可能跨过多个压缩簇，也可能同时覆盖非压缩数据。这样，</w:t>
      </w:r>
      <w:r>
        <w:rPr>
          <w:rFonts w:ascii="Times New Roman" w:eastAsia="宋体" w:hAnsi="Times New Roman"/>
          <w:sz w:val="24"/>
          <w:lang w:eastAsia="zh-CN"/>
        </w:rPr>
        <w:t xml:space="preserve">folio </w:t>
      </w:r>
      <w:r>
        <w:rPr>
          <w:rFonts w:ascii="Times New Roman" w:eastAsia="宋体" w:hAnsi="Times New Roman"/>
          <w:sz w:val="24"/>
          <w:lang w:eastAsia="zh-CN"/>
        </w:rPr>
        <w:t>边界、压缩簇边界和磁盘映射边界不再重合，读取路径必须按子区间选择直接读或解压读。</w:t>
      </w:r>
    </w:p>
    <w:p w14:paraId="31E8F1FC" w14:textId="77777777" w:rsidR="009F31DD" w:rsidRDefault="00591719">
      <w:pPr>
        <w:jc w:val="center"/>
      </w:pPr>
      <w:r>
        <w:rPr>
          <w:noProof/>
          <w:lang w:eastAsia="zh-CN"/>
        </w:rPr>
        <w:lastRenderedPageBreak/>
        <w:drawing>
          <wp:inline distT="0" distB="0" distL="0" distR="0" wp14:anchorId="4BE7C040" wp14:editId="14C72CE5">
            <wp:extent cx="5158359" cy="4040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png"/>
                    <pic:cNvPicPr/>
                  </pic:nvPicPr>
                  <pic:blipFill>
                    <a:blip r:embed="rId15"/>
                    <a:stretch>
                      <a:fillRect/>
                    </a:stretch>
                  </pic:blipFill>
                  <pic:spPr>
                    <a:xfrm>
                      <a:off x="0" y="0"/>
                      <a:ext cx="5158359" cy="4040043"/>
                    </a:xfrm>
                    <a:prstGeom prst="rect">
                      <a:avLst/>
                    </a:prstGeom>
                  </pic:spPr>
                </pic:pic>
              </a:graphicData>
            </a:graphic>
          </wp:inline>
        </w:drawing>
      </w:r>
    </w:p>
    <w:p w14:paraId="509821B2" w14:textId="77777777" w:rsidR="009F31DD" w:rsidRDefault="00591719">
      <w:pPr>
        <w:jc w:val="center"/>
        <w:rPr>
          <w:lang w:eastAsia="zh-CN"/>
        </w:rPr>
      </w:pPr>
      <w:r>
        <w:rPr>
          <w:rFonts w:ascii="宋体" w:eastAsia="宋体" w:hAnsi="宋体"/>
          <w:sz w:val="21"/>
          <w:lang w:eastAsia="zh-CN"/>
        </w:rPr>
        <w:t>图 3-3 压缩簇与 Folio 边界错位示意图</w:t>
      </w:r>
    </w:p>
    <w:p w14:paraId="775178A3" w14:textId="77777777" w:rsidR="009F31DD" w:rsidRDefault="00591719">
      <w:pPr>
        <w:pStyle w:val="31"/>
        <w:rPr>
          <w:lang w:eastAsia="zh-CN"/>
        </w:rPr>
      </w:pPr>
      <w:bookmarkStart w:id="104" w:name="_Toc227766957"/>
      <w:bookmarkStart w:id="105" w:name="_Toc228288625"/>
      <w:bookmarkStart w:id="106" w:name="_Toc229384995"/>
      <w:r>
        <w:rPr>
          <w:rFonts w:ascii="Times New Roman" w:eastAsia="宋体" w:hAnsi="Times New Roman"/>
          <w:lang w:eastAsia="zh-CN"/>
        </w:rPr>
        <w:t xml:space="preserve">3.3.2  </w:t>
      </w:r>
      <w:r>
        <w:rPr>
          <w:rFonts w:ascii="Times New Roman" w:eastAsia="宋体" w:hAnsi="Times New Roman"/>
          <w:lang w:eastAsia="zh-CN"/>
        </w:rPr>
        <w:t>混合</w:t>
      </w:r>
      <w:r>
        <w:rPr>
          <w:rFonts w:ascii="Times New Roman" w:eastAsia="宋体" w:hAnsi="Times New Roman"/>
          <w:lang w:eastAsia="zh-CN"/>
        </w:rPr>
        <w:t xml:space="preserve"> I/O </w:t>
      </w:r>
      <w:r>
        <w:rPr>
          <w:rFonts w:ascii="Times New Roman" w:eastAsia="宋体" w:hAnsi="Times New Roman"/>
          <w:lang w:eastAsia="zh-CN"/>
        </w:rPr>
        <w:t>模型（压缩与非压缩混排）</w:t>
      </w:r>
      <w:bookmarkEnd w:id="104"/>
      <w:bookmarkEnd w:id="105"/>
      <w:bookmarkEnd w:id="106"/>
    </w:p>
    <w:p w14:paraId="0B8DF04A" w14:textId="77777777" w:rsidR="009F31DD" w:rsidRDefault="00591719">
      <w:pPr>
        <w:spacing w:line="360" w:lineRule="auto"/>
        <w:ind w:firstLine="480"/>
        <w:jc w:val="both"/>
        <w:rPr>
          <w:lang w:eastAsia="zh-CN"/>
        </w:rPr>
      </w:pPr>
      <w:r>
        <w:rPr>
          <w:rFonts w:ascii="Times New Roman" w:eastAsia="宋体" w:hAnsi="Times New Roman"/>
          <w:sz w:val="24"/>
        </w:rPr>
        <w:t>核心挑战来自混合</w:t>
      </w:r>
      <w:r>
        <w:rPr>
          <w:rFonts w:ascii="Times New Roman" w:eastAsia="宋体" w:hAnsi="Times New Roman"/>
          <w:sz w:val="24"/>
        </w:rPr>
        <w:t xml:space="preserve"> I/O </w:t>
      </w:r>
      <w:r>
        <w:rPr>
          <w:rFonts w:ascii="Times New Roman" w:eastAsia="宋体" w:hAnsi="Times New Roman"/>
          <w:sz w:val="24"/>
        </w:rPr>
        <w:t>模型和状态管理。一个</w:t>
      </w:r>
      <w:r>
        <w:rPr>
          <w:rFonts w:ascii="Times New Roman" w:eastAsia="宋体" w:hAnsi="Times New Roman"/>
          <w:sz w:val="24"/>
        </w:rPr>
        <w:t xml:space="preserve"> Large Folio </w:t>
      </w:r>
      <w:r>
        <w:rPr>
          <w:rFonts w:ascii="Times New Roman" w:eastAsia="宋体" w:hAnsi="Times New Roman"/>
          <w:sz w:val="24"/>
        </w:rPr>
        <w:t>的不同部分可能由不同路径填充。</w:t>
      </w:r>
      <w:r>
        <w:rPr>
          <w:rFonts w:ascii="Times New Roman" w:eastAsia="宋体" w:hAnsi="Times New Roman"/>
          <w:sz w:val="24"/>
          <w:lang w:eastAsia="zh-CN"/>
        </w:rPr>
        <w:t>非压缩子区间可以通过</w:t>
      </w:r>
      <w:r>
        <w:rPr>
          <w:rFonts w:ascii="Times New Roman" w:eastAsia="宋体" w:hAnsi="Times New Roman"/>
          <w:sz w:val="24"/>
          <w:lang w:eastAsia="zh-CN"/>
        </w:rPr>
        <w:t xml:space="preserve"> iomap_readpage_iter </w:t>
      </w:r>
      <w:r>
        <w:rPr>
          <w:rFonts w:ascii="Times New Roman" w:eastAsia="宋体" w:hAnsi="Times New Roman"/>
          <w:sz w:val="24"/>
          <w:lang w:eastAsia="zh-CN"/>
        </w:rPr>
        <w:t>走</w:t>
      </w:r>
      <w:r>
        <w:rPr>
          <w:rFonts w:ascii="Times New Roman" w:eastAsia="宋体" w:hAnsi="Times New Roman"/>
          <w:sz w:val="24"/>
          <w:lang w:eastAsia="zh-CN"/>
        </w:rPr>
        <w:t>“</w:t>
      </w:r>
      <w:r>
        <w:rPr>
          <w:rFonts w:ascii="Times New Roman" w:eastAsia="宋体" w:hAnsi="Times New Roman"/>
          <w:sz w:val="24"/>
          <w:lang w:eastAsia="zh-CN"/>
        </w:rPr>
        <w:t>磁盘到</w:t>
      </w:r>
      <w:r>
        <w:rPr>
          <w:rFonts w:ascii="Times New Roman" w:eastAsia="宋体" w:hAnsi="Times New Roman"/>
          <w:sz w:val="24"/>
          <w:lang w:eastAsia="zh-CN"/>
        </w:rPr>
        <w:t xml:space="preserve"> Folio”</w:t>
      </w:r>
      <w:r>
        <w:rPr>
          <w:rFonts w:ascii="Times New Roman" w:eastAsia="宋体" w:hAnsi="Times New Roman"/>
          <w:sz w:val="24"/>
          <w:lang w:eastAsia="zh-CN"/>
        </w:rPr>
        <w:t>的标准读取路径。</w:t>
      </w:r>
    </w:p>
    <w:p w14:paraId="5F481016" w14:textId="77777777" w:rsidR="009F31DD" w:rsidRDefault="00591719">
      <w:pPr>
        <w:spacing w:line="360" w:lineRule="auto"/>
        <w:ind w:firstLine="480"/>
        <w:jc w:val="both"/>
        <w:rPr>
          <w:lang w:eastAsia="zh-CN"/>
        </w:rPr>
      </w:pPr>
      <w:r>
        <w:rPr>
          <w:rFonts w:ascii="Times New Roman" w:eastAsia="宋体" w:hAnsi="Times New Roman"/>
          <w:sz w:val="24"/>
          <w:lang w:eastAsia="zh-CN"/>
        </w:rPr>
        <w:t>直接读和压缩读的完成时机不同。非压缩数据在存储</w:t>
      </w:r>
      <w:r>
        <w:rPr>
          <w:rFonts w:ascii="Times New Roman" w:eastAsia="宋体" w:hAnsi="Times New Roman"/>
          <w:sz w:val="24"/>
          <w:lang w:eastAsia="zh-CN"/>
        </w:rPr>
        <w:t xml:space="preserve"> I/O </w:t>
      </w:r>
      <w:r>
        <w:rPr>
          <w:rFonts w:ascii="Times New Roman" w:eastAsia="宋体" w:hAnsi="Times New Roman"/>
          <w:sz w:val="24"/>
          <w:lang w:eastAsia="zh-CN"/>
        </w:rPr>
        <w:t>完成后即可更新对应范围，压缩数据要等解压结束后才写入目标</w:t>
      </w:r>
      <w:r>
        <w:rPr>
          <w:rFonts w:ascii="Times New Roman" w:eastAsia="宋体" w:hAnsi="Times New Roman"/>
          <w:sz w:val="24"/>
          <w:lang w:eastAsia="zh-CN"/>
        </w:rPr>
        <w:t xml:space="preserve"> folio</w:t>
      </w:r>
      <w:r>
        <w:rPr>
          <w:rFonts w:ascii="Times New Roman" w:eastAsia="宋体" w:hAnsi="Times New Roman"/>
          <w:sz w:val="24"/>
          <w:lang w:eastAsia="zh-CN"/>
        </w:rPr>
        <w:t>。若没有统一的</w:t>
      </w:r>
      <w:r>
        <w:rPr>
          <w:rFonts w:ascii="Times New Roman" w:eastAsia="宋体" w:hAnsi="Times New Roman"/>
          <w:sz w:val="24"/>
          <w:lang w:eastAsia="zh-CN"/>
        </w:rPr>
        <w:t xml:space="preserve"> pending </w:t>
      </w:r>
      <w:r>
        <w:rPr>
          <w:rFonts w:ascii="Times New Roman" w:eastAsia="宋体" w:hAnsi="Times New Roman"/>
          <w:sz w:val="24"/>
          <w:lang w:eastAsia="zh-CN"/>
        </w:rPr>
        <w:t>计数，直接读部分可能提前推动</w:t>
      </w:r>
      <w:r>
        <w:rPr>
          <w:rFonts w:ascii="Times New Roman" w:eastAsia="宋体" w:hAnsi="Times New Roman"/>
          <w:sz w:val="24"/>
          <w:lang w:eastAsia="zh-CN"/>
        </w:rPr>
        <w:t xml:space="preserve"> folio </w:t>
      </w:r>
      <w:r>
        <w:rPr>
          <w:rFonts w:ascii="Times New Roman" w:eastAsia="宋体" w:hAnsi="Times New Roman"/>
          <w:sz w:val="24"/>
          <w:lang w:eastAsia="zh-CN"/>
        </w:rPr>
        <w:t>解锁，而压缩部分仍未完成。</w:t>
      </w:r>
    </w:p>
    <w:p w14:paraId="6A9E0796" w14:textId="77777777" w:rsidR="009F31DD" w:rsidRDefault="00591719">
      <w:pPr>
        <w:spacing w:line="360" w:lineRule="auto"/>
        <w:ind w:firstLine="480"/>
        <w:jc w:val="both"/>
        <w:rPr>
          <w:lang w:eastAsia="zh-CN"/>
        </w:rPr>
      </w:pPr>
      <w:r>
        <w:rPr>
          <w:rFonts w:ascii="Times New Roman" w:eastAsia="宋体" w:hAnsi="Times New Roman"/>
          <w:sz w:val="24"/>
          <w:lang w:eastAsia="zh-CN"/>
        </w:rPr>
        <w:t>因此，压缩</w:t>
      </w:r>
      <w:r>
        <w:rPr>
          <w:rFonts w:ascii="Times New Roman" w:eastAsia="宋体" w:hAnsi="Times New Roman"/>
          <w:sz w:val="24"/>
          <w:lang w:eastAsia="zh-CN"/>
        </w:rPr>
        <w:t xml:space="preserve"> buffered read </w:t>
      </w:r>
      <w:r>
        <w:rPr>
          <w:rFonts w:ascii="Times New Roman" w:eastAsia="宋体" w:hAnsi="Times New Roman"/>
          <w:sz w:val="24"/>
          <w:lang w:eastAsia="zh-CN"/>
        </w:rPr>
        <w:t>的核心不是</w:t>
      </w:r>
      <w:r>
        <w:rPr>
          <w:rFonts w:ascii="Times New Roman" w:eastAsia="宋体" w:hAnsi="Times New Roman"/>
          <w:sz w:val="24"/>
          <w:lang w:eastAsia="zh-CN"/>
        </w:rPr>
        <w:t>“</w:t>
      </w:r>
      <w:r>
        <w:rPr>
          <w:rFonts w:ascii="Times New Roman" w:eastAsia="宋体" w:hAnsi="Times New Roman"/>
          <w:sz w:val="24"/>
          <w:lang w:eastAsia="zh-CN"/>
        </w:rPr>
        <w:t>多一次解压</w:t>
      </w:r>
      <w:r>
        <w:rPr>
          <w:rFonts w:ascii="Times New Roman" w:eastAsia="宋体" w:hAnsi="Times New Roman"/>
          <w:sz w:val="24"/>
          <w:lang w:eastAsia="zh-CN"/>
        </w:rPr>
        <w:t>”</w:t>
      </w:r>
      <w:r>
        <w:rPr>
          <w:rFonts w:ascii="Times New Roman" w:eastAsia="宋体" w:hAnsi="Times New Roman"/>
          <w:sz w:val="24"/>
          <w:lang w:eastAsia="zh-CN"/>
        </w:rPr>
        <w:t>，而是</w:t>
      </w:r>
      <w:r>
        <w:rPr>
          <w:rFonts w:ascii="Times New Roman" w:eastAsia="宋体" w:hAnsi="Times New Roman"/>
          <w:sz w:val="24"/>
          <w:lang w:eastAsia="zh-CN"/>
        </w:rPr>
        <w:t xml:space="preserve"> folio </w:t>
      </w:r>
      <w:r>
        <w:rPr>
          <w:rFonts w:ascii="Times New Roman" w:eastAsia="宋体" w:hAnsi="Times New Roman"/>
          <w:sz w:val="24"/>
          <w:lang w:eastAsia="zh-CN"/>
        </w:rPr>
        <w:t>生命周期如何覆盖多种子区间来源。实现既要避免提前解锁，也要保留直接读和解压读之间的并行空间。</w:t>
      </w:r>
    </w:p>
    <w:p w14:paraId="4B95FF66" w14:textId="77777777" w:rsidR="009F31DD" w:rsidRDefault="00591719">
      <w:pPr>
        <w:pStyle w:val="21"/>
        <w:rPr>
          <w:lang w:eastAsia="zh-CN"/>
        </w:rPr>
      </w:pPr>
      <w:bookmarkStart w:id="107" w:name="_Toc229384996"/>
      <w:r>
        <w:rPr>
          <w:rFonts w:ascii="Times New Roman" w:eastAsia="宋体" w:hAnsi="Times New Roman"/>
          <w:lang w:eastAsia="zh-CN"/>
        </w:rPr>
        <w:t xml:space="preserve">3.4  </w:t>
      </w:r>
      <w:r>
        <w:rPr>
          <w:rFonts w:ascii="Times New Roman" w:eastAsia="宋体" w:hAnsi="Times New Roman"/>
          <w:lang w:eastAsia="zh-CN"/>
        </w:rPr>
        <w:t>脏页写回中的写放大风险</w:t>
      </w:r>
      <w:bookmarkEnd w:id="107"/>
    </w:p>
    <w:p w14:paraId="5473DA33" w14:textId="77777777" w:rsidR="009F31DD" w:rsidRDefault="00591719">
      <w:pPr>
        <w:pStyle w:val="31"/>
        <w:rPr>
          <w:lang w:eastAsia="zh-CN"/>
        </w:rPr>
      </w:pPr>
      <w:bookmarkStart w:id="108" w:name="_Toc227766959"/>
      <w:bookmarkStart w:id="109" w:name="_Toc228288627"/>
      <w:bookmarkStart w:id="110" w:name="_Toc229384997"/>
      <w:r>
        <w:rPr>
          <w:rFonts w:ascii="Times New Roman" w:eastAsia="宋体" w:hAnsi="Times New Roman"/>
          <w:lang w:eastAsia="zh-CN"/>
        </w:rPr>
        <w:t xml:space="preserve">3.4.1  F2FS </w:t>
      </w:r>
      <w:r>
        <w:rPr>
          <w:rFonts w:ascii="Times New Roman" w:eastAsia="宋体" w:hAnsi="Times New Roman"/>
          <w:lang w:eastAsia="zh-CN"/>
        </w:rPr>
        <w:t>原有写回模型与写放大根源</w:t>
      </w:r>
      <w:bookmarkEnd w:id="108"/>
      <w:bookmarkEnd w:id="109"/>
      <w:bookmarkEnd w:id="110"/>
    </w:p>
    <w:p w14:paraId="7B86B0D0" w14:textId="77777777" w:rsidR="009F31DD" w:rsidRDefault="00591719">
      <w:pPr>
        <w:spacing w:line="360" w:lineRule="auto"/>
        <w:ind w:firstLine="480"/>
        <w:jc w:val="both"/>
        <w:rPr>
          <w:lang w:eastAsia="zh-CN"/>
        </w:rPr>
      </w:pPr>
      <w:r>
        <w:rPr>
          <w:rFonts w:ascii="Times New Roman" w:eastAsia="宋体" w:hAnsi="Times New Roman"/>
          <w:sz w:val="24"/>
          <w:lang w:eastAsia="zh-CN"/>
        </w:rPr>
        <w:t>在引入</w:t>
      </w:r>
      <w:r>
        <w:rPr>
          <w:rFonts w:ascii="Times New Roman" w:eastAsia="宋体" w:hAnsi="Times New Roman"/>
          <w:sz w:val="24"/>
          <w:lang w:eastAsia="zh-CN"/>
        </w:rPr>
        <w:t xml:space="preserve"> iomap </w:t>
      </w:r>
      <w:r>
        <w:rPr>
          <w:rFonts w:ascii="Times New Roman" w:eastAsia="宋体" w:hAnsi="Times New Roman"/>
          <w:sz w:val="24"/>
          <w:lang w:eastAsia="zh-CN"/>
        </w:rPr>
        <w:t>之前，</w:t>
      </w:r>
      <w:r>
        <w:rPr>
          <w:rFonts w:ascii="Times New Roman" w:eastAsia="宋体" w:hAnsi="Times New Roman"/>
          <w:sz w:val="24"/>
          <w:lang w:eastAsia="zh-CN"/>
        </w:rPr>
        <w:t xml:space="preserve">F2FS </w:t>
      </w:r>
      <w:r>
        <w:rPr>
          <w:rFonts w:ascii="Times New Roman" w:eastAsia="宋体" w:hAnsi="Times New Roman"/>
          <w:sz w:val="24"/>
          <w:lang w:eastAsia="zh-CN"/>
        </w:rPr>
        <w:t>对脏页的管理主要以</w:t>
      </w:r>
      <w:r>
        <w:rPr>
          <w:rFonts w:ascii="Times New Roman" w:eastAsia="宋体" w:hAnsi="Times New Roman"/>
          <w:sz w:val="24"/>
          <w:lang w:eastAsia="zh-CN"/>
        </w:rPr>
        <w:t xml:space="preserve"> page </w:t>
      </w:r>
      <w:r>
        <w:rPr>
          <w:rFonts w:ascii="Times New Roman" w:eastAsia="宋体" w:hAnsi="Times New Roman"/>
          <w:sz w:val="24"/>
          <w:lang w:eastAsia="zh-CN"/>
        </w:rPr>
        <w:t>为单位。只要</w:t>
      </w:r>
      <w:r>
        <w:rPr>
          <w:rFonts w:ascii="Times New Roman" w:eastAsia="宋体" w:hAnsi="Times New Roman"/>
          <w:sz w:val="24"/>
          <w:lang w:eastAsia="zh-CN"/>
        </w:rPr>
        <w:t xml:space="preserve"> folio </w:t>
      </w:r>
      <w:r>
        <w:rPr>
          <w:rFonts w:ascii="Times New Roman" w:eastAsia="宋体" w:hAnsi="Times New Roman"/>
          <w:sz w:val="24"/>
          <w:lang w:eastAsia="zh-CN"/>
        </w:rPr>
        <w:t>中任意</w:t>
      </w:r>
      <w:r>
        <w:rPr>
          <w:rFonts w:ascii="Times New Roman" w:eastAsia="宋体" w:hAnsi="Times New Roman"/>
          <w:sz w:val="24"/>
          <w:lang w:eastAsia="zh-CN"/>
        </w:rPr>
        <w:t xml:space="preserve"> 4 KiB </w:t>
      </w:r>
      <w:r>
        <w:rPr>
          <w:rFonts w:ascii="Times New Roman" w:eastAsia="宋体" w:hAnsi="Times New Roman"/>
          <w:sz w:val="24"/>
          <w:lang w:eastAsia="zh-CN"/>
        </w:rPr>
        <w:t>子页被修改，相关</w:t>
      </w:r>
      <w:r>
        <w:rPr>
          <w:rFonts w:ascii="Times New Roman" w:eastAsia="宋体" w:hAnsi="Times New Roman"/>
          <w:sz w:val="24"/>
          <w:lang w:eastAsia="zh-CN"/>
        </w:rPr>
        <w:t xml:space="preserve"> page </w:t>
      </w:r>
      <w:r>
        <w:rPr>
          <w:rFonts w:ascii="Times New Roman" w:eastAsia="宋体" w:hAnsi="Times New Roman"/>
          <w:sz w:val="24"/>
          <w:lang w:eastAsia="zh-CN"/>
        </w:rPr>
        <w:t>就会被标记为脏。迁移到</w:t>
      </w:r>
      <w:r>
        <w:rPr>
          <w:rFonts w:ascii="Times New Roman" w:eastAsia="宋体" w:hAnsi="Times New Roman"/>
          <w:sz w:val="24"/>
          <w:lang w:eastAsia="zh-CN"/>
        </w:rPr>
        <w:t xml:space="preserve"> Large Folio </w:t>
      </w:r>
      <w:r>
        <w:rPr>
          <w:rFonts w:ascii="Times New Roman" w:eastAsia="宋体" w:hAnsi="Times New Roman"/>
          <w:sz w:val="24"/>
          <w:lang w:eastAsia="zh-CN"/>
        </w:rPr>
        <w:t>后，如果仍沿用这种</w:t>
      </w:r>
      <w:r>
        <w:rPr>
          <w:rFonts w:ascii="Times New Roman" w:eastAsia="宋体" w:hAnsi="Times New Roman"/>
          <w:sz w:val="24"/>
          <w:lang w:eastAsia="zh-CN"/>
        </w:rPr>
        <w:lastRenderedPageBreak/>
        <w:t>粗粒度语义，一个子页变脏就可能导致整个</w:t>
      </w:r>
      <w:r>
        <w:rPr>
          <w:rFonts w:ascii="Times New Roman" w:eastAsia="宋体" w:hAnsi="Times New Roman"/>
          <w:sz w:val="24"/>
          <w:lang w:eastAsia="zh-CN"/>
        </w:rPr>
        <w:t xml:space="preserve"> folio </w:t>
      </w:r>
      <w:r>
        <w:rPr>
          <w:rFonts w:ascii="Times New Roman" w:eastAsia="宋体" w:hAnsi="Times New Roman"/>
          <w:sz w:val="24"/>
          <w:lang w:eastAsia="zh-CN"/>
        </w:rPr>
        <w:t>被视为待写回范围，从而放大实际</w:t>
      </w:r>
      <w:r>
        <w:rPr>
          <w:rFonts w:ascii="Times New Roman" w:eastAsia="宋体" w:hAnsi="Times New Roman"/>
          <w:sz w:val="24"/>
          <w:lang w:eastAsia="zh-CN"/>
        </w:rPr>
        <w:t xml:space="preserve"> I/O</w:t>
      </w:r>
      <w:r>
        <w:rPr>
          <w:rFonts w:ascii="Times New Roman" w:eastAsia="宋体" w:hAnsi="Times New Roman"/>
          <w:sz w:val="24"/>
          <w:lang w:eastAsia="zh-CN"/>
        </w:rPr>
        <w:t>。</w:t>
      </w:r>
    </w:p>
    <w:p w14:paraId="793A170B" w14:textId="77777777" w:rsidR="009F31DD" w:rsidRDefault="00591719">
      <w:pPr>
        <w:spacing w:line="360" w:lineRule="auto"/>
        <w:ind w:firstLine="480"/>
        <w:jc w:val="both"/>
        <w:rPr>
          <w:lang w:eastAsia="zh-CN"/>
        </w:rPr>
      </w:pPr>
      <w:r>
        <w:rPr>
          <w:rFonts w:ascii="Times New Roman" w:eastAsia="宋体" w:hAnsi="Times New Roman"/>
          <w:sz w:val="24"/>
        </w:rPr>
        <w:t>在</w:t>
      </w:r>
      <w:r>
        <w:rPr>
          <w:rFonts w:ascii="Times New Roman" w:eastAsia="宋体" w:hAnsi="Times New Roman"/>
          <w:sz w:val="24"/>
        </w:rPr>
        <w:t xml:space="preserve"> 4 KiB page </w:t>
      </w:r>
      <w:r>
        <w:rPr>
          <w:rFonts w:ascii="Times New Roman" w:eastAsia="宋体" w:hAnsi="Times New Roman"/>
          <w:sz w:val="24"/>
        </w:rPr>
        <w:t>时代，按</w:t>
      </w:r>
      <w:r>
        <w:rPr>
          <w:rFonts w:ascii="Times New Roman" w:eastAsia="宋体" w:hAnsi="Times New Roman"/>
          <w:sz w:val="24"/>
        </w:rPr>
        <w:t xml:space="preserve"> page </w:t>
      </w:r>
      <w:r>
        <w:rPr>
          <w:rFonts w:ascii="Times New Roman" w:eastAsia="宋体" w:hAnsi="Times New Roman"/>
          <w:sz w:val="24"/>
        </w:rPr>
        <w:t>标记</w:t>
      </w:r>
      <w:r>
        <w:rPr>
          <w:rFonts w:ascii="Times New Roman" w:eastAsia="宋体" w:hAnsi="Times New Roman"/>
          <w:sz w:val="24"/>
        </w:rPr>
        <w:t xml:space="preserve"> dirty </w:t>
      </w:r>
      <w:r>
        <w:rPr>
          <w:rFonts w:ascii="Times New Roman" w:eastAsia="宋体" w:hAnsi="Times New Roman"/>
          <w:sz w:val="24"/>
        </w:rPr>
        <w:t>与提交范围基本一致。</w:t>
      </w:r>
      <w:r>
        <w:rPr>
          <w:rFonts w:ascii="Times New Roman" w:eastAsia="宋体" w:hAnsi="Times New Roman"/>
          <w:sz w:val="24"/>
        </w:rPr>
        <w:t xml:space="preserve">Large Folio </w:t>
      </w:r>
      <w:r>
        <w:rPr>
          <w:rFonts w:ascii="Times New Roman" w:eastAsia="宋体" w:hAnsi="Times New Roman"/>
          <w:sz w:val="24"/>
        </w:rPr>
        <w:t>下，一个应用只修改</w:t>
      </w:r>
      <w:r>
        <w:rPr>
          <w:rFonts w:ascii="Times New Roman" w:eastAsia="宋体" w:hAnsi="Times New Roman"/>
          <w:sz w:val="24"/>
        </w:rPr>
        <w:t xml:space="preserve"> 4 KiB </w:t>
      </w:r>
      <w:r>
        <w:rPr>
          <w:rFonts w:ascii="Times New Roman" w:eastAsia="宋体" w:hAnsi="Times New Roman"/>
          <w:sz w:val="24"/>
        </w:rPr>
        <w:t>子范围，也可能让更大的</w:t>
      </w:r>
      <w:r>
        <w:rPr>
          <w:rFonts w:ascii="Times New Roman" w:eastAsia="宋体" w:hAnsi="Times New Roman"/>
          <w:sz w:val="24"/>
        </w:rPr>
        <w:t xml:space="preserve"> folio </w:t>
      </w:r>
      <w:r>
        <w:rPr>
          <w:rFonts w:ascii="Times New Roman" w:eastAsia="宋体" w:hAnsi="Times New Roman"/>
          <w:sz w:val="24"/>
        </w:rPr>
        <w:t>进入写回流程。</w:t>
      </w:r>
      <w:r>
        <w:rPr>
          <w:rFonts w:ascii="Times New Roman" w:eastAsia="宋体" w:hAnsi="Times New Roman"/>
          <w:sz w:val="24"/>
          <w:lang w:eastAsia="zh-CN"/>
        </w:rPr>
        <w:t>对日志结构的</w:t>
      </w:r>
      <w:r>
        <w:rPr>
          <w:rFonts w:ascii="Times New Roman" w:eastAsia="宋体" w:hAnsi="Times New Roman"/>
          <w:sz w:val="24"/>
          <w:lang w:eastAsia="zh-CN"/>
        </w:rPr>
        <w:t xml:space="preserve"> F2FS </w:t>
      </w:r>
      <w:r>
        <w:rPr>
          <w:rFonts w:ascii="Times New Roman" w:eastAsia="宋体" w:hAnsi="Times New Roman"/>
          <w:sz w:val="24"/>
          <w:lang w:eastAsia="zh-CN"/>
        </w:rPr>
        <w:t>来说，额外提交的范围会转化为新的追加写入，从而增加日志空间占用和后续</w:t>
      </w:r>
      <w:r>
        <w:rPr>
          <w:rFonts w:ascii="Times New Roman" w:eastAsia="宋体" w:hAnsi="Times New Roman"/>
          <w:sz w:val="24"/>
          <w:lang w:eastAsia="zh-CN"/>
        </w:rPr>
        <w:t xml:space="preserve"> GC </w:t>
      </w:r>
      <w:r>
        <w:rPr>
          <w:rFonts w:ascii="Times New Roman" w:eastAsia="宋体" w:hAnsi="Times New Roman"/>
          <w:sz w:val="24"/>
          <w:lang w:eastAsia="zh-CN"/>
        </w:rPr>
        <w:t>压力。</w:t>
      </w:r>
    </w:p>
    <w:p w14:paraId="4492E806"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的异地写入语义还会把这种影响累积起来。同一逻辑位置多次小幅修改时，物理位置会不断追加新块，旧块等待后续</w:t>
      </w:r>
      <w:r>
        <w:rPr>
          <w:rFonts w:ascii="Times New Roman" w:eastAsia="宋体" w:hAnsi="Times New Roman"/>
          <w:sz w:val="24"/>
          <w:lang w:eastAsia="zh-CN"/>
        </w:rPr>
        <w:t xml:space="preserve"> GC </w:t>
      </w:r>
      <w:r>
        <w:rPr>
          <w:rFonts w:ascii="Times New Roman" w:eastAsia="宋体" w:hAnsi="Times New Roman"/>
          <w:sz w:val="24"/>
          <w:lang w:eastAsia="zh-CN"/>
        </w:rPr>
        <w:t>回收。如果</w:t>
      </w:r>
      <w:r>
        <w:rPr>
          <w:rFonts w:ascii="Times New Roman" w:eastAsia="宋体" w:hAnsi="Times New Roman"/>
          <w:sz w:val="24"/>
          <w:lang w:eastAsia="zh-CN"/>
        </w:rPr>
        <w:t xml:space="preserve"> dirty </w:t>
      </w:r>
      <w:r>
        <w:rPr>
          <w:rFonts w:ascii="Times New Roman" w:eastAsia="宋体" w:hAnsi="Times New Roman"/>
          <w:sz w:val="24"/>
          <w:lang w:eastAsia="zh-CN"/>
        </w:rPr>
        <w:t>状态只能表示</w:t>
      </w:r>
      <w:r>
        <w:rPr>
          <w:rFonts w:ascii="Times New Roman" w:eastAsia="宋体" w:hAnsi="Times New Roman"/>
          <w:sz w:val="24"/>
          <w:lang w:eastAsia="zh-CN"/>
        </w:rPr>
        <w:t>“</w:t>
      </w:r>
      <w:r>
        <w:rPr>
          <w:rFonts w:ascii="Times New Roman" w:eastAsia="宋体" w:hAnsi="Times New Roman"/>
          <w:sz w:val="24"/>
          <w:lang w:eastAsia="zh-CN"/>
        </w:rPr>
        <w:t>整个</w:t>
      </w:r>
      <w:r>
        <w:rPr>
          <w:rFonts w:ascii="Times New Roman" w:eastAsia="宋体" w:hAnsi="Times New Roman"/>
          <w:sz w:val="24"/>
          <w:lang w:eastAsia="zh-CN"/>
        </w:rPr>
        <w:t xml:space="preserve"> folio </w:t>
      </w:r>
      <w:r>
        <w:rPr>
          <w:rFonts w:ascii="Times New Roman" w:eastAsia="宋体" w:hAnsi="Times New Roman"/>
          <w:sz w:val="24"/>
          <w:lang w:eastAsia="zh-CN"/>
        </w:rPr>
        <w:t>需要写回</w:t>
      </w:r>
      <w:r>
        <w:rPr>
          <w:rFonts w:ascii="Times New Roman" w:eastAsia="宋体" w:hAnsi="Times New Roman"/>
          <w:sz w:val="24"/>
          <w:lang w:eastAsia="zh-CN"/>
        </w:rPr>
        <w:t>”</w:t>
      </w:r>
      <w:r>
        <w:rPr>
          <w:rFonts w:ascii="Times New Roman" w:eastAsia="宋体" w:hAnsi="Times New Roman"/>
          <w:sz w:val="24"/>
          <w:lang w:eastAsia="zh-CN"/>
        </w:rPr>
        <w:t>，写回路径就无法区分真正修改的子范围。</w:t>
      </w:r>
    </w:p>
    <w:p w14:paraId="52DBFEBA" w14:textId="77777777" w:rsidR="009F31DD" w:rsidRDefault="00591719">
      <w:pPr>
        <w:spacing w:line="360" w:lineRule="auto"/>
        <w:ind w:firstLine="480"/>
        <w:jc w:val="both"/>
        <w:rPr>
          <w:lang w:eastAsia="zh-CN"/>
        </w:rPr>
      </w:pPr>
      <w:r>
        <w:rPr>
          <w:rFonts w:ascii="Times New Roman" w:eastAsia="宋体" w:hAnsi="Times New Roman"/>
          <w:sz w:val="24"/>
        </w:rPr>
        <w:t xml:space="preserve">iomap_folio_state </w:t>
      </w:r>
      <w:r>
        <w:rPr>
          <w:rFonts w:ascii="Times New Roman" w:eastAsia="宋体" w:hAnsi="Times New Roman"/>
          <w:sz w:val="24"/>
        </w:rPr>
        <w:t>在</w:t>
      </w:r>
      <w:r>
        <w:rPr>
          <w:rFonts w:ascii="Times New Roman" w:eastAsia="宋体" w:hAnsi="Times New Roman"/>
          <w:sz w:val="24"/>
        </w:rPr>
        <w:t xml:space="preserve"> folio </w:t>
      </w:r>
      <w:r>
        <w:rPr>
          <w:rFonts w:ascii="Times New Roman" w:eastAsia="宋体" w:hAnsi="Times New Roman"/>
          <w:sz w:val="24"/>
        </w:rPr>
        <w:t>内维护逐块状态位，用于记录每个文件系统块是否</w:t>
      </w:r>
      <w:r>
        <w:rPr>
          <w:rFonts w:ascii="Times New Roman" w:eastAsia="宋体" w:hAnsi="Times New Roman"/>
          <w:sz w:val="24"/>
        </w:rPr>
        <w:t xml:space="preserve"> uptodate</w:t>
      </w:r>
      <w:r>
        <w:rPr>
          <w:rFonts w:ascii="Times New Roman" w:eastAsia="宋体" w:hAnsi="Times New Roman"/>
          <w:sz w:val="24"/>
        </w:rPr>
        <w:t>、是否</w:t>
      </w:r>
      <w:r>
        <w:rPr>
          <w:rFonts w:ascii="Times New Roman" w:eastAsia="宋体" w:hAnsi="Times New Roman"/>
          <w:sz w:val="24"/>
        </w:rPr>
        <w:t xml:space="preserve"> dirty</w:t>
      </w:r>
      <w:r>
        <w:rPr>
          <w:rFonts w:ascii="Times New Roman" w:eastAsia="宋体" w:hAnsi="Times New Roman"/>
          <w:sz w:val="24"/>
        </w:rPr>
        <w:t>。借助这一结构，写回路径可以定位到</w:t>
      </w:r>
      <w:r>
        <w:rPr>
          <w:rFonts w:ascii="Times New Roman" w:eastAsia="宋体" w:hAnsi="Times New Roman"/>
          <w:sz w:val="24"/>
        </w:rPr>
        <w:t xml:space="preserve"> folio </w:t>
      </w:r>
      <w:r>
        <w:rPr>
          <w:rFonts w:ascii="Times New Roman" w:eastAsia="宋体" w:hAnsi="Times New Roman"/>
          <w:sz w:val="24"/>
        </w:rPr>
        <w:t>内实际变脏的块，而不是默认提交整个</w:t>
      </w:r>
      <w:r>
        <w:rPr>
          <w:rFonts w:ascii="Times New Roman" w:eastAsia="宋体" w:hAnsi="Times New Roman"/>
          <w:sz w:val="24"/>
        </w:rPr>
        <w:t xml:space="preserve"> folio</w:t>
      </w:r>
      <w:r>
        <w:rPr>
          <w:rFonts w:ascii="Times New Roman" w:eastAsia="宋体" w:hAnsi="Times New Roman"/>
          <w:sz w:val="24"/>
        </w:rPr>
        <w:t>。</w:t>
      </w:r>
      <w:r>
        <w:rPr>
          <w:rFonts w:ascii="Times New Roman" w:eastAsia="宋体" w:hAnsi="Times New Roman"/>
          <w:sz w:val="24"/>
          <w:lang w:eastAsia="zh-CN"/>
        </w:rPr>
        <w:t>对于带有压缩簇和日志结构写入特性的</w:t>
      </w:r>
      <w:r>
        <w:rPr>
          <w:rFonts w:ascii="Times New Roman" w:eastAsia="宋体" w:hAnsi="Times New Roman"/>
          <w:sz w:val="24"/>
          <w:lang w:eastAsia="zh-CN"/>
        </w:rPr>
        <w:t xml:space="preserve"> F2FS</w:t>
      </w:r>
      <w:r>
        <w:rPr>
          <w:rFonts w:ascii="Times New Roman" w:eastAsia="宋体" w:hAnsi="Times New Roman"/>
          <w:sz w:val="24"/>
          <w:lang w:eastAsia="zh-CN"/>
        </w:rPr>
        <w:t>，还需要把这一位图语义与文件系统私有状态合并使用。</w:t>
      </w:r>
    </w:p>
    <w:p w14:paraId="5CC80986" w14:textId="77777777" w:rsidR="009F31DD" w:rsidRDefault="00591719">
      <w:pPr>
        <w:pStyle w:val="31"/>
        <w:rPr>
          <w:lang w:eastAsia="zh-CN"/>
        </w:rPr>
      </w:pPr>
      <w:bookmarkStart w:id="111" w:name="_Toc227766960"/>
      <w:bookmarkStart w:id="112" w:name="_Toc228288628"/>
      <w:bookmarkStart w:id="113" w:name="_Toc229384998"/>
      <w:r>
        <w:rPr>
          <w:rFonts w:ascii="Times New Roman" w:eastAsia="宋体" w:hAnsi="Times New Roman"/>
          <w:lang w:eastAsia="zh-CN"/>
        </w:rPr>
        <w:t xml:space="preserve">3.4.2  Large Folio </w:t>
      </w:r>
      <w:r>
        <w:rPr>
          <w:rFonts w:ascii="Times New Roman" w:eastAsia="宋体" w:hAnsi="Times New Roman"/>
          <w:lang w:eastAsia="zh-CN"/>
        </w:rPr>
        <w:t>与压缩写回的架构性挑战</w:t>
      </w:r>
      <w:bookmarkEnd w:id="111"/>
      <w:bookmarkEnd w:id="112"/>
      <w:bookmarkEnd w:id="113"/>
    </w:p>
    <w:p w14:paraId="01223F5D" w14:textId="77777777" w:rsidR="009F31DD" w:rsidRDefault="00591719">
      <w:pPr>
        <w:spacing w:line="360" w:lineRule="auto"/>
        <w:ind w:firstLine="480"/>
        <w:jc w:val="both"/>
        <w:rPr>
          <w:lang w:eastAsia="zh-CN"/>
        </w:rPr>
      </w:pPr>
      <w:r>
        <w:rPr>
          <w:rFonts w:ascii="Times New Roman" w:eastAsia="宋体" w:hAnsi="Times New Roman"/>
          <w:sz w:val="24"/>
          <w:lang w:eastAsia="zh-CN"/>
        </w:rPr>
        <w:t>压缩文件还引入另一套粒度。</w:t>
      </w:r>
      <w:r>
        <w:rPr>
          <w:rFonts w:ascii="Times New Roman" w:eastAsia="宋体" w:hAnsi="Times New Roman"/>
          <w:sz w:val="24"/>
          <w:lang w:eastAsia="zh-CN"/>
        </w:rPr>
        <w:t xml:space="preserve">F2FS </w:t>
      </w:r>
      <w:r>
        <w:rPr>
          <w:rFonts w:ascii="Times New Roman" w:eastAsia="宋体" w:hAnsi="Times New Roman"/>
          <w:sz w:val="24"/>
          <w:lang w:eastAsia="zh-CN"/>
        </w:rPr>
        <w:t>以压缩簇组织压缩数据，</w:t>
      </w:r>
      <w:r>
        <w:rPr>
          <w:rFonts w:ascii="Times New Roman" w:eastAsia="宋体" w:hAnsi="Times New Roman"/>
          <w:sz w:val="24"/>
          <w:lang w:eastAsia="zh-CN"/>
        </w:rPr>
        <w:t xml:space="preserve">Large Folio </w:t>
      </w:r>
      <w:r>
        <w:rPr>
          <w:rFonts w:ascii="Times New Roman" w:eastAsia="宋体" w:hAnsi="Times New Roman"/>
          <w:sz w:val="24"/>
          <w:lang w:eastAsia="zh-CN"/>
        </w:rPr>
        <w:t>的大小则由页缓存分配结果决定。两者没有固定包含关系：一个</w:t>
      </w:r>
      <w:r>
        <w:rPr>
          <w:rFonts w:ascii="Times New Roman" w:eastAsia="宋体" w:hAnsi="Times New Roman"/>
          <w:sz w:val="24"/>
          <w:lang w:eastAsia="zh-CN"/>
        </w:rPr>
        <w:t xml:space="preserve"> folio </w:t>
      </w:r>
      <w:r>
        <w:rPr>
          <w:rFonts w:ascii="Times New Roman" w:eastAsia="宋体" w:hAnsi="Times New Roman"/>
          <w:sz w:val="24"/>
          <w:lang w:eastAsia="zh-CN"/>
        </w:rPr>
        <w:t>可能覆盖多个簇，一个簇也可能只占据</w:t>
      </w:r>
      <w:r>
        <w:rPr>
          <w:rFonts w:ascii="Times New Roman" w:eastAsia="宋体" w:hAnsi="Times New Roman"/>
          <w:sz w:val="24"/>
          <w:lang w:eastAsia="zh-CN"/>
        </w:rPr>
        <w:t xml:space="preserve"> folio </w:t>
      </w:r>
      <w:r>
        <w:rPr>
          <w:rFonts w:ascii="Times New Roman" w:eastAsia="宋体" w:hAnsi="Times New Roman"/>
          <w:sz w:val="24"/>
          <w:lang w:eastAsia="zh-CN"/>
        </w:rPr>
        <w:t>的一部分。</w:t>
      </w:r>
    </w:p>
    <w:p w14:paraId="19E5728F" w14:textId="77777777" w:rsidR="009F31DD" w:rsidRDefault="00591719">
      <w:pPr>
        <w:spacing w:line="360" w:lineRule="auto"/>
        <w:ind w:firstLine="480"/>
        <w:jc w:val="both"/>
        <w:rPr>
          <w:lang w:eastAsia="zh-CN"/>
        </w:rPr>
      </w:pPr>
      <w:r>
        <w:rPr>
          <w:rFonts w:ascii="Times New Roman" w:eastAsia="宋体" w:hAnsi="Times New Roman"/>
          <w:sz w:val="24"/>
          <w:lang w:eastAsia="zh-CN"/>
        </w:rPr>
        <w:t>这种关系直接影响</w:t>
      </w:r>
      <w:r>
        <w:rPr>
          <w:rFonts w:ascii="Times New Roman" w:eastAsia="宋体" w:hAnsi="Times New Roman"/>
          <w:sz w:val="24"/>
          <w:lang w:eastAsia="zh-CN"/>
        </w:rPr>
        <w:t xml:space="preserve"> dirty </w:t>
      </w:r>
      <w:r>
        <w:rPr>
          <w:rFonts w:ascii="Times New Roman" w:eastAsia="宋体" w:hAnsi="Times New Roman"/>
          <w:sz w:val="24"/>
          <w:lang w:eastAsia="zh-CN"/>
        </w:rPr>
        <w:t>追踪。写回路径不能只问</w:t>
      </w:r>
      <w:r>
        <w:rPr>
          <w:rFonts w:ascii="Times New Roman" w:eastAsia="宋体" w:hAnsi="Times New Roman"/>
          <w:sz w:val="24"/>
          <w:lang w:eastAsia="zh-CN"/>
        </w:rPr>
        <w:t xml:space="preserve">“folio </w:t>
      </w:r>
      <w:r>
        <w:rPr>
          <w:rFonts w:ascii="Times New Roman" w:eastAsia="宋体" w:hAnsi="Times New Roman"/>
          <w:sz w:val="24"/>
          <w:lang w:eastAsia="zh-CN"/>
        </w:rPr>
        <w:t>是否</w:t>
      </w:r>
      <w:r>
        <w:rPr>
          <w:rFonts w:ascii="Times New Roman" w:eastAsia="宋体" w:hAnsi="Times New Roman"/>
          <w:sz w:val="24"/>
          <w:lang w:eastAsia="zh-CN"/>
        </w:rPr>
        <w:t xml:space="preserve"> dirty”</w:t>
      </w:r>
      <w:r>
        <w:rPr>
          <w:rFonts w:ascii="Times New Roman" w:eastAsia="宋体" w:hAnsi="Times New Roman"/>
          <w:sz w:val="24"/>
          <w:lang w:eastAsia="zh-CN"/>
        </w:rPr>
        <w:t>，还要知道</w:t>
      </w:r>
      <w:r>
        <w:rPr>
          <w:rFonts w:ascii="Times New Roman" w:eastAsia="宋体" w:hAnsi="Times New Roman"/>
          <w:sz w:val="24"/>
          <w:lang w:eastAsia="zh-CN"/>
        </w:rPr>
        <w:t xml:space="preserve"> dirty </w:t>
      </w:r>
      <w:r>
        <w:rPr>
          <w:rFonts w:ascii="Times New Roman" w:eastAsia="宋体" w:hAnsi="Times New Roman"/>
          <w:sz w:val="24"/>
          <w:lang w:eastAsia="zh-CN"/>
        </w:rPr>
        <w:t>范围落在哪些压缩簇内。逐块</w:t>
      </w:r>
      <w:r>
        <w:rPr>
          <w:rFonts w:ascii="Times New Roman" w:eastAsia="宋体" w:hAnsi="Times New Roman"/>
          <w:sz w:val="24"/>
          <w:lang w:eastAsia="zh-CN"/>
        </w:rPr>
        <w:t xml:space="preserve"> dirty </w:t>
      </w:r>
      <w:r>
        <w:rPr>
          <w:rFonts w:ascii="Times New Roman" w:eastAsia="宋体" w:hAnsi="Times New Roman"/>
          <w:sz w:val="24"/>
          <w:lang w:eastAsia="zh-CN"/>
        </w:rPr>
        <w:t>位图需要继续传给压缩写回路径，让后者只围绕受影响的簇组织提交。</w:t>
      </w:r>
    </w:p>
    <w:p w14:paraId="12688C07" w14:textId="77777777" w:rsidR="009F31DD" w:rsidRDefault="00591719">
      <w:pPr>
        <w:spacing w:line="360" w:lineRule="auto"/>
        <w:ind w:firstLine="480"/>
        <w:jc w:val="both"/>
        <w:rPr>
          <w:lang w:eastAsia="zh-CN"/>
        </w:rPr>
      </w:pPr>
      <w:r>
        <w:rPr>
          <w:rFonts w:ascii="Times New Roman" w:eastAsia="宋体" w:hAnsi="Times New Roman"/>
          <w:sz w:val="24"/>
          <w:lang w:eastAsia="zh-CN"/>
        </w:rPr>
        <w:t>生命周期也不再只有一个层级。</w:t>
      </w:r>
      <w:r>
        <w:rPr>
          <w:rFonts w:ascii="Times New Roman" w:eastAsia="宋体" w:hAnsi="Times New Roman"/>
          <w:sz w:val="24"/>
          <w:lang w:eastAsia="zh-CN"/>
        </w:rPr>
        <w:t xml:space="preserve">folio </w:t>
      </w:r>
      <w:r>
        <w:rPr>
          <w:rFonts w:ascii="Times New Roman" w:eastAsia="宋体" w:hAnsi="Times New Roman"/>
          <w:sz w:val="24"/>
          <w:lang w:eastAsia="zh-CN"/>
        </w:rPr>
        <w:t>的锁和</w:t>
      </w:r>
      <w:r>
        <w:rPr>
          <w:rFonts w:ascii="Times New Roman" w:eastAsia="宋体" w:hAnsi="Times New Roman"/>
          <w:sz w:val="24"/>
          <w:lang w:eastAsia="zh-CN"/>
        </w:rPr>
        <w:t xml:space="preserve"> writeback </w:t>
      </w:r>
      <w:r>
        <w:rPr>
          <w:rFonts w:ascii="Times New Roman" w:eastAsia="宋体" w:hAnsi="Times New Roman"/>
          <w:sz w:val="24"/>
          <w:lang w:eastAsia="zh-CN"/>
        </w:rPr>
        <w:t>标志作用于整个内存对象，而不同压缩簇可能处于排队、压缩、提交或失效等不同阶段。若仍用一次</w:t>
      </w:r>
      <w:r>
        <w:rPr>
          <w:rFonts w:ascii="Times New Roman" w:eastAsia="宋体" w:hAnsi="Times New Roman"/>
          <w:sz w:val="24"/>
          <w:lang w:eastAsia="zh-CN"/>
        </w:rPr>
        <w:t xml:space="preserve"> folio </w:t>
      </w:r>
      <w:r>
        <w:rPr>
          <w:rFonts w:ascii="Times New Roman" w:eastAsia="宋体" w:hAnsi="Times New Roman"/>
          <w:sz w:val="24"/>
          <w:lang w:eastAsia="zh-CN"/>
        </w:rPr>
        <w:t>级完成动作概括这些状态，就很难判断哪个子范围已经安全写出。</w:t>
      </w:r>
    </w:p>
    <w:p w14:paraId="4FD0B0BC" w14:textId="77777777" w:rsidR="009F31DD" w:rsidRDefault="00591719">
      <w:pPr>
        <w:spacing w:line="360" w:lineRule="auto"/>
        <w:ind w:firstLine="480"/>
        <w:jc w:val="both"/>
        <w:rPr>
          <w:lang w:eastAsia="zh-CN"/>
        </w:rPr>
      </w:pPr>
      <w:r>
        <w:rPr>
          <w:rFonts w:ascii="Times New Roman" w:eastAsia="宋体" w:hAnsi="Times New Roman"/>
          <w:sz w:val="24"/>
          <w:lang w:eastAsia="zh-CN"/>
        </w:rPr>
        <w:t>并发截断会进一步放大边界问题。旧重试逻辑遇到</w:t>
      </w:r>
      <w:r>
        <w:rPr>
          <w:rFonts w:ascii="Times New Roman" w:eastAsia="宋体" w:hAnsi="Times New Roman"/>
          <w:sz w:val="24"/>
          <w:lang w:eastAsia="zh-CN"/>
        </w:rPr>
        <w:t xml:space="preserve"> -EAGAIN </w:t>
      </w:r>
      <w:r>
        <w:rPr>
          <w:rFonts w:ascii="Times New Roman" w:eastAsia="宋体" w:hAnsi="Times New Roman"/>
          <w:sz w:val="24"/>
          <w:lang w:eastAsia="zh-CN"/>
        </w:rPr>
        <w:t>后倾向于重新锁定</w:t>
      </w:r>
      <w:r>
        <w:rPr>
          <w:rFonts w:ascii="Times New Roman" w:eastAsia="宋体" w:hAnsi="Times New Roman"/>
          <w:sz w:val="24"/>
          <w:lang w:eastAsia="zh-CN"/>
        </w:rPr>
        <w:t xml:space="preserve"> folio </w:t>
      </w:r>
      <w:r>
        <w:rPr>
          <w:rFonts w:ascii="Times New Roman" w:eastAsia="宋体" w:hAnsi="Times New Roman"/>
          <w:sz w:val="24"/>
          <w:lang w:eastAsia="zh-CN"/>
        </w:rPr>
        <w:t>并从较粗的范围重试；在</w:t>
      </w:r>
      <w:r>
        <w:rPr>
          <w:rFonts w:ascii="Times New Roman" w:eastAsia="宋体" w:hAnsi="Times New Roman"/>
          <w:sz w:val="24"/>
          <w:lang w:eastAsia="zh-CN"/>
        </w:rPr>
        <w:t xml:space="preserve"> Large Folio </w:t>
      </w:r>
      <w:r>
        <w:rPr>
          <w:rFonts w:ascii="Times New Roman" w:eastAsia="宋体" w:hAnsi="Times New Roman"/>
          <w:sz w:val="24"/>
          <w:lang w:eastAsia="zh-CN"/>
        </w:rPr>
        <w:t>和压缩簇同时存在时，重试期间某些子范围可能已经被截断、重写或重新映射。后续写回必须重新确认失败子范围，而不是默认复用旧的整</w:t>
      </w:r>
      <w:r>
        <w:rPr>
          <w:rFonts w:ascii="Times New Roman" w:eastAsia="宋体" w:hAnsi="Times New Roman"/>
          <w:sz w:val="24"/>
          <w:lang w:eastAsia="zh-CN"/>
        </w:rPr>
        <w:t xml:space="preserve"> folio </w:t>
      </w:r>
      <w:r>
        <w:rPr>
          <w:rFonts w:ascii="Times New Roman" w:eastAsia="宋体" w:hAnsi="Times New Roman"/>
          <w:sz w:val="24"/>
          <w:lang w:eastAsia="zh-CN"/>
        </w:rPr>
        <w:t>状态。</w:t>
      </w:r>
    </w:p>
    <w:p w14:paraId="141909BC"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因此，</w:t>
      </w:r>
      <w:r>
        <w:rPr>
          <w:rFonts w:ascii="Times New Roman" w:eastAsia="宋体" w:hAnsi="Times New Roman"/>
          <w:sz w:val="24"/>
          <w:lang w:eastAsia="zh-CN"/>
        </w:rPr>
        <w:t xml:space="preserve">-EAGAIN </w:t>
      </w:r>
      <w:r>
        <w:rPr>
          <w:rFonts w:ascii="Times New Roman" w:eastAsia="宋体" w:hAnsi="Times New Roman"/>
          <w:sz w:val="24"/>
          <w:lang w:eastAsia="zh-CN"/>
        </w:rPr>
        <w:t>后的重试也要保留字节范围。失败的是某个</w:t>
      </w:r>
      <w:r>
        <w:rPr>
          <w:rFonts w:ascii="Times New Roman" w:eastAsia="宋体" w:hAnsi="Times New Roman"/>
          <w:sz w:val="24"/>
          <w:lang w:eastAsia="zh-CN"/>
        </w:rPr>
        <w:t xml:space="preserve"> folio </w:t>
      </w:r>
      <w:r>
        <w:rPr>
          <w:rFonts w:ascii="Times New Roman" w:eastAsia="宋体" w:hAnsi="Times New Roman"/>
          <w:sz w:val="24"/>
          <w:lang w:eastAsia="zh-CN"/>
        </w:rPr>
        <w:t>子范围，重试入口就应围绕该范围重新检查映射和状态；如果重新提交整个</w:t>
      </w:r>
      <w:r>
        <w:rPr>
          <w:rFonts w:ascii="Times New Roman" w:eastAsia="宋体" w:hAnsi="Times New Roman"/>
          <w:sz w:val="24"/>
          <w:lang w:eastAsia="zh-CN"/>
        </w:rPr>
        <w:t xml:space="preserve"> folio</w:t>
      </w:r>
      <w:r>
        <w:rPr>
          <w:rFonts w:ascii="Times New Roman" w:eastAsia="宋体" w:hAnsi="Times New Roman"/>
          <w:sz w:val="24"/>
          <w:lang w:eastAsia="zh-CN"/>
        </w:rPr>
        <w:t>，压缩簇和物理块分配都可能被重复触发。</w:t>
      </w:r>
    </w:p>
    <w:p w14:paraId="1F971C9C" w14:textId="77777777" w:rsidR="009F31DD" w:rsidRDefault="00591719">
      <w:pPr>
        <w:spacing w:line="360" w:lineRule="auto"/>
        <w:ind w:firstLine="480"/>
        <w:jc w:val="both"/>
        <w:rPr>
          <w:lang w:eastAsia="zh-CN"/>
        </w:rPr>
      </w:pPr>
      <w:r>
        <w:rPr>
          <w:rFonts w:ascii="Times New Roman" w:eastAsia="宋体" w:hAnsi="Times New Roman"/>
          <w:sz w:val="24"/>
          <w:lang w:eastAsia="zh-CN"/>
        </w:rPr>
        <w:t>本节得到的结论是：写回路径需要同时解决三个边界问题。第一，</w:t>
      </w:r>
      <w:r>
        <w:rPr>
          <w:rFonts w:ascii="Times New Roman" w:eastAsia="宋体" w:hAnsi="Times New Roman"/>
          <w:sz w:val="24"/>
          <w:lang w:eastAsia="zh-CN"/>
        </w:rPr>
        <w:t xml:space="preserve">dirty </w:t>
      </w:r>
      <w:r>
        <w:rPr>
          <w:rFonts w:ascii="Times New Roman" w:eastAsia="宋体" w:hAnsi="Times New Roman"/>
          <w:sz w:val="24"/>
          <w:lang w:eastAsia="zh-CN"/>
        </w:rPr>
        <w:t>状态必须落到</w:t>
      </w:r>
      <w:r>
        <w:rPr>
          <w:rFonts w:ascii="Times New Roman" w:eastAsia="宋体" w:hAnsi="Times New Roman"/>
          <w:sz w:val="24"/>
          <w:lang w:eastAsia="zh-CN"/>
        </w:rPr>
        <w:t xml:space="preserve"> folio </w:t>
      </w:r>
      <w:r>
        <w:rPr>
          <w:rFonts w:ascii="Times New Roman" w:eastAsia="宋体" w:hAnsi="Times New Roman"/>
          <w:sz w:val="24"/>
          <w:lang w:eastAsia="zh-CN"/>
        </w:rPr>
        <w:t>内子范围；第二，压缩簇与</w:t>
      </w:r>
      <w:r>
        <w:rPr>
          <w:rFonts w:ascii="Times New Roman" w:eastAsia="宋体" w:hAnsi="Times New Roman"/>
          <w:sz w:val="24"/>
          <w:lang w:eastAsia="zh-CN"/>
        </w:rPr>
        <w:t xml:space="preserve"> folio </w:t>
      </w:r>
      <w:r>
        <w:rPr>
          <w:rFonts w:ascii="Times New Roman" w:eastAsia="宋体" w:hAnsi="Times New Roman"/>
          <w:sz w:val="24"/>
          <w:lang w:eastAsia="zh-CN"/>
        </w:rPr>
        <w:t>的范围关系需要显式维护；第三，重试和截断不能丢失失败子范围。第四章的写回设计即围绕这三点展开。</w:t>
      </w:r>
    </w:p>
    <w:p w14:paraId="03313FB4" w14:textId="77777777" w:rsidR="002D4922" w:rsidRDefault="00EA61A5">
      <w:pPr>
        <w:pStyle w:val="1"/>
        <w:rPr>
          <w:lang w:eastAsia="zh-CN"/>
        </w:rPr>
      </w:pPr>
      <w:bookmarkStart w:id="114" w:name="_Toc229384999"/>
      <w:r>
        <w:rPr>
          <w:rFonts w:ascii="Times New Roman" w:eastAsia="宋体" w:hAnsi="Times New Roman"/>
          <w:lang w:eastAsia="zh-CN"/>
        </w:rPr>
        <w:t>第四章</w:t>
      </w:r>
      <w:r>
        <w:rPr>
          <w:rFonts w:ascii="Times New Roman" w:eastAsia="宋体" w:hAnsi="Times New Roman"/>
          <w:lang w:eastAsia="zh-CN"/>
        </w:rPr>
        <w:t xml:space="preserve">  F2FS Large Folio </w:t>
      </w:r>
      <w:r>
        <w:rPr>
          <w:rFonts w:ascii="Times New Roman" w:eastAsia="宋体" w:hAnsi="Times New Roman"/>
          <w:lang w:eastAsia="zh-CN"/>
        </w:rPr>
        <w:t>缓冲</w:t>
      </w:r>
      <w:r>
        <w:rPr>
          <w:rFonts w:ascii="Times New Roman" w:eastAsia="宋体" w:hAnsi="Times New Roman"/>
          <w:lang w:eastAsia="zh-CN"/>
        </w:rPr>
        <w:t xml:space="preserve"> I/O </w:t>
      </w:r>
      <w:r>
        <w:rPr>
          <w:rFonts w:ascii="Times New Roman" w:eastAsia="宋体" w:hAnsi="Times New Roman"/>
          <w:lang w:eastAsia="zh-CN"/>
        </w:rPr>
        <w:t>设计与实现</w:t>
      </w:r>
      <w:bookmarkEnd w:id="114"/>
    </w:p>
    <w:p w14:paraId="13658441" w14:textId="77777777" w:rsidR="002D4922" w:rsidRDefault="00EA61A5">
      <w:pPr>
        <w:pStyle w:val="21"/>
        <w:rPr>
          <w:lang w:eastAsia="zh-CN"/>
        </w:rPr>
      </w:pPr>
      <w:bookmarkStart w:id="115" w:name="_Toc229385000"/>
      <w:r>
        <w:rPr>
          <w:rFonts w:ascii="Times New Roman" w:eastAsia="宋体" w:hAnsi="Times New Roman"/>
          <w:lang w:eastAsia="zh-CN"/>
        </w:rPr>
        <w:t xml:space="preserve">4.1 </w:t>
      </w:r>
      <w:r>
        <w:rPr>
          <w:rFonts w:ascii="Times New Roman" w:eastAsia="宋体" w:hAnsi="Times New Roman"/>
          <w:lang w:eastAsia="zh-CN"/>
        </w:rPr>
        <w:t>设计目标与总体思路</w:t>
      </w:r>
      <w:bookmarkEnd w:id="115"/>
    </w:p>
    <w:p w14:paraId="388F7D5E"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第三章已经从框架层面分析了</w:t>
      </w:r>
      <w:r>
        <w:rPr>
          <w:rFonts w:ascii="Times New Roman" w:eastAsia="宋体" w:hAnsi="Times New Roman"/>
          <w:sz w:val="24"/>
          <w:lang w:eastAsia="zh-CN"/>
        </w:rPr>
        <w:t xml:space="preserve"> Large Folio </w:t>
      </w:r>
      <w:r>
        <w:rPr>
          <w:rFonts w:ascii="Times New Roman" w:eastAsia="宋体" w:hAnsi="Times New Roman"/>
          <w:sz w:val="24"/>
          <w:lang w:eastAsia="zh-CN"/>
        </w:rPr>
        <w:t>与</w:t>
      </w:r>
      <w:r>
        <w:rPr>
          <w:rFonts w:ascii="Times New Roman" w:eastAsia="宋体" w:hAnsi="Times New Roman"/>
          <w:sz w:val="24"/>
          <w:lang w:eastAsia="zh-CN"/>
        </w:rPr>
        <w:t xml:space="preserve"> iomap </w:t>
      </w:r>
      <w:r>
        <w:rPr>
          <w:rFonts w:ascii="Times New Roman" w:eastAsia="宋体" w:hAnsi="Times New Roman"/>
          <w:sz w:val="24"/>
          <w:lang w:eastAsia="zh-CN"/>
        </w:rPr>
        <w:t>的关系。本章进一步讨论</w:t>
      </w:r>
      <w:r>
        <w:rPr>
          <w:rFonts w:ascii="Times New Roman" w:eastAsia="宋体" w:hAnsi="Times New Roman"/>
          <w:sz w:val="24"/>
          <w:lang w:eastAsia="zh-CN"/>
        </w:rPr>
        <w:t xml:space="preserve"> F2FS </w:t>
      </w:r>
      <w:r>
        <w:rPr>
          <w:rFonts w:ascii="Times New Roman" w:eastAsia="宋体" w:hAnsi="Times New Roman"/>
          <w:sz w:val="24"/>
          <w:lang w:eastAsia="zh-CN"/>
        </w:rPr>
        <w:t>中的具体实现。</w:t>
      </w:r>
      <w:r>
        <w:rPr>
          <w:rFonts w:ascii="Times New Roman" w:eastAsia="宋体" w:hAnsi="Times New Roman"/>
          <w:sz w:val="24"/>
          <w:lang w:eastAsia="zh-CN"/>
        </w:rPr>
        <w:t xml:space="preserve">F2FS </w:t>
      </w:r>
      <w:r>
        <w:rPr>
          <w:rFonts w:ascii="Times New Roman" w:eastAsia="宋体" w:hAnsi="Times New Roman"/>
          <w:sz w:val="24"/>
          <w:lang w:eastAsia="zh-CN"/>
        </w:rPr>
        <w:t>原有</w:t>
      </w:r>
      <w:r>
        <w:rPr>
          <w:rFonts w:ascii="Times New Roman" w:eastAsia="宋体" w:hAnsi="Times New Roman"/>
          <w:sz w:val="24"/>
          <w:lang w:eastAsia="zh-CN"/>
        </w:rPr>
        <w:t xml:space="preserve"> buffered I/O </w:t>
      </w:r>
      <w:r>
        <w:rPr>
          <w:rFonts w:ascii="Times New Roman" w:eastAsia="宋体" w:hAnsi="Times New Roman"/>
          <w:sz w:val="24"/>
          <w:lang w:eastAsia="zh-CN"/>
        </w:rPr>
        <w:t>路径长期围绕</w:t>
      </w:r>
      <w:r>
        <w:rPr>
          <w:rFonts w:ascii="Times New Roman" w:eastAsia="宋体" w:hAnsi="Times New Roman"/>
          <w:sz w:val="24"/>
          <w:lang w:eastAsia="zh-CN"/>
        </w:rPr>
        <w:t xml:space="preserve"> page </w:t>
      </w:r>
      <w:r>
        <w:rPr>
          <w:rFonts w:ascii="Times New Roman" w:eastAsia="宋体" w:hAnsi="Times New Roman"/>
          <w:sz w:val="24"/>
          <w:lang w:eastAsia="zh-CN"/>
        </w:rPr>
        <w:t>粒度组织，块映射、页缓存状态、脏页写回和</w:t>
      </w:r>
      <w:r>
        <w:rPr>
          <w:rFonts w:ascii="Times New Roman" w:eastAsia="宋体" w:hAnsi="Times New Roman"/>
          <w:sz w:val="24"/>
          <w:lang w:eastAsia="zh-CN"/>
        </w:rPr>
        <w:t xml:space="preserve"> GC </w:t>
      </w:r>
      <w:r>
        <w:rPr>
          <w:rFonts w:ascii="Times New Roman" w:eastAsia="宋体" w:hAnsi="Times New Roman"/>
          <w:sz w:val="24"/>
          <w:lang w:eastAsia="zh-CN"/>
        </w:rPr>
        <w:t>搬运都带有较强的单页假设。引入</w:t>
      </w:r>
      <w:r>
        <w:rPr>
          <w:rFonts w:ascii="Times New Roman" w:eastAsia="宋体" w:hAnsi="Times New Roman"/>
          <w:sz w:val="24"/>
          <w:lang w:eastAsia="zh-CN"/>
        </w:rPr>
        <w:t xml:space="preserve"> Large Folio </w:t>
      </w:r>
      <w:r>
        <w:rPr>
          <w:rFonts w:ascii="Times New Roman" w:eastAsia="宋体" w:hAnsi="Times New Roman"/>
          <w:sz w:val="24"/>
          <w:lang w:eastAsia="zh-CN"/>
        </w:rPr>
        <w:t>后，一个</w:t>
      </w:r>
      <w:r>
        <w:rPr>
          <w:rFonts w:ascii="Times New Roman" w:eastAsia="宋体" w:hAnsi="Times New Roman"/>
          <w:sz w:val="24"/>
          <w:lang w:eastAsia="zh-CN"/>
        </w:rPr>
        <w:t xml:space="preserve"> folio </w:t>
      </w:r>
      <w:r>
        <w:rPr>
          <w:rFonts w:ascii="Times New Roman" w:eastAsia="宋体" w:hAnsi="Times New Roman"/>
          <w:sz w:val="24"/>
          <w:lang w:eastAsia="zh-CN"/>
        </w:rPr>
        <w:t>内可能同时包含多个文件系统块，原有路径中的单页状态和单块提交方式不能直接覆盖新的内存粒度。</w:t>
      </w:r>
    </w:p>
    <w:p w14:paraId="73C96220"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本章的实现目标可以概括为两点：第一，在普通文件读写路径中建立</w:t>
      </w:r>
      <w:r>
        <w:rPr>
          <w:rFonts w:ascii="Times New Roman" w:eastAsia="宋体" w:hAnsi="Times New Roman"/>
          <w:sz w:val="24"/>
          <w:lang w:eastAsia="zh-CN"/>
        </w:rPr>
        <w:t xml:space="preserve"> F2FS </w:t>
      </w:r>
      <w:r>
        <w:rPr>
          <w:rFonts w:ascii="Times New Roman" w:eastAsia="宋体" w:hAnsi="Times New Roman"/>
          <w:sz w:val="24"/>
          <w:lang w:eastAsia="zh-CN"/>
        </w:rPr>
        <w:t>块级映射结果到</w:t>
      </w:r>
      <w:r>
        <w:rPr>
          <w:rFonts w:ascii="Times New Roman" w:eastAsia="宋体" w:hAnsi="Times New Roman"/>
          <w:sz w:val="24"/>
          <w:lang w:eastAsia="zh-CN"/>
        </w:rPr>
        <w:t xml:space="preserve"> iomap </w:t>
      </w:r>
      <w:r>
        <w:rPr>
          <w:rFonts w:ascii="Times New Roman" w:eastAsia="宋体" w:hAnsi="Times New Roman"/>
          <w:sz w:val="24"/>
          <w:lang w:eastAsia="zh-CN"/>
        </w:rPr>
        <w:t>字节区间之间的转换。使页缓存侧能够围绕较大的连续区间组织</w:t>
      </w:r>
      <w:r>
        <w:rPr>
          <w:rFonts w:ascii="Times New Roman" w:eastAsia="宋体" w:hAnsi="Times New Roman"/>
          <w:sz w:val="24"/>
          <w:lang w:eastAsia="zh-CN"/>
        </w:rPr>
        <w:t xml:space="preserve"> buffered I/O</w:t>
      </w:r>
      <w:r>
        <w:rPr>
          <w:rFonts w:ascii="Times New Roman" w:eastAsia="宋体" w:hAnsi="Times New Roman"/>
          <w:sz w:val="24"/>
          <w:lang w:eastAsia="zh-CN"/>
        </w:rPr>
        <w:t>；第二，在</w:t>
      </w:r>
      <w:r>
        <w:rPr>
          <w:rFonts w:ascii="Times New Roman" w:eastAsia="宋体" w:hAnsi="Times New Roman"/>
          <w:sz w:val="24"/>
          <w:lang w:eastAsia="zh-CN"/>
        </w:rPr>
        <w:t xml:space="preserve"> F2FS </w:t>
      </w:r>
      <w:r>
        <w:rPr>
          <w:rFonts w:ascii="Times New Roman" w:eastAsia="宋体" w:hAnsi="Times New Roman"/>
          <w:sz w:val="24"/>
          <w:lang w:eastAsia="zh-CN"/>
        </w:rPr>
        <w:t>特有路径中补充</w:t>
      </w:r>
      <w:r>
        <w:rPr>
          <w:rFonts w:ascii="Times New Roman" w:eastAsia="宋体" w:hAnsi="Times New Roman"/>
          <w:sz w:val="24"/>
          <w:lang w:eastAsia="zh-CN"/>
        </w:rPr>
        <w:t xml:space="preserve"> Large Folio </w:t>
      </w:r>
      <w:r>
        <w:rPr>
          <w:rFonts w:ascii="Times New Roman" w:eastAsia="宋体" w:hAnsi="Times New Roman"/>
          <w:sz w:val="24"/>
          <w:lang w:eastAsia="zh-CN"/>
        </w:rPr>
        <w:t>所需的状态管理。覆盖读完成计数、</w:t>
      </w:r>
      <w:r>
        <w:rPr>
          <w:rFonts w:ascii="Times New Roman" w:eastAsia="宋体" w:hAnsi="Times New Roman"/>
          <w:sz w:val="24"/>
          <w:lang w:eastAsia="zh-CN"/>
        </w:rPr>
        <w:t xml:space="preserve">folio </w:t>
      </w:r>
      <w:r>
        <w:rPr>
          <w:rFonts w:ascii="Times New Roman" w:eastAsia="宋体" w:hAnsi="Times New Roman"/>
          <w:sz w:val="24"/>
          <w:lang w:eastAsia="zh-CN"/>
        </w:rPr>
        <w:t>内脏区记录、</w:t>
      </w:r>
      <w:r>
        <w:rPr>
          <w:rFonts w:ascii="Times New Roman" w:eastAsia="宋体" w:hAnsi="Times New Roman"/>
          <w:sz w:val="24"/>
          <w:lang w:eastAsia="zh-CN"/>
        </w:rPr>
        <w:t xml:space="preserve">writeback </w:t>
      </w:r>
      <w:r>
        <w:rPr>
          <w:rFonts w:ascii="Times New Roman" w:eastAsia="宋体" w:hAnsi="Times New Roman"/>
          <w:sz w:val="24"/>
          <w:lang w:eastAsia="zh-CN"/>
        </w:rPr>
        <w:t>子范围提交、</w:t>
      </w:r>
      <w:r>
        <w:rPr>
          <w:rFonts w:ascii="Times New Roman" w:eastAsia="宋体" w:hAnsi="Times New Roman"/>
          <w:sz w:val="24"/>
          <w:lang w:eastAsia="zh-CN"/>
        </w:rPr>
        <w:t xml:space="preserve">GC </w:t>
      </w:r>
      <w:r>
        <w:rPr>
          <w:rFonts w:ascii="Times New Roman" w:eastAsia="宋体" w:hAnsi="Times New Roman"/>
          <w:sz w:val="24"/>
          <w:lang w:eastAsia="zh-CN"/>
        </w:rPr>
        <w:t>迁移标志以及压缩文件的簇级处理。</w:t>
      </w:r>
    </w:p>
    <w:p w14:paraId="0FC663CF"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本章按实现依赖关系展开。</w:t>
      </w:r>
      <w:r>
        <w:rPr>
          <w:rFonts w:ascii="Times New Roman" w:eastAsia="宋体" w:hAnsi="Times New Roman"/>
          <w:sz w:val="24"/>
          <w:lang w:eastAsia="zh-CN"/>
        </w:rPr>
        <w:t xml:space="preserve">4.2 </w:t>
      </w:r>
      <w:r>
        <w:rPr>
          <w:rFonts w:ascii="Times New Roman" w:eastAsia="宋体" w:hAnsi="Times New Roman"/>
          <w:sz w:val="24"/>
          <w:lang w:eastAsia="zh-CN"/>
        </w:rPr>
        <w:t>节先说明普通文件路径中</w:t>
      </w:r>
      <w:r>
        <w:rPr>
          <w:rFonts w:ascii="Times New Roman" w:eastAsia="宋体" w:hAnsi="Times New Roman"/>
          <w:sz w:val="24"/>
          <w:lang w:eastAsia="zh-CN"/>
        </w:rPr>
        <w:t xml:space="preserve"> f2fs_map_blocks </w:t>
      </w:r>
      <w:r>
        <w:rPr>
          <w:rFonts w:ascii="Times New Roman" w:eastAsia="宋体" w:hAnsi="Times New Roman"/>
          <w:sz w:val="24"/>
          <w:lang w:eastAsia="zh-CN"/>
        </w:rPr>
        <w:t>到</w:t>
      </w:r>
      <w:r>
        <w:rPr>
          <w:rFonts w:ascii="Times New Roman" w:eastAsia="宋体" w:hAnsi="Times New Roman"/>
          <w:sz w:val="24"/>
          <w:lang w:eastAsia="zh-CN"/>
        </w:rPr>
        <w:t xml:space="preserve"> f2fs_set_iomap </w:t>
      </w:r>
      <w:r>
        <w:rPr>
          <w:rFonts w:ascii="Times New Roman" w:eastAsia="宋体" w:hAnsi="Times New Roman"/>
          <w:sz w:val="24"/>
          <w:lang w:eastAsia="zh-CN"/>
        </w:rPr>
        <w:t>的转换过程，这是后续</w:t>
      </w:r>
      <w:r>
        <w:rPr>
          <w:rFonts w:ascii="Times New Roman" w:eastAsia="宋体" w:hAnsi="Times New Roman"/>
          <w:sz w:val="24"/>
          <w:lang w:eastAsia="zh-CN"/>
        </w:rPr>
        <w:t xml:space="preserve"> read/write </w:t>
      </w:r>
      <w:r>
        <w:rPr>
          <w:rFonts w:ascii="Times New Roman" w:eastAsia="宋体" w:hAnsi="Times New Roman"/>
          <w:sz w:val="24"/>
          <w:lang w:eastAsia="zh-CN"/>
        </w:rPr>
        <w:t>接入</w:t>
      </w:r>
      <w:r>
        <w:rPr>
          <w:rFonts w:ascii="Times New Roman" w:eastAsia="宋体" w:hAnsi="Times New Roman"/>
          <w:sz w:val="24"/>
          <w:lang w:eastAsia="zh-CN"/>
        </w:rPr>
        <w:t xml:space="preserve"> iomap </w:t>
      </w:r>
      <w:r>
        <w:rPr>
          <w:rFonts w:ascii="Times New Roman" w:eastAsia="宋体" w:hAnsi="Times New Roman"/>
          <w:sz w:val="24"/>
          <w:lang w:eastAsia="zh-CN"/>
        </w:rPr>
        <w:t>的基础。</w:t>
      </w:r>
      <w:r>
        <w:rPr>
          <w:rFonts w:ascii="Times New Roman" w:eastAsia="宋体" w:hAnsi="Times New Roman"/>
          <w:sz w:val="24"/>
          <w:lang w:eastAsia="zh-CN"/>
        </w:rPr>
        <w:t xml:space="preserve">4.3 </w:t>
      </w:r>
      <w:r>
        <w:rPr>
          <w:rFonts w:ascii="Times New Roman" w:eastAsia="宋体" w:hAnsi="Times New Roman"/>
          <w:sz w:val="24"/>
          <w:lang w:eastAsia="zh-CN"/>
        </w:rPr>
        <w:t>节说明</w:t>
      </w:r>
      <w:r>
        <w:rPr>
          <w:rFonts w:ascii="Times New Roman" w:eastAsia="宋体" w:hAnsi="Times New Roman"/>
          <w:sz w:val="24"/>
          <w:lang w:eastAsia="zh-CN"/>
        </w:rPr>
        <w:t xml:space="preserve"> f2fs_folio_state </w:t>
      </w:r>
      <w:r>
        <w:rPr>
          <w:rFonts w:ascii="Times New Roman" w:eastAsia="宋体" w:hAnsi="Times New Roman"/>
          <w:sz w:val="24"/>
          <w:lang w:eastAsia="zh-CN"/>
        </w:rPr>
        <w:t>如何承载</w:t>
      </w:r>
      <w:r>
        <w:rPr>
          <w:rFonts w:ascii="Times New Roman" w:eastAsia="宋体" w:hAnsi="Times New Roman"/>
          <w:sz w:val="24"/>
          <w:lang w:eastAsia="zh-CN"/>
        </w:rPr>
        <w:t xml:space="preserve"> F2FS </w:t>
      </w:r>
      <w:r>
        <w:rPr>
          <w:rFonts w:ascii="Times New Roman" w:eastAsia="宋体" w:hAnsi="Times New Roman"/>
          <w:sz w:val="24"/>
          <w:lang w:eastAsia="zh-CN"/>
        </w:rPr>
        <w:t>私有状态和</w:t>
      </w:r>
      <w:r>
        <w:rPr>
          <w:rFonts w:ascii="Times New Roman" w:eastAsia="宋体" w:hAnsi="Times New Roman"/>
          <w:sz w:val="24"/>
          <w:lang w:eastAsia="zh-CN"/>
        </w:rPr>
        <w:t xml:space="preserve"> iomap </w:t>
      </w:r>
      <w:r>
        <w:rPr>
          <w:rFonts w:ascii="Times New Roman" w:eastAsia="宋体" w:hAnsi="Times New Roman"/>
          <w:sz w:val="24"/>
          <w:lang w:eastAsia="zh-CN"/>
        </w:rPr>
        <w:t>状态。</w:t>
      </w:r>
      <w:r>
        <w:rPr>
          <w:rFonts w:ascii="Times New Roman" w:eastAsia="宋体" w:hAnsi="Times New Roman"/>
          <w:sz w:val="24"/>
          <w:lang w:eastAsia="zh-CN"/>
        </w:rPr>
        <w:t xml:space="preserve">4.4 </w:t>
      </w:r>
      <w:r>
        <w:rPr>
          <w:rFonts w:ascii="Times New Roman" w:eastAsia="宋体" w:hAnsi="Times New Roman"/>
          <w:sz w:val="24"/>
          <w:lang w:eastAsia="zh-CN"/>
        </w:rPr>
        <w:t>节讨论脏页写回中</w:t>
      </w:r>
      <w:r>
        <w:rPr>
          <w:rFonts w:ascii="Times New Roman" w:eastAsia="宋体" w:hAnsi="Times New Roman"/>
          <w:sz w:val="24"/>
          <w:lang w:eastAsia="zh-CN"/>
        </w:rPr>
        <w:t xml:space="preserve"> folio </w:t>
      </w:r>
      <w:r>
        <w:rPr>
          <w:rFonts w:ascii="Times New Roman" w:eastAsia="宋体" w:hAnsi="Times New Roman"/>
          <w:sz w:val="24"/>
          <w:lang w:eastAsia="zh-CN"/>
        </w:rPr>
        <w:t>内脏区定位和子范围提交。</w:t>
      </w:r>
      <w:r>
        <w:rPr>
          <w:rFonts w:ascii="Times New Roman" w:eastAsia="宋体" w:hAnsi="Times New Roman"/>
          <w:sz w:val="24"/>
          <w:lang w:eastAsia="zh-CN"/>
        </w:rPr>
        <w:t xml:space="preserve">4.5 </w:t>
      </w:r>
      <w:r>
        <w:rPr>
          <w:rFonts w:ascii="Times New Roman" w:eastAsia="宋体" w:hAnsi="Times New Roman"/>
          <w:sz w:val="24"/>
          <w:lang w:eastAsia="zh-CN"/>
        </w:rPr>
        <w:t>节讨论</w:t>
      </w:r>
      <w:r>
        <w:rPr>
          <w:rFonts w:ascii="Times New Roman" w:eastAsia="宋体" w:hAnsi="Times New Roman"/>
          <w:sz w:val="24"/>
          <w:lang w:eastAsia="zh-CN"/>
        </w:rPr>
        <w:t xml:space="preserve"> GC </w:t>
      </w:r>
      <w:r>
        <w:rPr>
          <w:rFonts w:ascii="Times New Roman" w:eastAsia="宋体" w:hAnsi="Times New Roman"/>
          <w:sz w:val="24"/>
          <w:lang w:eastAsia="zh-CN"/>
        </w:rPr>
        <w:t>路径在</w:t>
      </w:r>
      <w:r>
        <w:rPr>
          <w:rFonts w:ascii="Times New Roman" w:eastAsia="宋体" w:hAnsi="Times New Roman"/>
          <w:sz w:val="24"/>
          <w:lang w:eastAsia="zh-CN"/>
        </w:rPr>
        <w:t xml:space="preserve"> Large Folio </w:t>
      </w:r>
      <w:r>
        <w:rPr>
          <w:rFonts w:ascii="Times New Roman" w:eastAsia="宋体" w:hAnsi="Times New Roman"/>
          <w:sz w:val="24"/>
          <w:lang w:eastAsia="zh-CN"/>
        </w:rPr>
        <w:t>下的适配。</w:t>
      </w:r>
      <w:r>
        <w:rPr>
          <w:rFonts w:ascii="Times New Roman" w:eastAsia="宋体" w:hAnsi="Times New Roman"/>
          <w:sz w:val="24"/>
          <w:lang w:eastAsia="zh-CN"/>
        </w:rPr>
        <w:t xml:space="preserve">4.6 </w:t>
      </w:r>
      <w:r>
        <w:rPr>
          <w:rFonts w:ascii="Times New Roman" w:eastAsia="宋体" w:hAnsi="Times New Roman"/>
          <w:sz w:val="24"/>
          <w:lang w:eastAsia="zh-CN"/>
        </w:rPr>
        <w:t>节讨论压缩文件中的簇级读取、部分簇补齐和延迟解锁处理。</w:t>
      </w:r>
    </w:p>
    <w:p w14:paraId="48EFAB2E" w14:textId="77777777" w:rsidR="002D4922" w:rsidRDefault="00EA61A5">
      <w:pPr>
        <w:pStyle w:val="21"/>
      </w:pPr>
      <w:bookmarkStart w:id="116" w:name="_Toc229385001"/>
      <w:r>
        <w:rPr>
          <w:rFonts w:ascii="Times New Roman" w:eastAsia="宋体" w:hAnsi="Times New Roman"/>
        </w:rPr>
        <w:t xml:space="preserve">4.2 </w:t>
      </w:r>
      <w:r>
        <w:rPr>
          <w:rFonts w:ascii="Times New Roman" w:eastAsia="宋体" w:hAnsi="Times New Roman"/>
        </w:rPr>
        <w:t>基于区间映射的普通文件</w:t>
      </w:r>
      <w:r>
        <w:rPr>
          <w:rFonts w:ascii="Times New Roman" w:eastAsia="宋体" w:hAnsi="Times New Roman"/>
        </w:rPr>
        <w:t xml:space="preserve"> I/O </w:t>
      </w:r>
      <w:r>
        <w:rPr>
          <w:rFonts w:ascii="Times New Roman" w:eastAsia="宋体" w:hAnsi="Times New Roman"/>
        </w:rPr>
        <w:t>路径</w:t>
      </w:r>
      <w:bookmarkEnd w:id="116"/>
    </w:p>
    <w:p w14:paraId="2D86D948" w14:textId="77777777" w:rsidR="002D4922" w:rsidRDefault="00EA61A5">
      <w:pPr>
        <w:spacing w:after="0" w:line="360" w:lineRule="auto"/>
        <w:ind w:firstLine="480"/>
        <w:jc w:val="both"/>
      </w:pPr>
      <w:r>
        <w:rPr>
          <w:rFonts w:ascii="Times New Roman" w:eastAsia="宋体" w:hAnsi="Times New Roman"/>
          <w:sz w:val="24"/>
        </w:rPr>
        <w:t>本节讨论普通文件在</w:t>
      </w:r>
      <w:r>
        <w:rPr>
          <w:rFonts w:ascii="Times New Roman" w:eastAsia="宋体" w:hAnsi="Times New Roman"/>
          <w:sz w:val="24"/>
        </w:rPr>
        <w:t xml:space="preserve"> buffered I/O </w:t>
      </w:r>
      <w:r>
        <w:rPr>
          <w:rFonts w:ascii="Times New Roman" w:eastAsia="宋体" w:hAnsi="Times New Roman"/>
          <w:sz w:val="24"/>
        </w:rPr>
        <w:t>场景下的</w:t>
      </w:r>
      <w:r>
        <w:rPr>
          <w:rFonts w:ascii="Times New Roman" w:eastAsia="宋体" w:hAnsi="Times New Roman"/>
          <w:sz w:val="24"/>
        </w:rPr>
        <w:t xml:space="preserve"> iomap </w:t>
      </w:r>
      <w:r>
        <w:rPr>
          <w:rFonts w:ascii="Times New Roman" w:eastAsia="宋体" w:hAnsi="Times New Roman"/>
          <w:sz w:val="24"/>
        </w:rPr>
        <w:t>化过程。这里的</w:t>
      </w:r>
      <w:r>
        <w:rPr>
          <w:rFonts w:ascii="Times New Roman" w:eastAsia="宋体" w:hAnsi="Times New Roman"/>
          <w:sz w:val="24"/>
        </w:rPr>
        <w:t>“</w:t>
      </w:r>
      <w:r>
        <w:rPr>
          <w:rFonts w:ascii="Times New Roman" w:eastAsia="宋体" w:hAnsi="Times New Roman"/>
          <w:sz w:val="24"/>
        </w:rPr>
        <w:t>普通文件</w:t>
      </w:r>
      <w:r>
        <w:rPr>
          <w:rFonts w:ascii="Times New Roman" w:eastAsia="宋体" w:hAnsi="Times New Roman"/>
          <w:sz w:val="24"/>
        </w:rPr>
        <w:t>”</w:t>
      </w:r>
      <w:r>
        <w:rPr>
          <w:rFonts w:ascii="Times New Roman" w:eastAsia="宋体" w:hAnsi="Times New Roman"/>
          <w:sz w:val="24"/>
        </w:rPr>
        <w:t>指不经过压缩簇特殊处理的文件路径。其读写流程主要围绕</w:t>
      </w:r>
      <w:r>
        <w:rPr>
          <w:rFonts w:ascii="Times New Roman" w:eastAsia="宋体" w:hAnsi="Times New Roman"/>
          <w:sz w:val="24"/>
        </w:rPr>
        <w:t xml:space="preserve"> f2fs_map_blocks</w:t>
      </w:r>
      <w:r>
        <w:rPr>
          <w:rFonts w:ascii="Times New Roman" w:eastAsia="宋体" w:hAnsi="Times New Roman"/>
          <w:sz w:val="24"/>
        </w:rPr>
        <w:t>、</w:t>
      </w:r>
      <w:r>
        <w:rPr>
          <w:rFonts w:ascii="Times New Roman" w:eastAsia="宋体" w:hAnsi="Times New Roman"/>
          <w:sz w:val="24"/>
        </w:rPr>
        <w:t xml:space="preserve">f2fs_set_iomap </w:t>
      </w:r>
      <w:r>
        <w:rPr>
          <w:rFonts w:ascii="Times New Roman" w:eastAsia="宋体" w:hAnsi="Times New Roman"/>
          <w:sz w:val="24"/>
        </w:rPr>
        <w:t>和</w:t>
      </w:r>
      <w:r>
        <w:rPr>
          <w:rFonts w:ascii="Times New Roman" w:eastAsia="宋体" w:hAnsi="Times New Roman"/>
          <w:sz w:val="24"/>
        </w:rPr>
        <w:t xml:space="preserve"> iomap buffered I/O </w:t>
      </w:r>
      <w:r>
        <w:rPr>
          <w:rFonts w:ascii="Times New Roman" w:eastAsia="宋体" w:hAnsi="Times New Roman"/>
          <w:sz w:val="24"/>
        </w:rPr>
        <w:t>回调展开。</w:t>
      </w:r>
    </w:p>
    <w:p w14:paraId="294A6345"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lastRenderedPageBreak/>
        <w:t>在第三章的框架分析基础上，本节进一步说明</w:t>
      </w:r>
      <w:r>
        <w:rPr>
          <w:rFonts w:ascii="Times New Roman" w:eastAsia="宋体" w:hAnsi="Times New Roman"/>
          <w:sz w:val="24"/>
          <w:lang w:eastAsia="zh-CN"/>
        </w:rPr>
        <w:t xml:space="preserve"> F2FS </w:t>
      </w:r>
      <w:r>
        <w:rPr>
          <w:rFonts w:ascii="Times New Roman" w:eastAsia="宋体" w:hAnsi="Times New Roman"/>
          <w:sz w:val="24"/>
          <w:lang w:eastAsia="zh-CN"/>
        </w:rPr>
        <w:t>如何把自身的块级映射结果整理为</w:t>
      </w:r>
      <w:r>
        <w:rPr>
          <w:rFonts w:ascii="Times New Roman" w:eastAsia="宋体" w:hAnsi="Times New Roman"/>
          <w:sz w:val="24"/>
          <w:lang w:eastAsia="zh-CN"/>
        </w:rPr>
        <w:t xml:space="preserve"> iomap </w:t>
      </w:r>
      <w:r>
        <w:rPr>
          <w:rFonts w:ascii="Times New Roman" w:eastAsia="宋体" w:hAnsi="Times New Roman"/>
          <w:sz w:val="24"/>
          <w:lang w:eastAsia="zh-CN"/>
        </w:rPr>
        <w:t>所需的字节区间，并在普通文件的读取和写入路径中使用该转换结果。</w:t>
      </w:r>
    </w:p>
    <w:p w14:paraId="25CF05D1" w14:textId="77777777" w:rsidR="002D4922" w:rsidRDefault="00EA61A5">
      <w:pPr>
        <w:pStyle w:val="31"/>
        <w:rPr>
          <w:lang w:eastAsia="zh-CN"/>
        </w:rPr>
      </w:pPr>
      <w:bookmarkStart w:id="117" w:name="_Toc229385002"/>
      <w:r>
        <w:rPr>
          <w:rFonts w:ascii="Times New Roman" w:eastAsia="宋体" w:hAnsi="Times New Roman"/>
          <w:lang w:eastAsia="zh-CN"/>
        </w:rPr>
        <w:t xml:space="preserve">4.2.1 F2FS </w:t>
      </w:r>
      <w:r>
        <w:rPr>
          <w:rFonts w:ascii="Times New Roman" w:eastAsia="宋体" w:hAnsi="Times New Roman"/>
          <w:lang w:eastAsia="zh-CN"/>
        </w:rPr>
        <w:t>块映射与</w:t>
      </w:r>
      <w:r>
        <w:rPr>
          <w:rFonts w:ascii="Times New Roman" w:eastAsia="宋体" w:hAnsi="Times New Roman"/>
          <w:lang w:eastAsia="zh-CN"/>
        </w:rPr>
        <w:t xml:space="preserve"> iomap </w:t>
      </w:r>
      <w:r>
        <w:rPr>
          <w:rFonts w:ascii="Times New Roman" w:eastAsia="宋体" w:hAnsi="Times New Roman"/>
          <w:lang w:eastAsia="zh-CN"/>
        </w:rPr>
        <w:t>字节区间的粒度差异</w:t>
      </w:r>
      <w:bookmarkEnd w:id="117"/>
    </w:p>
    <w:p w14:paraId="121EDBCD" w14:textId="77777777" w:rsidR="002D4922" w:rsidRDefault="00EA61A5">
      <w:pPr>
        <w:spacing w:after="0" w:line="360" w:lineRule="auto"/>
        <w:ind w:firstLine="480"/>
        <w:jc w:val="both"/>
      </w:pPr>
      <w:r>
        <w:rPr>
          <w:rFonts w:ascii="Times New Roman" w:eastAsia="宋体" w:hAnsi="Times New Roman"/>
          <w:sz w:val="24"/>
        </w:rPr>
        <w:t xml:space="preserve">F2FS </w:t>
      </w:r>
      <w:r>
        <w:rPr>
          <w:rFonts w:ascii="Times New Roman" w:eastAsia="宋体" w:hAnsi="Times New Roman"/>
          <w:sz w:val="24"/>
        </w:rPr>
        <w:t>内部的块映射结果主要由</w:t>
      </w:r>
      <w:r>
        <w:rPr>
          <w:rFonts w:ascii="Times New Roman" w:eastAsia="宋体" w:hAnsi="Times New Roman"/>
          <w:sz w:val="24"/>
        </w:rPr>
        <w:t xml:space="preserve"> struct f2fs_map_blocks </w:t>
      </w:r>
      <w:r>
        <w:rPr>
          <w:rFonts w:ascii="Times New Roman" w:eastAsia="宋体" w:hAnsi="Times New Roman"/>
          <w:sz w:val="24"/>
        </w:rPr>
        <w:t>表示，其中</w:t>
      </w:r>
      <w:r>
        <w:rPr>
          <w:rFonts w:ascii="Times New Roman" w:eastAsia="宋体" w:hAnsi="Times New Roman"/>
          <w:sz w:val="24"/>
        </w:rPr>
        <w:t xml:space="preserve"> m_lblk </w:t>
      </w:r>
      <w:r>
        <w:rPr>
          <w:rFonts w:ascii="Times New Roman" w:eastAsia="宋体" w:hAnsi="Times New Roman"/>
          <w:sz w:val="24"/>
        </w:rPr>
        <w:t>表示文件内逻辑块号，</w:t>
      </w:r>
      <w:r>
        <w:rPr>
          <w:rFonts w:ascii="Times New Roman" w:eastAsia="宋体" w:hAnsi="Times New Roman"/>
          <w:sz w:val="24"/>
        </w:rPr>
        <w:t xml:space="preserve">m_pblk </w:t>
      </w:r>
      <w:r>
        <w:rPr>
          <w:rFonts w:ascii="Times New Roman" w:eastAsia="宋体" w:hAnsi="Times New Roman"/>
          <w:sz w:val="24"/>
        </w:rPr>
        <w:t>表示物理块号。</w:t>
      </w:r>
      <w:r>
        <w:rPr>
          <w:rFonts w:ascii="Times New Roman" w:eastAsia="宋体" w:hAnsi="Times New Roman"/>
          <w:sz w:val="24"/>
        </w:rPr>
        <w:t xml:space="preserve">m_len </w:t>
      </w:r>
      <w:r>
        <w:rPr>
          <w:rFonts w:ascii="Times New Roman" w:eastAsia="宋体" w:hAnsi="Times New Roman"/>
          <w:sz w:val="24"/>
        </w:rPr>
        <w:t>表示连续块长度，</w:t>
      </w:r>
      <w:r>
        <w:rPr>
          <w:rFonts w:ascii="Times New Roman" w:eastAsia="宋体" w:hAnsi="Times New Roman"/>
          <w:sz w:val="24"/>
        </w:rPr>
        <w:t xml:space="preserve">m_flags </w:t>
      </w:r>
      <w:r>
        <w:rPr>
          <w:rFonts w:ascii="Times New Roman" w:eastAsia="宋体" w:hAnsi="Times New Roman"/>
          <w:sz w:val="24"/>
        </w:rPr>
        <w:t>表示该区间的状态。该结构适合</w:t>
      </w:r>
      <w:r>
        <w:rPr>
          <w:rFonts w:ascii="Times New Roman" w:eastAsia="宋体" w:hAnsi="Times New Roman"/>
          <w:sz w:val="24"/>
        </w:rPr>
        <w:t xml:space="preserve"> F2FS </w:t>
      </w:r>
      <w:r>
        <w:rPr>
          <w:rFonts w:ascii="Times New Roman" w:eastAsia="宋体" w:hAnsi="Times New Roman"/>
          <w:sz w:val="24"/>
        </w:rPr>
        <w:t>的</w:t>
      </w:r>
      <w:r>
        <w:rPr>
          <w:rFonts w:ascii="Times New Roman" w:eastAsia="宋体" w:hAnsi="Times New Roman"/>
          <w:sz w:val="24"/>
        </w:rPr>
        <w:t xml:space="preserve"> dnode </w:t>
      </w:r>
      <w:r>
        <w:rPr>
          <w:rFonts w:ascii="Times New Roman" w:eastAsia="宋体" w:hAnsi="Times New Roman"/>
          <w:sz w:val="24"/>
        </w:rPr>
        <w:t>和</w:t>
      </w:r>
      <w:r>
        <w:rPr>
          <w:rFonts w:ascii="Times New Roman" w:eastAsia="宋体" w:hAnsi="Times New Roman"/>
          <w:sz w:val="24"/>
        </w:rPr>
        <w:t xml:space="preserve"> extent cache </w:t>
      </w:r>
      <w:r>
        <w:rPr>
          <w:rFonts w:ascii="Times New Roman" w:eastAsia="宋体" w:hAnsi="Times New Roman"/>
          <w:sz w:val="24"/>
        </w:rPr>
        <w:t>逻辑，但</w:t>
      </w:r>
      <w:r>
        <w:rPr>
          <w:rFonts w:ascii="Times New Roman" w:eastAsia="宋体" w:hAnsi="Times New Roman"/>
          <w:sz w:val="24"/>
        </w:rPr>
        <w:t xml:space="preserve"> iomap </w:t>
      </w:r>
      <w:r>
        <w:rPr>
          <w:rFonts w:ascii="Times New Roman" w:eastAsia="宋体" w:hAnsi="Times New Roman"/>
          <w:sz w:val="24"/>
        </w:rPr>
        <w:t>框架并不直接使用块号。</w:t>
      </w:r>
      <w:r>
        <w:rPr>
          <w:rFonts w:ascii="Times New Roman" w:eastAsia="宋体" w:hAnsi="Times New Roman"/>
          <w:sz w:val="24"/>
        </w:rPr>
        <w:t xml:space="preserve">iomap </w:t>
      </w:r>
      <w:r>
        <w:rPr>
          <w:rFonts w:ascii="Times New Roman" w:eastAsia="宋体" w:hAnsi="Times New Roman"/>
          <w:sz w:val="24"/>
        </w:rPr>
        <w:t>需要的是文件逻辑字节偏移、区间长度、块设备、磁盘字节地址以及</w:t>
      </w:r>
      <w:r>
        <w:rPr>
          <w:rFonts w:ascii="Times New Roman" w:eastAsia="宋体" w:hAnsi="Times New Roman"/>
          <w:sz w:val="24"/>
        </w:rPr>
        <w:t xml:space="preserve"> IOMAP_MAPPED</w:t>
      </w:r>
      <w:r>
        <w:rPr>
          <w:rFonts w:ascii="Times New Roman" w:eastAsia="宋体" w:hAnsi="Times New Roman"/>
          <w:sz w:val="24"/>
        </w:rPr>
        <w:t>、</w:t>
      </w:r>
      <w:r>
        <w:rPr>
          <w:rFonts w:ascii="Times New Roman" w:eastAsia="宋体" w:hAnsi="Times New Roman"/>
          <w:sz w:val="24"/>
        </w:rPr>
        <w:t>IOMAP_HOLE</w:t>
      </w:r>
      <w:r>
        <w:rPr>
          <w:rFonts w:ascii="Times New Roman" w:eastAsia="宋体" w:hAnsi="Times New Roman"/>
          <w:sz w:val="24"/>
        </w:rPr>
        <w:t>、</w:t>
      </w:r>
      <w:r>
        <w:rPr>
          <w:rFonts w:ascii="Times New Roman" w:eastAsia="宋体" w:hAnsi="Times New Roman"/>
          <w:sz w:val="24"/>
        </w:rPr>
        <w:t xml:space="preserve">IOMAP_UNWRITTEN </w:t>
      </w:r>
      <w:r>
        <w:rPr>
          <w:rFonts w:ascii="Times New Roman" w:eastAsia="宋体" w:hAnsi="Times New Roman"/>
          <w:sz w:val="24"/>
        </w:rPr>
        <w:t>等通用状态。</w:t>
      </w:r>
    </w:p>
    <w:p w14:paraId="44E2F5C7"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两类结构的差异可以概括为两层语义。</w:t>
      </w:r>
      <w:r>
        <w:rPr>
          <w:rFonts w:ascii="Times New Roman" w:eastAsia="宋体" w:hAnsi="Times New Roman"/>
          <w:sz w:val="24"/>
          <w:lang w:eastAsia="zh-CN"/>
        </w:rPr>
        <w:t xml:space="preserve">F2FS </w:t>
      </w:r>
      <w:r>
        <w:rPr>
          <w:rFonts w:ascii="Times New Roman" w:eastAsia="宋体" w:hAnsi="Times New Roman"/>
          <w:sz w:val="24"/>
          <w:lang w:eastAsia="zh-CN"/>
        </w:rPr>
        <w:t>负责回答从哪个逻辑块开始、连续多少块、对应哪个物理块。</w:t>
      </w:r>
      <w:r>
        <w:rPr>
          <w:rFonts w:ascii="Times New Roman" w:eastAsia="宋体" w:hAnsi="Times New Roman"/>
          <w:sz w:val="24"/>
          <w:lang w:eastAsia="zh-CN"/>
        </w:rPr>
        <w:t xml:space="preserve">iomap </w:t>
      </w:r>
      <w:r>
        <w:rPr>
          <w:rFonts w:ascii="Times New Roman" w:eastAsia="宋体" w:hAnsi="Times New Roman"/>
          <w:sz w:val="24"/>
          <w:lang w:eastAsia="zh-CN"/>
        </w:rPr>
        <w:t>负责回答从哪个文件字节开始、连续多少字节、应该按何种类型处理。因此，普通文件路径的关键不是简单替换读写函数，而是在</w:t>
      </w:r>
      <w:r>
        <w:rPr>
          <w:rFonts w:ascii="Times New Roman" w:eastAsia="宋体" w:hAnsi="Times New Roman"/>
          <w:sz w:val="24"/>
          <w:lang w:eastAsia="zh-CN"/>
        </w:rPr>
        <w:t xml:space="preserve"> F2FS </w:t>
      </w:r>
      <w:r>
        <w:rPr>
          <w:rFonts w:ascii="Times New Roman" w:eastAsia="宋体" w:hAnsi="Times New Roman"/>
          <w:sz w:val="24"/>
          <w:lang w:eastAsia="zh-CN"/>
        </w:rPr>
        <w:t>块映射和</w:t>
      </w:r>
      <w:r>
        <w:rPr>
          <w:rFonts w:ascii="Times New Roman" w:eastAsia="宋体" w:hAnsi="Times New Roman"/>
          <w:sz w:val="24"/>
          <w:lang w:eastAsia="zh-CN"/>
        </w:rPr>
        <w:t xml:space="preserve"> iomap </w:t>
      </w:r>
      <w:r>
        <w:rPr>
          <w:rFonts w:ascii="Times New Roman" w:eastAsia="宋体" w:hAnsi="Times New Roman"/>
          <w:sz w:val="24"/>
          <w:lang w:eastAsia="zh-CN"/>
        </w:rPr>
        <w:t>字节区间之间建立稳定的转换层。</w:t>
      </w:r>
    </w:p>
    <w:p w14:paraId="51FBB6DF"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在具体实现中，这个转换层分别服务于普通读取和普通写入的</w:t>
      </w:r>
      <w:r>
        <w:rPr>
          <w:rFonts w:ascii="Times New Roman" w:eastAsia="宋体" w:hAnsi="Times New Roman"/>
          <w:sz w:val="24"/>
          <w:lang w:eastAsia="zh-CN"/>
        </w:rPr>
        <w:t xml:space="preserve"> iomap_begin </w:t>
      </w:r>
      <w:r>
        <w:rPr>
          <w:rFonts w:ascii="Times New Roman" w:eastAsia="宋体" w:hAnsi="Times New Roman"/>
          <w:sz w:val="24"/>
          <w:lang w:eastAsia="zh-CN"/>
        </w:rPr>
        <w:t>回调。前者只查询已有块映射，后者还需要处理空洞区间的预分配。后续的</w:t>
      </w:r>
      <w:r>
        <w:rPr>
          <w:rFonts w:ascii="Times New Roman" w:eastAsia="宋体" w:hAnsi="Times New Roman"/>
          <w:sz w:val="24"/>
          <w:lang w:eastAsia="zh-CN"/>
        </w:rPr>
        <w:t xml:space="preserve"> writeback </w:t>
      </w:r>
      <w:r>
        <w:rPr>
          <w:rFonts w:ascii="Times New Roman" w:eastAsia="宋体" w:hAnsi="Times New Roman"/>
          <w:sz w:val="24"/>
          <w:lang w:eastAsia="zh-CN"/>
        </w:rPr>
        <w:t>和</w:t>
      </w:r>
      <w:r>
        <w:rPr>
          <w:rFonts w:ascii="Times New Roman" w:eastAsia="宋体" w:hAnsi="Times New Roman"/>
          <w:sz w:val="24"/>
          <w:lang w:eastAsia="zh-CN"/>
        </w:rPr>
        <w:t xml:space="preserve"> GC </w:t>
      </w:r>
      <w:r>
        <w:rPr>
          <w:rFonts w:ascii="Times New Roman" w:eastAsia="宋体" w:hAnsi="Times New Roman"/>
          <w:sz w:val="24"/>
          <w:lang w:eastAsia="zh-CN"/>
        </w:rPr>
        <w:t>仍需要处理</w:t>
      </w:r>
      <w:r>
        <w:rPr>
          <w:rFonts w:ascii="Times New Roman" w:eastAsia="宋体" w:hAnsi="Times New Roman"/>
          <w:sz w:val="24"/>
          <w:lang w:eastAsia="zh-CN"/>
        </w:rPr>
        <w:t xml:space="preserve"> F2FS </w:t>
      </w:r>
      <w:r>
        <w:rPr>
          <w:rFonts w:ascii="Times New Roman" w:eastAsia="宋体" w:hAnsi="Times New Roman"/>
          <w:sz w:val="24"/>
          <w:lang w:eastAsia="zh-CN"/>
        </w:rPr>
        <w:t>的特殊状态，但普通读写的入口可以先统一到同一套区间映射语义上。</w:t>
      </w:r>
    </w:p>
    <w:p w14:paraId="40A37236" w14:textId="77777777" w:rsidR="002D4922" w:rsidRDefault="00EA61A5">
      <w:pPr>
        <w:pStyle w:val="31"/>
        <w:rPr>
          <w:lang w:eastAsia="zh-CN"/>
        </w:rPr>
      </w:pPr>
      <w:bookmarkStart w:id="118" w:name="_Toc229385003"/>
      <w:r>
        <w:rPr>
          <w:rFonts w:ascii="Times New Roman" w:eastAsia="宋体" w:hAnsi="Times New Roman"/>
          <w:lang w:eastAsia="zh-CN"/>
        </w:rPr>
        <w:t xml:space="preserve">4.2.2 </w:t>
      </w:r>
      <w:r>
        <w:rPr>
          <w:rFonts w:ascii="Times New Roman" w:eastAsia="宋体" w:hAnsi="Times New Roman"/>
          <w:lang w:eastAsia="zh-CN"/>
        </w:rPr>
        <w:t>块区间到</w:t>
      </w:r>
      <w:r>
        <w:rPr>
          <w:rFonts w:ascii="Times New Roman" w:eastAsia="宋体" w:hAnsi="Times New Roman"/>
          <w:lang w:eastAsia="zh-CN"/>
        </w:rPr>
        <w:t xml:space="preserve"> iomap </w:t>
      </w:r>
      <w:r>
        <w:rPr>
          <w:rFonts w:ascii="Times New Roman" w:eastAsia="宋体" w:hAnsi="Times New Roman"/>
          <w:lang w:eastAsia="zh-CN"/>
        </w:rPr>
        <w:t>区间的转换</w:t>
      </w:r>
      <w:bookmarkEnd w:id="118"/>
    </w:p>
    <w:p w14:paraId="59615C5B" w14:textId="77777777" w:rsidR="002D4922" w:rsidRDefault="00EA61A5">
      <w:pPr>
        <w:spacing w:after="0" w:line="360" w:lineRule="auto"/>
        <w:ind w:firstLine="480"/>
        <w:jc w:val="both"/>
      </w:pPr>
      <w:r>
        <w:rPr>
          <w:rFonts w:ascii="Times New Roman" w:eastAsia="宋体" w:hAnsi="Times New Roman"/>
          <w:sz w:val="24"/>
        </w:rPr>
        <w:t xml:space="preserve">f2fs_set_iomap </w:t>
      </w:r>
      <w:r>
        <w:rPr>
          <w:rFonts w:ascii="Times New Roman" w:eastAsia="宋体" w:hAnsi="Times New Roman"/>
          <w:sz w:val="24"/>
        </w:rPr>
        <w:t>是普通文件路径中的核心转换函数。</w:t>
      </w:r>
      <w:r>
        <w:rPr>
          <w:rFonts w:ascii="Times New Roman" w:eastAsia="宋体" w:hAnsi="Times New Roman"/>
          <w:sz w:val="24"/>
        </w:rPr>
        <w:t xml:space="preserve">F2FS </w:t>
      </w:r>
      <w:r>
        <w:rPr>
          <w:rFonts w:ascii="Times New Roman" w:eastAsia="宋体" w:hAnsi="Times New Roman"/>
          <w:sz w:val="24"/>
        </w:rPr>
        <w:t>在</w:t>
      </w:r>
      <w:r>
        <w:rPr>
          <w:rFonts w:ascii="Times New Roman" w:eastAsia="宋体" w:hAnsi="Times New Roman"/>
          <w:sz w:val="24"/>
        </w:rPr>
        <w:t xml:space="preserve"> f2fs_map_blocks </w:t>
      </w:r>
      <w:r>
        <w:rPr>
          <w:rFonts w:ascii="Times New Roman" w:eastAsia="宋体" w:hAnsi="Times New Roman"/>
          <w:sz w:val="24"/>
        </w:rPr>
        <w:t>中得到的是文件系统块级结果，而</w:t>
      </w:r>
      <w:r>
        <w:rPr>
          <w:rFonts w:ascii="Times New Roman" w:eastAsia="宋体" w:hAnsi="Times New Roman"/>
          <w:sz w:val="24"/>
        </w:rPr>
        <w:t xml:space="preserve"> iomap </w:t>
      </w:r>
      <w:r>
        <w:rPr>
          <w:rFonts w:ascii="Times New Roman" w:eastAsia="宋体" w:hAnsi="Times New Roman"/>
          <w:sz w:val="24"/>
        </w:rPr>
        <w:t>框架要求文件系统返回字节区间。两者的语义并不相同：</w:t>
      </w:r>
      <w:r>
        <w:rPr>
          <w:rFonts w:ascii="Times New Roman" w:eastAsia="宋体" w:hAnsi="Times New Roman"/>
          <w:sz w:val="24"/>
        </w:rPr>
        <w:t xml:space="preserve">f2fs_map_blocks </w:t>
      </w:r>
      <w:r>
        <w:rPr>
          <w:rFonts w:ascii="Times New Roman" w:eastAsia="宋体" w:hAnsi="Times New Roman"/>
          <w:sz w:val="24"/>
        </w:rPr>
        <w:t>描述逻辑块号、物理块号和连续块数；</w:t>
      </w:r>
      <w:r>
        <w:rPr>
          <w:rFonts w:ascii="Times New Roman" w:eastAsia="宋体" w:hAnsi="Times New Roman"/>
          <w:sz w:val="24"/>
        </w:rPr>
        <w:t xml:space="preserve">struct iomap </w:t>
      </w:r>
      <w:r>
        <w:rPr>
          <w:rFonts w:ascii="Times New Roman" w:eastAsia="宋体" w:hAnsi="Times New Roman"/>
          <w:sz w:val="24"/>
        </w:rPr>
        <w:t>描述文件字节偏移、磁盘字节地址、区间长度和区间类型。因此，该函数不是普通的赋值辅助函数，而是普通</w:t>
      </w:r>
      <w:r>
        <w:rPr>
          <w:rFonts w:ascii="Times New Roman" w:eastAsia="宋体" w:hAnsi="Times New Roman"/>
          <w:sz w:val="24"/>
        </w:rPr>
        <w:t xml:space="preserve"> buffered read/write </w:t>
      </w:r>
      <w:r>
        <w:rPr>
          <w:rFonts w:ascii="Times New Roman" w:eastAsia="宋体" w:hAnsi="Times New Roman"/>
          <w:sz w:val="24"/>
        </w:rPr>
        <w:t>能够接入</w:t>
      </w:r>
      <w:r>
        <w:rPr>
          <w:rFonts w:ascii="Times New Roman" w:eastAsia="宋体" w:hAnsi="Times New Roman"/>
          <w:sz w:val="24"/>
        </w:rPr>
        <w:t xml:space="preserve"> iomap </w:t>
      </w:r>
      <w:r>
        <w:rPr>
          <w:rFonts w:ascii="Times New Roman" w:eastAsia="宋体" w:hAnsi="Times New Roman"/>
          <w:sz w:val="24"/>
        </w:rPr>
        <w:t>的边界转换层。</w:t>
      </w:r>
    </w:p>
    <w:p w14:paraId="0720E7A1"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这一转换具有明确的对比关系：</w:t>
      </w:r>
    </w:p>
    <w:p w14:paraId="1462B36E" w14:textId="77777777" w:rsidR="002D4922" w:rsidRDefault="00EA61A5">
      <w:pPr>
        <w:spacing w:after="0" w:line="360" w:lineRule="auto"/>
        <w:ind w:left="480" w:hanging="240"/>
      </w:pPr>
      <w:r>
        <w:rPr>
          <w:rFonts w:ascii="Times New Roman" w:eastAsia="宋体" w:hAnsi="Times New Roman"/>
          <w:sz w:val="24"/>
        </w:rPr>
        <w:t xml:space="preserve">• map-&gt;m_lblk </w:t>
      </w:r>
      <w:r>
        <w:rPr>
          <w:rFonts w:ascii="Times New Roman" w:eastAsia="宋体" w:hAnsi="Times New Roman"/>
          <w:sz w:val="24"/>
        </w:rPr>
        <w:t>和</w:t>
      </w:r>
      <w:r>
        <w:rPr>
          <w:rFonts w:ascii="Times New Roman" w:eastAsia="宋体" w:hAnsi="Times New Roman"/>
          <w:sz w:val="24"/>
        </w:rPr>
        <w:t xml:space="preserve"> map-&gt;m_pblk </w:t>
      </w:r>
      <w:r>
        <w:rPr>
          <w:rFonts w:ascii="Times New Roman" w:eastAsia="宋体" w:hAnsi="Times New Roman"/>
          <w:sz w:val="24"/>
        </w:rPr>
        <w:t>仍以</w:t>
      </w:r>
      <w:r>
        <w:rPr>
          <w:rFonts w:ascii="Times New Roman" w:eastAsia="宋体" w:hAnsi="Times New Roman"/>
          <w:sz w:val="24"/>
        </w:rPr>
        <w:t xml:space="preserve"> F2FS </w:t>
      </w:r>
      <w:r>
        <w:rPr>
          <w:rFonts w:ascii="Times New Roman" w:eastAsia="宋体" w:hAnsi="Times New Roman"/>
          <w:sz w:val="24"/>
        </w:rPr>
        <w:t>块为单位，</w:t>
      </w:r>
      <w:r>
        <w:rPr>
          <w:rFonts w:ascii="Times New Roman" w:eastAsia="宋体" w:hAnsi="Times New Roman"/>
          <w:sz w:val="24"/>
        </w:rPr>
        <w:t xml:space="preserve">iomap-&gt;offset </w:t>
      </w:r>
      <w:r>
        <w:rPr>
          <w:rFonts w:ascii="Times New Roman" w:eastAsia="宋体" w:hAnsi="Times New Roman"/>
          <w:sz w:val="24"/>
        </w:rPr>
        <w:t>和</w:t>
      </w:r>
      <w:r>
        <w:rPr>
          <w:rFonts w:ascii="Times New Roman" w:eastAsia="宋体" w:hAnsi="Times New Roman"/>
          <w:sz w:val="24"/>
        </w:rPr>
        <w:t xml:space="preserve"> iomap-&gt;addr </w:t>
      </w:r>
      <w:r>
        <w:rPr>
          <w:rFonts w:ascii="Times New Roman" w:eastAsia="宋体" w:hAnsi="Times New Roman"/>
          <w:sz w:val="24"/>
        </w:rPr>
        <w:t>必须转换为字节地址。</w:t>
      </w:r>
    </w:p>
    <w:p w14:paraId="298A2F52" w14:textId="77777777" w:rsidR="002D4922" w:rsidRDefault="00EA61A5">
      <w:pPr>
        <w:spacing w:after="0" w:line="360" w:lineRule="auto"/>
        <w:ind w:left="480" w:hanging="240"/>
      </w:pPr>
      <w:r>
        <w:rPr>
          <w:rFonts w:ascii="Times New Roman" w:eastAsia="宋体" w:hAnsi="Times New Roman"/>
          <w:sz w:val="24"/>
        </w:rPr>
        <w:t xml:space="preserve">• map-&gt;m_len </w:t>
      </w:r>
      <w:r>
        <w:rPr>
          <w:rFonts w:ascii="Times New Roman" w:eastAsia="宋体" w:hAnsi="Times New Roman"/>
          <w:sz w:val="24"/>
        </w:rPr>
        <w:t>表示连续文件系统块数，</w:t>
      </w:r>
      <w:r>
        <w:rPr>
          <w:rFonts w:ascii="Times New Roman" w:eastAsia="宋体" w:hAnsi="Times New Roman"/>
          <w:sz w:val="24"/>
        </w:rPr>
        <w:t xml:space="preserve">iomap-&gt;length </w:t>
      </w:r>
      <w:r>
        <w:rPr>
          <w:rFonts w:ascii="Times New Roman" w:eastAsia="宋体" w:hAnsi="Times New Roman"/>
          <w:sz w:val="24"/>
        </w:rPr>
        <w:t>表示连续字节长度。</w:t>
      </w:r>
    </w:p>
    <w:p w14:paraId="354624A5" w14:textId="77777777" w:rsidR="002D4922" w:rsidRDefault="00EA61A5">
      <w:pPr>
        <w:spacing w:after="0" w:line="360" w:lineRule="auto"/>
        <w:ind w:left="480" w:firstLine="480"/>
        <w:jc w:val="both"/>
      </w:pPr>
      <w:r>
        <w:rPr>
          <w:rFonts w:ascii="Times New Roman" w:eastAsia="宋体" w:hAnsi="Times New Roman"/>
          <w:sz w:val="24"/>
        </w:rPr>
        <w:t>NULL_ADDR</w:t>
      </w:r>
      <w:r>
        <w:rPr>
          <w:rFonts w:ascii="Times New Roman" w:eastAsia="宋体" w:hAnsi="Times New Roman"/>
          <w:sz w:val="24"/>
        </w:rPr>
        <w:t>、</w:t>
      </w:r>
      <w:r>
        <w:rPr>
          <w:rFonts w:ascii="Times New Roman" w:eastAsia="宋体" w:hAnsi="Times New Roman"/>
          <w:sz w:val="24"/>
        </w:rPr>
        <w:t xml:space="preserve">NEW_ADDR </w:t>
      </w:r>
      <w:r>
        <w:rPr>
          <w:rFonts w:ascii="Times New Roman" w:eastAsia="宋体" w:hAnsi="Times New Roman"/>
          <w:sz w:val="24"/>
        </w:rPr>
        <w:t>和</w:t>
      </w:r>
      <w:r>
        <w:rPr>
          <w:rFonts w:ascii="Times New Roman" w:eastAsia="宋体" w:hAnsi="Times New Roman"/>
          <w:sz w:val="24"/>
        </w:rPr>
        <w:t xml:space="preserve"> F2FS_MAP_MAPPED </w:t>
      </w:r>
      <w:r>
        <w:rPr>
          <w:rFonts w:ascii="Times New Roman" w:eastAsia="宋体" w:hAnsi="Times New Roman"/>
          <w:sz w:val="24"/>
        </w:rPr>
        <w:t>是</w:t>
      </w:r>
      <w:r>
        <w:rPr>
          <w:rFonts w:ascii="Times New Roman" w:eastAsia="宋体" w:hAnsi="Times New Roman"/>
          <w:sz w:val="24"/>
        </w:rPr>
        <w:t xml:space="preserve"> F2FS </w:t>
      </w:r>
      <w:r>
        <w:rPr>
          <w:rFonts w:ascii="Times New Roman" w:eastAsia="宋体" w:hAnsi="Times New Roman"/>
          <w:sz w:val="24"/>
        </w:rPr>
        <w:t>内部状态。</w:t>
      </w:r>
      <w:r>
        <w:rPr>
          <w:rFonts w:ascii="Times New Roman" w:eastAsia="宋体" w:hAnsi="Times New Roman"/>
          <w:sz w:val="24"/>
        </w:rPr>
        <w:t xml:space="preserve">iomap </w:t>
      </w:r>
      <w:r>
        <w:rPr>
          <w:rFonts w:ascii="Times New Roman" w:eastAsia="宋体" w:hAnsi="Times New Roman"/>
          <w:sz w:val="24"/>
        </w:rPr>
        <w:t>侧需要表达为</w:t>
      </w:r>
      <w:r>
        <w:rPr>
          <w:rFonts w:ascii="Times New Roman" w:eastAsia="宋体" w:hAnsi="Times New Roman"/>
          <w:sz w:val="24"/>
        </w:rPr>
        <w:t xml:space="preserve"> IOMAP_HOLE</w:t>
      </w:r>
      <w:r>
        <w:rPr>
          <w:rFonts w:ascii="Times New Roman" w:eastAsia="宋体" w:hAnsi="Times New Roman"/>
          <w:sz w:val="24"/>
        </w:rPr>
        <w:t>、</w:t>
      </w:r>
      <w:r>
        <w:rPr>
          <w:rFonts w:ascii="Times New Roman" w:eastAsia="宋体" w:hAnsi="Times New Roman"/>
          <w:sz w:val="24"/>
        </w:rPr>
        <w:t xml:space="preserve">IOMAP_UNWRITTEN </w:t>
      </w:r>
      <w:r>
        <w:rPr>
          <w:rFonts w:ascii="Times New Roman" w:eastAsia="宋体" w:hAnsi="Times New Roman"/>
          <w:sz w:val="24"/>
        </w:rPr>
        <w:t>或</w:t>
      </w:r>
      <w:r>
        <w:rPr>
          <w:rFonts w:ascii="Times New Roman" w:eastAsia="宋体" w:hAnsi="Times New Roman"/>
          <w:sz w:val="24"/>
        </w:rPr>
        <w:t xml:space="preserve"> IOMAP_MAPPED</w:t>
      </w:r>
      <w:r>
        <w:rPr>
          <w:rFonts w:ascii="Times New Roman" w:eastAsia="宋体" w:hAnsi="Times New Roman"/>
          <w:sz w:val="24"/>
        </w:rPr>
        <w:t>。</w:t>
      </w:r>
    </w:p>
    <w:p w14:paraId="5EF8AF32" w14:textId="77777777" w:rsidR="002D4922" w:rsidRDefault="00EA61A5">
      <w:pPr>
        <w:spacing w:after="0" w:line="360" w:lineRule="auto"/>
        <w:ind w:left="480" w:hanging="240"/>
      </w:pPr>
      <w:r>
        <w:rPr>
          <w:rFonts w:ascii="Times New Roman" w:eastAsia="宋体" w:hAnsi="Times New Roman"/>
          <w:sz w:val="24"/>
        </w:rPr>
        <w:t xml:space="preserve">• F2FS_MAP_NODNODE </w:t>
      </w:r>
      <w:r>
        <w:rPr>
          <w:rFonts w:ascii="Times New Roman" w:eastAsia="宋体" w:hAnsi="Times New Roman"/>
          <w:sz w:val="24"/>
        </w:rPr>
        <w:t>表示</w:t>
      </w:r>
      <w:r>
        <w:rPr>
          <w:rFonts w:ascii="Times New Roman" w:eastAsia="宋体" w:hAnsi="Times New Roman"/>
          <w:sz w:val="24"/>
        </w:rPr>
        <w:t xml:space="preserve"> dnode </w:t>
      </w:r>
      <w:r>
        <w:rPr>
          <w:rFonts w:ascii="Times New Roman" w:eastAsia="宋体" w:hAnsi="Times New Roman"/>
          <w:sz w:val="24"/>
        </w:rPr>
        <w:t>缺失导致的空洞，转换时需要借助</w:t>
      </w:r>
      <w:r>
        <w:rPr>
          <w:rFonts w:ascii="Times New Roman" w:eastAsia="宋体" w:hAnsi="Times New Roman"/>
          <w:sz w:val="24"/>
        </w:rPr>
        <w:t xml:space="preserve"> m_next_pgofs </w:t>
      </w:r>
      <w:r>
        <w:rPr>
          <w:rFonts w:ascii="Times New Roman" w:eastAsia="宋体" w:hAnsi="Times New Roman"/>
          <w:sz w:val="24"/>
        </w:rPr>
        <w:t>计算空洞边界，而不能简单返回单块长度。</w:t>
      </w:r>
    </w:p>
    <w:p w14:paraId="05660887" w14:textId="77777777" w:rsidR="002D4922" w:rsidRDefault="00EA61A5">
      <w:pPr>
        <w:shd w:val="clear" w:color="auto" w:fill="1E1E1E"/>
        <w:spacing w:after="0" w:line="240" w:lineRule="auto"/>
      </w:pPr>
      <w:r>
        <w:rPr>
          <w:rFonts w:ascii="Consolas" w:eastAsia="微软雅黑" w:hAnsi="Consolas"/>
          <w:color w:val="D4D4D4"/>
          <w:sz w:val="20"/>
        </w:rPr>
        <w:lastRenderedPageBreak/>
        <w:t>/* Source: fs/f2fs/data.c:5086-5137, f2fs_set_iomap */</w:t>
      </w:r>
    </w:p>
    <w:p w14:paraId="3661E415" w14:textId="77777777" w:rsidR="002D4922" w:rsidRDefault="00EA61A5">
      <w:pPr>
        <w:shd w:val="clear" w:color="auto" w:fill="1E1E1E"/>
        <w:spacing w:after="0" w:line="240" w:lineRule="auto"/>
      </w:pP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DCDCAA"/>
          <w:sz w:val="20"/>
        </w:rPr>
        <w:t>f2fs_set_iomap</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f2fs_map_blocks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w:t>
      </w:r>
    </w:p>
    <w:p w14:paraId="6477C69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iomap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620A0A8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offset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dio</w:t>
      </w:r>
      <w:r>
        <w:rPr>
          <w:rFonts w:ascii="微软雅黑" w:eastAsia="微软雅黑" w:hAnsi="微软雅黑"/>
          <w:color w:val="D16969"/>
          <w:sz w:val="20"/>
        </w:rPr>
        <w:t>)</w:t>
      </w:r>
    </w:p>
    <w:p w14:paraId="364208E6" w14:textId="77777777" w:rsidR="002D4922" w:rsidRDefault="00EA61A5">
      <w:pPr>
        <w:shd w:val="clear" w:color="auto" w:fill="1E1E1E"/>
        <w:spacing w:after="0" w:line="240" w:lineRule="auto"/>
      </w:pPr>
      <w:r>
        <w:rPr>
          <w:rFonts w:ascii="微软雅黑" w:eastAsia="微软雅黑" w:hAnsi="微软雅黑"/>
          <w:color w:val="D16969"/>
          <w:sz w:val="20"/>
        </w:rPr>
        <w:t>{</w:t>
      </w:r>
    </w:p>
    <w:p w14:paraId="1E5C3A1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offset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m_lblk</w:t>
      </w:r>
      <w:r>
        <w:rPr>
          <w:rFonts w:ascii="微软雅黑" w:eastAsia="微软雅黑" w:hAnsi="微软雅黑"/>
          <w:color w:val="D16969"/>
          <w:sz w:val="20"/>
        </w:rPr>
        <w:t>);</w:t>
      </w:r>
    </w:p>
    <w:p w14:paraId="532C8833"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E71E73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m_flags</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D4D4D4"/>
          <w:sz w:val="20"/>
        </w:rPr>
        <w:t xml:space="preserve"> </w:t>
      </w:r>
      <w:r>
        <w:rPr>
          <w:rFonts w:ascii="微软雅黑" w:eastAsia="微软雅黑" w:hAnsi="微软雅黑"/>
          <w:color w:val="9CDCFE"/>
          <w:sz w:val="20"/>
        </w:rPr>
        <w:t>F2FS_MAP_MAPPED</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2BF146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dio</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DCDCAA"/>
          <w:sz w:val="20"/>
        </w:rPr>
        <w:t>WARN_ON_ONCE</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NEW_ADDR</w:t>
      </w:r>
      <w:r>
        <w:rPr>
          <w:rFonts w:ascii="微软雅黑" w:eastAsia="微软雅黑" w:hAnsi="微软雅黑"/>
          <w:color w:val="D16969"/>
          <w:sz w:val="20"/>
        </w:rPr>
        <w:t>))</w:t>
      </w:r>
    </w:p>
    <w:p w14:paraId="177E5F8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EINVAL</w:t>
      </w:r>
      <w:r>
        <w:rPr>
          <w:rFonts w:ascii="微软雅黑" w:eastAsia="微软雅黑" w:hAnsi="微软雅黑"/>
          <w:color w:val="D16969"/>
          <w:sz w:val="20"/>
        </w:rPr>
        <w:t>;</w:t>
      </w:r>
    </w:p>
    <w:p w14:paraId="66247D8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0F0DE6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m_len</w:t>
      </w:r>
      <w:r>
        <w:rPr>
          <w:rFonts w:ascii="微软雅黑" w:eastAsia="微软雅黑" w:hAnsi="微软雅黑"/>
          <w:color w:val="D16969"/>
          <w:sz w:val="20"/>
        </w:rPr>
        <w:t>);</w:t>
      </w:r>
    </w:p>
    <w:p w14:paraId="5390723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bdev</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m_bdev</w:t>
      </w:r>
      <w:r>
        <w:rPr>
          <w:rFonts w:ascii="微软雅黑" w:eastAsia="微软雅黑" w:hAnsi="微软雅黑"/>
          <w:color w:val="D16969"/>
          <w:sz w:val="20"/>
        </w:rPr>
        <w:t>;</w:t>
      </w:r>
    </w:p>
    <w:p w14:paraId="677A007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E71C62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NEW_ADDR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DCC957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IOMAP_MAPPED</w:t>
      </w:r>
      <w:r>
        <w:rPr>
          <w:rFonts w:ascii="微软雅黑" w:eastAsia="微软雅黑" w:hAnsi="微软雅黑"/>
          <w:color w:val="D16969"/>
          <w:sz w:val="20"/>
        </w:rPr>
        <w:t>;</w:t>
      </w:r>
    </w:p>
    <w:p w14:paraId="2C8F16B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IOMAP_F_MERGED</w:t>
      </w:r>
      <w:r>
        <w:rPr>
          <w:rFonts w:ascii="微软雅黑" w:eastAsia="微软雅黑" w:hAnsi="微软雅黑"/>
          <w:color w:val="D16969"/>
          <w:sz w:val="20"/>
        </w:rPr>
        <w:t>;</w:t>
      </w:r>
    </w:p>
    <w:p w14:paraId="0867BA6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m_pblk</w:t>
      </w:r>
      <w:r>
        <w:rPr>
          <w:rFonts w:ascii="微软雅黑" w:eastAsia="微软雅黑" w:hAnsi="微软雅黑"/>
          <w:color w:val="D16969"/>
          <w:sz w:val="20"/>
        </w:rPr>
        <w:t>);</w:t>
      </w:r>
    </w:p>
    <w:p w14:paraId="0E6703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21039EF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IOMAP_UNWRITTEN</w:t>
      </w:r>
      <w:r>
        <w:rPr>
          <w:rFonts w:ascii="微软雅黑" w:eastAsia="微软雅黑" w:hAnsi="微软雅黑"/>
          <w:color w:val="D16969"/>
          <w:sz w:val="20"/>
        </w:rPr>
        <w:t>;</w:t>
      </w:r>
    </w:p>
    <w:p w14:paraId="22F560C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IOMAP_NULL_ADDR</w:t>
      </w:r>
      <w:r>
        <w:rPr>
          <w:rFonts w:ascii="微软雅黑" w:eastAsia="微软雅黑" w:hAnsi="微软雅黑"/>
          <w:color w:val="D16969"/>
          <w:sz w:val="20"/>
        </w:rPr>
        <w:t>;</w:t>
      </w:r>
    </w:p>
    <w:p w14:paraId="3A8DF12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726A517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NULL_ADDR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3C447A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m_flags</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D4D4D4"/>
          <w:sz w:val="20"/>
        </w:rPr>
        <w:t xml:space="preserve"> </w:t>
      </w:r>
      <w:r>
        <w:rPr>
          <w:rFonts w:ascii="微软雅黑" w:eastAsia="微软雅黑" w:hAnsi="微软雅黑"/>
          <w:color w:val="9CDCFE"/>
          <w:sz w:val="20"/>
        </w:rPr>
        <w:t>F2FS_MAP_NODNODE</w:t>
      </w:r>
      <w:r>
        <w:rPr>
          <w:rFonts w:ascii="微软雅黑" w:eastAsia="微软雅黑" w:hAnsi="微软雅黑"/>
          <w:color w:val="D16969"/>
          <w:sz w:val="20"/>
        </w:rPr>
        <w:t>)</w:t>
      </w:r>
    </w:p>
    <w:p w14:paraId="4BFEA50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p>
    <w:p w14:paraId="030D7D5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m_next_pgofs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78D77B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offset</w:t>
      </w:r>
      <w:r>
        <w:rPr>
          <w:rFonts w:ascii="微软雅黑" w:eastAsia="微软雅黑" w:hAnsi="微软雅黑"/>
          <w:color w:val="D16969"/>
          <w:sz w:val="20"/>
        </w:rPr>
        <w:t>;</w:t>
      </w:r>
    </w:p>
    <w:p w14:paraId="4936D23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else</w:t>
      </w:r>
    </w:p>
    <w:p w14:paraId="572C83C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m_len</w:t>
      </w:r>
      <w:r>
        <w:rPr>
          <w:rFonts w:ascii="微软雅黑" w:eastAsia="微软雅黑" w:hAnsi="微软雅黑"/>
          <w:color w:val="D16969"/>
          <w:sz w:val="20"/>
        </w:rPr>
        <w:t>);</w:t>
      </w:r>
    </w:p>
    <w:p w14:paraId="61C8D27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IOMAP_HOLE</w:t>
      </w:r>
      <w:r>
        <w:rPr>
          <w:rFonts w:ascii="微软雅黑" w:eastAsia="微软雅黑" w:hAnsi="微软雅黑"/>
          <w:color w:val="D16969"/>
          <w:sz w:val="20"/>
        </w:rPr>
        <w:t>;</w:t>
      </w:r>
    </w:p>
    <w:p w14:paraId="703F299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IOMAP_NULL_ADDR</w:t>
      </w:r>
      <w:r>
        <w:rPr>
          <w:rFonts w:ascii="微软雅黑" w:eastAsia="微软雅黑" w:hAnsi="微软雅黑"/>
          <w:color w:val="D16969"/>
          <w:sz w:val="20"/>
        </w:rPr>
        <w:t>;</w:t>
      </w:r>
    </w:p>
    <w:p w14:paraId="422CA56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NEW_ADDR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5D26F4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m_len</w:t>
      </w:r>
      <w:r>
        <w:rPr>
          <w:rFonts w:ascii="微软雅黑" w:eastAsia="微软雅黑" w:hAnsi="微软雅黑"/>
          <w:color w:val="D16969"/>
          <w:sz w:val="20"/>
        </w:rPr>
        <w:t>);</w:t>
      </w:r>
    </w:p>
    <w:p w14:paraId="3504EC1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IOMAP_UNWRITTEN</w:t>
      </w:r>
      <w:r>
        <w:rPr>
          <w:rFonts w:ascii="微软雅黑" w:eastAsia="微软雅黑" w:hAnsi="微软雅黑"/>
          <w:color w:val="D16969"/>
          <w:sz w:val="20"/>
        </w:rPr>
        <w:t>;</w:t>
      </w:r>
    </w:p>
    <w:p w14:paraId="18E1DF4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IOMAP_NULL_ADDR</w:t>
      </w:r>
      <w:r>
        <w:rPr>
          <w:rFonts w:ascii="微软雅黑" w:eastAsia="微软雅黑" w:hAnsi="微软雅黑"/>
          <w:color w:val="D16969"/>
          <w:sz w:val="20"/>
        </w:rPr>
        <w:t>;</w:t>
      </w:r>
    </w:p>
    <w:p w14:paraId="2C3FBE7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247A0DD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97165D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-&gt;</w:t>
      </w:r>
      <w:r>
        <w:rPr>
          <w:rFonts w:ascii="微软雅黑" w:eastAsia="微软雅黑" w:hAnsi="微软雅黑"/>
          <w:color w:val="9CDCFE"/>
          <w:sz w:val="20"/>
        </w:rPr>
        <w:t>m_flags</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D4D4D4"/>
          <w:sz w:val="20"/>
        </w:rPr>
        <w:t xml:space="preserve"> </w:t>
      </w:r>
      <w:r>
        <w:rPr>
          <w:rFonts w:ascii="微软雅黑" w:eastAsia="微软雅黑" w:hAnsi="微软雅黑"/>
          <w:color w:val="9CDCFE"/>
          <w:sz w:val="20"/>
        </w:rPr>
        <w:t>F2FS_MAP_NEW</w:t>
      </w:r>
      <w:r>
        <w:rPr>
          <w:rFonts w:ascii="微软雅黑" w:eastAsia="微软雅黑" w:hAnsi="微软雅黑"/>
          <w:color w:val="D16969"/>
          <w:sz w:val="20"/>
        </w:rPr>
        <w:t>)</w:t>
      </w:r>
    </w:p>
    <w:p w14:paraId="0E5DC60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IOMAP_F_NEW</w:t>
      </w:r>
      <w:r>
        <w:rPr>
          <w:rFonts w:ascii="微软雅黑" w:eastAsia="微软雅黑" w:hAnsi="微软雅黑"/>
          <w:color w:val="D16969"/>
          <w:sz w:val="20"/>
        </w:rPr>
        <w:t>;</w:t>
      </w:r>
    </w:p>
    <w:p w14:paraId="3E83907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-&gt;</w:t>
      </w:r>
      <w:r>
        <w:rPr>
          <w:rFonts w:ascii="微软雅黑" w:eastAsia="微软雅黑" w:hAnsi="微软雅黑"/>
          <w:color w:val="9CDCFE"/>
          <w:sz w:val="20"/>
        </w:rPr>
        <w:t>i_state</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D4D4D4"/>
          <w:sz w:val="20"/>
        </w:rPr>
        <w:t xml:space="preserve"> </w:t>
      </w:r>
      <w:r>
        <w:rPr>
          <w:rFonts w:ascii="微软雅黑" w:eastAsia="微软雅黑" w:hAnsi="微软雅黑"/>
          <w:color w:val="9CDCFE"/>
          <w:sz w:val="20"/>
        </w:rPr>
        <w:t>I_DIRTY_DATASYNC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84980AA" w14:textId="77777777" w:rsidR="002D4922" w:rsidRDefault="00EA61A5">
      <w:pPr>
        <w:shd w:val="clear" w:color="auto" w:fill="1E1E1E"/>
        <w:spacing w:after="0" w:line="240" w:lineRule="auto"/>
      </w:pPr>
      <w:r>
        <w:rPr>
          <w:rFonts w:ascii="微软雅黑" w:eastAsia="微软雅黑" w:hAnsi="微软雅黑"/>
          <w:color w:val="D4D4D4"/>
          <w:sz w:val="20"/>
        </w:rPr>
        <w:tab/>
        <w:t xml:space="preserve">    </w:t>
      </w:r>
      <w:r>
        <w:rPr>
          <w:rFonts w:ascii="微软雅黑" w:eastAsia="微软雅黑" w:hAnsi="微软雅黑"/>
          <w:color w:val="9CDCFE"/>
          <w:sz w:val="20"/>
        </w:rPr>
        <w:t>offset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DCDCAA"/>
          <w:sz w:val="20"/>
        </w:rPr>
        <w:t>i_size_read</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16D9E163"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IOMAP_F_DIRTY</w:t>
      </w:r>
      <w:r>
        <w:rPr>
          <w:rFonts w:ascii="微软雅黑" w:eastAsia="微软雅黑" w:hAnsi="微软雅黑"/>
          <w:color w:val="D16969"/>
          <w:sz w:val="20"/>
        </w:rPr>
        <w:t>;</w:t>
      </w:r>
    </w:p>
    <w:p w14:paraId="3FA84E7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6D6C0E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67B28AE5" w14:textId="77777777" w:rsidR="002D4922" w:rsidRDefault="00EA61A5">
      <w:pPr>
        <w:shd w:val="clear" w:color="auto" w:fill="1E1E1E"/>
        <w:spacing w:after="0" w:line="240" w:lineRule="auto"/>
      </w:pPr>
      <w:r>
        <w:rPr>
          <w:rFonts w:ascii="微软雅黑" w:eastAsia="微软雅黑" w:hAnsi="微软雅黑"/>
          <w:color w:val="D16969"/>
          <w:sz w:val="20"/>
        </w:rPr>
        <w:t>}</w:t>
      </w:r>
    </w:p>
    <w:p w14:paraId="47876981" w14:textId="77777777" w:rsidR="002D4922" w:rsidRDefault="00EA61A5">
      <w:pPr>
        <w:spacing w:after="0" w:line="360" w:lineRule="auto"/>
        <w:ind w:firstLine="480"/>
        <w:jc w:val="both"/>
      </w:pPr>
      <w:r>
        <w:rPr>
          <w:rFonts w:ascii="Times New Roman" w:eastAsia="宋体" w:hAnsi="Times New Roman"/>
          <w:sz w:val="24"/>
        </w:rPr>
        <w:t>这段代码的第一步是设置</w:t>
      </w:r>
      <w:r>
        <w:rPr>
          <w:rFonts w:ascii="Times New Roman" w:eastAsia="宋体" w:hAnsi="Times New Roman"/>
          <w:sz w:val="24"/>
        </w:rPr>
        <w:t xml:space="preserve"> iomap-&gt;offset</w:t>
      </w:r>
      <w:r>
        <w:rPr>
          <w:rFonts w:ascii="Times New Roman" w:eastAsia="宋体" w:hAnsi="Times New Roman"/>
          <w:sz w:val="24"/>
        </w:rPr>
        <w:t>。由于</w:t>
      </w:r>
      <w:r>
        <w:rPr>
          <w:rFonts w:ascii="Times New Roman" w:eastAsia="宋体" w:hAnsi="Times New Roman"/>
          <w:sz w:val="24"/>
        </w:rPr>
        <w:t xml:space="preserve"> map-&gt;m_lblk </w:t>
      </w:r>
      <w:r>
        <w:rPr>
          <w:rFonts w:ascii="Times New Roman" w:eastAsia="宋体" w:hAnsi="Times New Roman"/>
          <w:sz w:val="24"/>
        </w:rPr>
        <w:t>仍是文件系统块号，代码通过</w:t>
      </w:r>
      <w:r>
        <w:rPr>
          <w:rFonts w:ascii="Times New Roman" w:eastAsia="宋体" w:hAnsi="Times New Roman"/>
          <w:sz w:val="24"/>
        </w:rPr>
        <w:t xml:space="preserve"> F2FS_BLK_TO_BYTES </w:t>
      </w:r>
      <w:r>
        <w:rPr>
          <w:rFonts w:ascii="Times New Roman" w:eastAsia="宋体" w:hAnsi="Times New Roman"/>
          <w:sz w:val="24"/>
        </w:rPr>
        <w:t>将其转换为文件逻辑字节偏移。后续的</w:t>
      </w:r>
      <w:r>
        <w:rPr>
          <w:rFonts w:ascii="Times New Roman" w:eastAsia="宋体" w:hAnsi="Times New Roman"/>
          <w:sz w:val="24"/>
        </w:rPr>
        <w:t xml:space="preserve"> iomap-&gt;length </w:t>
      </w:r>
      <w:r>
        <w:rPr>
          <w:rFonts w:ascii="Times New Roman" w:eastAsia="宋体" w:hAnsi="Times New Roman"/>
          <w:sz w:val="24"/>
        </w:rPr>
        <w:t>和</w:t>
      </w:r>
      <w:r>
        <w:rPr>
          <w:rFonts w:ascii="Times New Roman" w:eastAsia="宋体" w:hAnsi="Times New Roman"/>
          <w:sz w:val="24"/>
        </w:rPr>
        <w:t xml:space="preserve"> iomap-&gt;addr </w:t>
      </w:r>
      <w:r>
        <w:rPr>
          <w:rFonts w:ascii="Times New Roman" w:eastAsia="宋体" w:hAnsi="Times New Roman"/>
          <w:sz w:val="24"/>
        </w:rPr>
        <w:t>也采用同样的转换方式，因此</w:t>
      </w:r>
      <w:r>
        <w:rPr>
          <w:rFonts w:ascii="Times New Roman" w:eastAsia="宋体" w:hAnsi="Times New Roman"/>
          <w:sz w:val="24"/>
        </w:rPr>
        <w:t xml:space="preserve"> iomap </w:t>
      </w:r>
      <w:r>
        <w:rPr>
          <w:rFonts w:ascii="Times New Roman" w:eastAsia="宋体" w:hAnsi="Times New Roman"/>
          <w:sz w:val="24"/>
        </w:rPr>
        <w:t>层看到的是字节区间，而不是</w:t>
      </w:r>
      <w:r>
        <w:rPr>
          <w:rFonts w:ascii="Times New Roman" w:eastAsia="宋体" w:hAnsi="Times New Roman"/>
          <w:sz w:val="24"/>
        </w:rPr>
        <w:t xml:space="preserve"> F2FS </w:t>
      </w:r>
      <w:r>
        <w:rPr>
          <w:rFonts w:ascii="Times New Roman" w:eastAsia="宋体" w:hAnsi="Times New Roman"/>
          <w:sz w:val="24"/>
        </w:rPr>
        <w:t>内部的块编号。</w:t>
      </w:r>
    </w:p>
    <w:p w14:paraId="30E74C6F" w14:textId="77777777" w:rsidR="002D4922" w:rsidRDefault="00EA61A5">
      <w:pPr>
        <w:spacing w:after="0" w:line="360" w:lineRule="auto"/>
        <w:ind w:firstLine="480"/>
        <w:jc w:val="both"/>
        <w:rPr>
          <w:lang w:eastAsia="zh-CN"/>
        </w:rPr>
      </w:pPr>
      <w:r>
        <w:rPr>
          <w:rFonts w:ascii="Times New Roman" w:eastAsia="宋体" w:hAnsi="Times New Roman"/>
          <w:sz w:val="24"/>
        </w:rPr>
        <w:t>当</w:t>
      </w:r>
      <w:r>
        <w:rPr>
          <w:rFonts w:ascii="Times New Roman" w:eastAsia="宋体" w:hAnsi="Times New Roman"/>
          <w:sz w:val="24"/>
        </w:rPr>
        <w:t xml:space="preserve"> map-&gt;m_flags </w:t>
      </w:r>
      <w:r>
        <w:rPr>
          <w:rFonts w:ascii="Times New Roman" w:eastAsia="宋体" w:hAnsi="Times New Roman"/>
          <w:sz w:val="24"/>
        </w:rPr>
        <w:t>包含</w:t>
      </w:r>
      <w:r>
        <w:rPr>
          <w:rFonts w:ascii="Times New Roman" w:eastAsia="宋体" w:hAnsi="Times New Roman"/>
          <w:sz w:val="24"/>
        </w:rPr>
        <w:t xml:space="preserve"> F2FS_MAP_MAPPED </w:t>
      </w:r>
      <w:r>
        <w:rPr>
          <w:rFonts w:ascii="Times New Roman" w:eastAsia="宋体" w:hAnsi="Times New Roman"/>
          <w:sz w:val="24"/>
        </w:rPr>
        <w:t>时，说明该区间已经存在有效映射。如果</w:t>
      </w:r>
      <w:r>
        <w:rPr>
          <w:rFonts w:ascii="Times New Roman" w:eastAsia="宋体" w:hAnsi="Times New Roman"/>
          <w:sz w:val="24"/>
        </w:rPr>
        <w:t xml:space="preserve"> m_pblk </w:t>
      </w:r>
      <w:r>
        <w:rPr>
          <w:rFonts w:ascii="Times New Roman" w:eastAsia="宋体" w:hAnsi="Times New Roman"/>
          <w:sz w:val="24"/>
        </w:rPr>
        <w:t>不是</w:t>
      </w:r>
      <w:r>
        <w:rPr>
          <w:rFonts w:ascii="Times New Roman" w:eastAsia="宋体" w:hAnsi="Times New Roman"/>
          <w:sz w:val="24"/>
        </w:rPr>
        <w:t xml:space="preserve"> NEW_ADDR</w:t>
      </w:r>
      <w:r>
        <w:rPr>
          <w:rFonts w:ascii="Times New Roman" w:eastAsia="宋体" w:hAnsi="Times New Roman"/>
          <w:sz w:val="24"/>
        </w:rPr>
        <w:t>，函数把该区间标记为</w:t>
      </w:r>
      <w:r>
        <w:rPr>
          <w:rFonts w:ascii="Times New Roman" w:eastAsia="宋体" w:hAnsi="Times New Roman"/>
          <w:sz w:val="24"/>
        </w:rPr>
        <w:t xml:space="preserve"> IOMAP_MAPPED</w:t>
      </w:r>
      <w:r>
        <w:rPr>
          <w:rFonts w:ascii="Times New Roman" w:eastAsia="宋体" w:hAnsi="Times New Roman"/>
          <w:sz w:val="24"/>
        </w:rPr>
        <w:t>，并将物理块号转换为磁盘字节地址。</w:t>
      </w:r>
      <w:r>
        <w:rPr>
          <w:rFonts w:ascii="Times New Roman" w:eastAsia="宋体" w:hAnsi="Times New Roman"/>
          <w:sz w:val="24"/>
          <w:lang w:eastAsia="zh-CN"/>
        </w:rPr>
        <w:t>这里设置</w:t>
      </w:r>
      <w:r>
        <w:rPr>
          <w:rFonts w:ascii="Times New Roman" w:eastAsia="宋体" w:hAnsi="Times New Roman"/>
          <w:sz w:val="24"/>
          <w:lang w:eastAsia="zh-CN"/>
        </w:rPr>
        <w:t xml:space="preserve"> IOMAP_F_MERGED </w:t>
      </w:r>
      <w:r>
        <w:rPr>
          <w:rFonts w:ascii="Times New Roman" w:eastAsia="宋体" w:hAnsi="Times New Roman"/>
          <w:sz w:val="24"/>
          <w:lang w:eastAsia="zh-CN"/>
        </w:rPr>
        <w:t>的含义是该映射已经由</w:t>
      </w:r>
      <w:r>
        <w:rPr>
          <w:rFonts w:ascii="Times New Roman" w:eastAsia="宋体" w:hAnsi="Times New Roman"/>
          <w:sz w:val="24"/>
          <w:lang w:eastAsia="zh-CN"/>
        </w:rPr>
        <w:t xml:space="preserve"> F2FS </w:t>
      </w:r>
      <w:r>
        <w:rPr>
          <w:rFonts w:ascii="Times New Roman" w:eastAsia="宋体" w:hAnsi="Times New Roman"/>
          <w:sz w:val="24"/>
          <w:lang w:eastAsia="zh-CN"/>
        </w:rPr>
        <w:t>内部合并为连续区间，上层可以按区间处理。</w:t>
      </w:r>
    </w:p>
    <w:p w14:paraId="346C1E9C"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 xml:space="preserve">hole </w:t>
      </w:r>
      <w:r>
        <w:rPr>
          <w:rFonts w:ascii="Times New Roman" w:eastAsia="宋体" w:hAnsi="Times New Roman"/>
          <w:sz w:val="24"/>
          <w:lang w:eastAsia="zh-CN"/>
        </w:rPr>
        <w:t>场景需要区分两种情况。一种是</w:t>
      </w:r>
      <w:r>
        <w:rPr>
          <w:rFonts w:ascii="Times New Roman" w:eastAsia="宋体" w:hAnsi="Times New Roman"/>
          <w:sz w:val="24"/>
          <w:lang w:eastAsia="zh-CN"/>
        </w:rPr>
        <w:t xml:space="preserve"> dnode </w:t>
      </w:r>
      <w:r>
        <w:rPr>
          <w:rFonts w:ascii="Times New Roman" w:eastAsia="宋体" w:hAnsi="Times New Roman"/>
          <w:sz w:val="24"/>
          <w:lang w:eastAsia="zh-CN"/>
        </w:rPr>
        <w:t>已存在但目标块为空洞，此时长度可以直接来自</w:t>
      </w:r>
      <w:r>
        <w:rPr>
          <w:rFonts w:ascii="Times New Roman" w:eastAsia="宋体" w:hAnsi="Times New Roman"/>
          <w:sz w:val="24"/>
          <w:lang w:eastAsia="zh-CN"/>
        </w:rPr>
        <w:t xml:space="preserve"> map-&gt;m_len</w:t>
      </w:r>
      <w:r>
        <w:rPr>
          <w:rFonts w:ascii="Times New Roman" w:eastAsia="宋体" w:hAnsi="Times New Roman"/>
          <w:sz w:val="24"/>
          <w:lang w:eastAsia="zh-CN"/>
        </w:rPr>
        <w:t>；另一种是</w:t>
      </w:r>
      <w:r>
        <w:rPr>
          <w:rFonts w:ascii="Times New Roman" w:eastAsia="宋体" w:hAnsi="Times New Roman"/>
          <w:sz w:val="24"/>
          <w:lang w:eastAsia="zh-CN"/>
        </w:rPr>
        <w:t xml:space="preserve"> dnode </w:t>
      </w:r>
      <w:r>
        <w:rPr>
          <w:rFonts w:ascii="Times New Roman" w:eastAsia="宋体" w:hAnsi="Times New Roman"/>
          <w:sz w:val="24"/>
          <w:lang w:eastAsia="zh-CN"/>
        </w:rPr>
        <w:t>本身不存在。代码通过</w:t>
      </w:r>
      <w:r>
        <w:rPr>
          <w:rFonts w:ascii="Times New Roman" w:eastAsia="宋体" w:hAnsi="Times New Roman"/>
          <w:sz w:val="24"/>
          <w:lang w:eastAsia="zh-CN"/>
        </w:rPr>
        <w:t xml:space="preserve"> F2FS_MAP_NODNODE </w:t>
      </w:r>
      <w:r>
        <w:rPr>
          <w:rFonts w:ascii="Times New Roman" w:eastAsia="宋体" w:hAnsi="Times New Roman"/>
          <w:sz w:val="24"/>
          <w:lang w:eastAsia="zh-CN"/>
        </w:rPr>
        <w:t>识别该情况，并根据</w:t>
      </w:r>
      <w:r>
        <w:rPr>
          <w:rFonts w:ascii="Times New Roman" w:eastAsia="宋体" w:hAnsi="Times New Roman"/>
          <w:sz w:val="24"/>
          <w:lang w:eastAsia="zh-CN"/>
        </w:rPr>
        <w:t xml:space="preserve"> m_next_pgofs </w:t>
      </w:r>
      <w:r>
        <w:rPr>
          <w:rFonts w:ascii="Times New Roman" w:eastAsia="宋体" w:hAnsi="Times New Roman"/>
          <w:sz w:val="24"/>
          <w:lang w:eastAsia="zh-CN"/>
        </w:rPr>
        <w:t>计算</w:t>
      </w:r>
      <w:r>
        <w:rPr>
          <w:rFonts w:ascii="Times New Roman" w:eastAsia="宋体" w:hAnsi="Times New Roman"/>
          <w:sz w:val="24"/>
          <w:lang w:eastAsia="zh-CN"/>
        </w:rPr>
        <w:t xml:space="preserve"> hole </w:t>
      </w:r>
      <w:r>
        <w:rPr>
          <w:rFonts w:ascii="Times New Roman" w:eastAsia="宋体" w:hAnsi="Times New Roman"/>
          <w:sz w:val="24"/>
          <w:lang w:eastAsia="zh-CN"/>
        </w:rPr>
        <w:t>的结束位置。这样，</w:t>
      </w:r>
      <w:r>
        <w:rPr>
          <w:rFonts w:ascii="Times New Roman" w:eastAsia="宋体" w:hAnsi="Times New Roman"/>
          <w:sz w:val="24"/>
          <w:lang w:eastAsia="zh-CN"/>
        </w:rPr>
        <w:t xml:space="preserve">iomap </w:t>
      </w:r>
      <w:r>
        <w:rPr>
          <w:rFonts w:ascii="Times New Roman" w:eastAsia="宋体" w:hAnsi="Times New Roman"/>
          <w:sz w:val="24"/>
          <w:lang w:eastAsia="zh-CN"/>
        </w:rPr>
        <w:t>得到的</w:t>
      </w:r>
      <w:r>
        <w:rPr>
          <w:rFonts w:ascii="Times New Roman" w:eastAsia="宋体" w:hAnsi="Times New Roman"/>
          <w:sz w:val="24"/>
          <w:lang w:eastAsia="zh-CN"/>
        </w:rPr>
        <w:t xml:space="preserve"> hole </w:t>
      </w:r>
      <w:r>
        <w:rPr>
          <w:rFonts w:ascii="Times New Roman" w:eastAsia="宋体" w:hAnsi="Times New Roman"/>
          <w:sz w:val="24"/>
          <w:lang w:eastAsia="zh-CN"/>
        </w:rPr>
        <w:t>不局限于单个块。而是覆盖当前可以确认的连续空洞范围。</w:t>
      </w:r>
    </w:p>
    <w:p w14:paraId="32DF09CF"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从普通文件路径看，</w:t>
      </w:r>
      <w:r>
        <w:rPr>
          <w:rFonts w:ascii="Times New Roman" w:eastAsia="宋体" w:hAnsi="Times New Roman"/>
          <w:sz w:val="24"/>
          <w:lang w:eastAsia="zh-CN"/>
        </w:rPr>
        <w:t xml:space="preserve">f2fs_set_iomap </w:t>
      </w:r>
      <w:r>
        <w:rPr>
          <w:rFonts w:ascii="Times New Roman" w:eastAsia="宋体" w:hAnsi="Times New Roman"/>
          <w:sz w:val="24"/>
          <w:lang w:eastAsia="zh-CN"/>
        </w:rPr>
        <w:t>承担了三项集中职责：第一，把</w:t>
      </w:r>
      <w:r>
        <w:rPr>
          <w:rFonts w:ascii="Times New Roman" w:eastAsia="宋体" w:hAnsi="Times New Roman"/>
          <w:sz w:val="24"/>
          <w:lang w:eastAsia="zh-CN"/>
        </w:rPr>
        <w:t xml:space="preserve"> F2FS </w:t>
      </w:r>
      <w:r>
        <w:rPr>
          <w:rFonts w:ascii="Times New Roman" w:eastAsia="宋体" w:hAnsi="Times New Roman"/>
          <w:sz w:val="24"/>
          <w:lang w:eastAsia="zh-CN"/>
        </w:rPr>
        <w:t>的块号空间转换为</w:t>
      </w:r>
      <w:r>
        <w:rPr>
          <w:rFonts w:ascii="Times New Roman" w:eastAsia="宋体" w:hAnsi="Times New Roman"/>
          <w:sz w:val="24"/>
          <w:lang w:eastAsia="zh-CN"/>
        </w:rPr>
        <w:t xml:space="preserve"> iomap </w:t>
      </w:r>
      <w:r>
        <w:rPr>
          <w:rFonts w:ascii="Times New Roman" w:eastAsia="宋体" w:hAnsi="Times New Roman"/>
          <w:sz w:val="24"/>
          <w:lang w:eastAsia="zh-CN"/>
        </w:rPr>
        <w:t>的字节地址空间；第二。把</w:t>
      </w:r>
      <w:r>
        <w:rPr>
          <w:rFonts w:ascii="Times New Roman" w:eastAsia="宋体" w:hAnsi="Times New Roman"/>
          <w:sz w:val="24"/>
          <w:lang w:eastAsia="zh-CN"/>
        </w:rPr>
        <w:t xml:space="preserve"> F2FS </w:t>
      </w:r>
      <w:r>
        <w:rPr>
          <w:rFonts w:ascii="Times New Roman" w:eastAsia="宋体" w:hAnsi="Times New Roman"/>
          <w:sz w:val="24"/>
          <w:lang w:eastAsia="zh-CN"/>
        </w:rPr>
        <w:t>的块状态转换为</w:t>
      </w:r>
      <w:r>
        <w:rPr>
          <w:rFonts w:ascii="Times New Roman" w:eastAsia="宋体" w:hAnsi="Times New Roman"/>
          <w:sz w:val="24"/>
          <w:lang w:eastAsia="zh-CN"/>
        </w:rPr>
        <w:t xml:space="preserve"> iomap </w:t>
      </w:r>
      <w:r>
        <w:rPr>
          <w:rFonts w:ascii="Times New Roman" w:eastAsia="宋体" w:hAnsi="Times New Roman"/>
          <w:sz w:val="24"/>
          <w:lang w:eastAsia="zh-CN"/>
        </w:rPr>
        <w:t>的通用区间类型；第三，把新分配、脏数据和无</w:t>
      </w:r>
      <w:r>
        <w:rPr>
          <w:rFonts w:ascii="Times New Roman" w:eastAsia="宋体" w:hAnsi="Times New Roman"/>
          <w:sz w:val="24"/>
          <w:lang w:eastAsia="zh-CN"/>
        </w:rPr>
        <w:t xml:space="preserve"> dnode </w:t>
      </w:r>
      <w:r>
        <w:rPr>
          <w:rFonts w:ascii="Times New Roman" w:eastAsia="宋体" w:hAnsi="Times New Roman"/>
          <w:sz w:val="24"/>
          <w:lang w:eastAsia="zh-CN"/>
        </w:rPr>
        <w:t>空洞等</w:t>
      </w:r>
      <w:r>
        <w:rPr>
          <w:rFonts w:ascii="Times New Roman" w:eastAsia="宋体" w:hAnsi="Times New Roman"/>
          <w:sz w:val="24"/>
          <w:lang w:eastAsia="zh-CN"/>
        </w:rPr>
        <w:t xml:space="preserve"> F2FS </w:t>
      </w:r>
      <w:r>
        <w:rPr>
          <w:rFonts w:ascii="Times New Roman" w:eastAsia="宋体" w:hAnsi="Times New Roman"/>
          <w:sz w:val="24"/>
          <w:lang w:eastAsia="zh-CN"/>
        </w:rPr>
        <w:t>语义保留下来。避免上层</w:t>
      </w:r>
      <w:r>
        <w:rPr>
          <w:rFonts w:ascii="Times New Roman" w:eastAsia="宋体" w:hAnsi="Times New Roman"/>
          <w:sz w:val="24"/>
          <w:lang w:eastAsia="zh-CN"/>
        </w:rPr>
        <w:t xml:space="preserve"> iomap </w:t>
      </w:r>
      <w:r>
        <w:rPr>
          <w:rFonts w:ascii="Times New Roman" w:eastAsia="宋体" w:hAnsi="Times New Roman"/>
          <w:sz w:val="24"/>
          <w:lang w:eastAsia="zh-CN"/>
        </w:rPr>
        <w:t>迭代过程丢失文件系统语义。后续普通读路径和普通写路径都以该函数作为映射返回点，因此它是第四章普通文件</w:t>
      </w:r>
      <w:r>
        <w:rPr>
          <w:rFonts w:ascii="Times New Roman" w:eastAsia="宋体" w:hAnsi="Times New Roman"/>
          <w:sz w:val="24"/>
          <w:lang w:eastAsia="zh-CN"/>
        </w:rPr>
        <w:t xml:space="preserve"> I/O </w:t>
      </w:r>
      <w:r>
        <w:rPr>
          <w:rFonts w:ascii="Times New Roman" w:eastAsia="宋体" w:hAnsi="Times New Roman"/>
          <w:sz w:val="24"/>
          <w:lang w:eastAsia="zh-CN"/>
        </w:rPr>
        <w:t>路径中最主要的代码。</w:t>
      </w:r>
    </w:p>
    <w:p w14:paraId="31881A73" w14:textId="77777777" w:rsidR="002D4922" w:rsidRDefault="00EA61A5">
      <w:pPr>
        <w:pStyle w:val="31"/>
      </w:pPr>
      <w:bookmarkStart w:id="119" w:name="_Toc229385004"/>
      <w:r>
        <w:rPr>
          <w:rFonts w:ascii="Times New Roman" w:eastAsia="宋体" w:hAnsi="Times New Roman"/>
        </w:rPr>
        <w:t xml:space="preserve">4.2.3 </w:t>
      </w:r>
      <w:r>
        <w:rPr>
          <w:rFonts w:ascii="Times New Roman" w:eastAsia="宋体" w:hAnsi="Times New Roman"/>
        </w:rPr>
        <w:t>普通文件读取路径</w:t>
      </w:r>
      <w:bookmarkEnd w:id="119"/>
    </w:p>
    <w:p w14:paraId="4D6B75DC" w14:textId="77777777" w:rsidR="002D4922" w:rsidRDefault="00EA61A5">
      <w:pPr>
        <w:spacing w:after="0" w:line="360" w:lineRule="auto"/>
        <w:ind w:firstLine="480"/>
        <w:jc w:val="both"/>
      </w:pPr>
      <w:r>
        <w:rPr>
          <w:rFonts w:ascii="Times New Roman" w:eastAsia="宋体" w:hAnsi="Times New Roman"/>
          <w:sz w:val="24"/>
        </w:rPr>
        <w:t>普通文件的</w:t>
      </w:r>
      <w:r>
        <w:rPr>
          <w:rFonts w:ascii="Times New Roman" w:eastAsia="宋体" w:hAnsi="Times New Roman"/>
          <w:sz w:val="24"/>
        </w:rPr>
        <w:t xml:space="preserve"> buffered read </w:t>
      </w:r>
      <w:r>
        <w:rPr>
          <w:rFonts w:ascii="Times New Roman" w:eastAsia="宋体" w:hAnsi="Times New Roman"/>
          <w:sz w:val="24"/>
        </w:rPr>
        <w:t>入口不直接创建块，也不处理压缩簇。它根据读请求的字节范围计算逻辑块范围，调用</w:t>
      </w:r>
      <w:r>
        <w:rPr>
          <w:rFonts w:ascii="Times New Roman" w:eastAsia="宋体" w:hAnsi="Times New Roman"/>
          <w:sz w:val="24"/>
        </w:rPr>
        <w:t xml:space="preserve"> f2fs_map_blocks </w:t>
      </w:r>
      <w:r>
        <w:rPr>
          <w:rFonts w:ascii="Times New Roman" w:eastAsia="宋体" w:hAnsi="Times New Roman"/>
          <w:sz w:val="24"/>
        </w:rPr>
        <w:t>获取映射，再通过</w:t>
      </w:r>
      <w:r>
        <w:rPr>
          <w:rFonts w:ascii="Times New Roman" w:eastAsia="宋体" w:hAnsi="Times New Roman"/>
          <w:sz w:val="24"/>
        </w:rPr>
        <w:t xml:space="preserve"> f2fs_set_iomap </w:t>
      </w:r>
      <w:r>
        <w:rPr>
          <w:rFonts w:ascii="Times New Roman" w:eastAsia="宋体" w:hAnsi="Times New Roman"/>
          <w:sz w:val="24"/>
        </w:rPr>
        <w:t>返回给</w:t>
      </w:r>
      <w:r>
        <w:rPr>
          <w:rFonts w:ascii="Times New Roman" w:eastAsia="宋体" w:hAnsi="Times New Roman"/>
          <w:sz w:val="24"/>
        </w:rPr>
        <w:t xml:space="preserve"> iomap </w:t>
      </w:r>
      <w:r>
        <w:rPr>
          <w:rFonts w:ascii="Times New Roman" w:eastAsia="宋体" w:hAnsi="Times New Roman"/>
          <w:sz w:val="24"/>
        </w:rPr>
        <w:t>框架。</w:t>
      </w:r>
    </w:p>
    <w:p w14:paraId="2E9548B9" w14:textId="77777777" w:rsidR="002D4922" w:rsidRDefault="00EA61A5">
      <w:pPr>
        <w:shd w:val="clear" w:color="auto" w:fill="1E1E1E"/>
        <w:spacing w:after="0" w:line="240" w:lineRule="auto"/>
      </w:pPr>
      <w:r>
        <w:rPr>
          <w:rFonts w:ascii="Consolas" w:eastAsia="微软雅黑" w:hAnsi="Consolas"/>
          <w:color w:val="D4D4D4"/>
          <w:sz w:val="20"/>
        </w:rPr>
        <w:t>/* Source: fs/f2fs/data.c:5145-5174, f2fs_buffered_read_iomap_begin */</w:t>
      </w:r>
    </w:p>
    <w:p w14:paraId="3013A5D8" w14:textId="77777777" w:rsidR="002D4922" w:rsidRDefault="00EA61A5">
      <w:pPr>
        <w:shd w:val="clear" w:color="auto" w:fill="1E1E1E"/>
        <w:spacing w:after="0" w:line="240" w:lineRule="auto"/>
      </w:pPr>
      <w:r>
        <w:rPr>
          <w:rFonts w:ascii="微软雅黑" w:eastAsia="微软雅黑" w:hAnsi="微软雅黑"/>
          <w:color w:val="C586C0"/>
          <w:sz w:val="20"/>
        </w:rPr>
        <w:t>static</w:t>
      </w:r>
      <w:r>
        <w:rPr>
          <w:rFonts w:ascii="微软雅黑" w:eastAsia="微软雅黑" w:hAnsi="微软雅黑"/>
          <w:color w:val="D4D4D4"/>
          <w:sz w:val="20"/>
        </w:rPr>
        <w:t xml:space="preserve"> </w:t>
      </w:r>
      <w:r>
        <w:rPr>
          <w:rFonts w:ascii="微软雅黑" w:eastAsia="微软雅黑" w:hAnsi="微软雅黑"/>
          <w:color w:val="569CD6"/>
          <w:sz w:val="20"/>
        </w:rPr>
        <w:t>int</w:t>
      </w:r>
    </w:p>
    <w:p w14:paraId="7CCE11A1" w14:textId="77777777" w:rsidR="002D4922" w:rsidRDefault="00EA61A5">
      <w:pPr>
        <w:shd w:val="clear" w:color="auto" w:fill="1E1E1E"/>
        <w:spacing w:after="0" w:line="240" w:lineRule="auto"/>
      </w:pPr>
      <w:r>
        <w:rPr>
          <w:rFonts w:ascii="微软雅黑" w:eastAsia="微软雅黑" w:hAnsi="微软雅黑"/>
          <w:color w:val="DCDCAA"/>
          <w:sz w:val="20"/>
        </w:rPr>
        <w:t>f2fs_buffered_read_iomap_begin</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offset</w:t>
      </w:r>
      <w:r>
        <w:rPr>
          <w:rFonts w:ascii="微软雅黑" w:eastAsia="微软雅黑" w:hAnsi="微软雅黑"/>
          <w:color w:val="D16969"/>
          <w:sz w:val="20"/>
        </w:rPr>
        <w:t>,</w:t>
      </w:r>
    </w:p>
    <w:p w14:paraId="0887363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463899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iomap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srcmap</w:t>
      </w:r>
      <w:r>
        <w:rPr>
          <w:rFonts w:ascii="微软雅黑" w:eastAsia="微软雅黑" w:hAnsi="微软雅黑"/>
          <w:color w:val="D16969"/>
          <w:sz w:val="20"/>
        </w:rPr>
        <w:t>)</w:t>
      </w:r>
    </w:p>
    <w:p w14:paraId="046981D0" w14:textId="77777777" w:rsidR="002D4922" w:rsidRDefault="00EA61A5">
      <w:pPr>
        <w:shd w:val="clear" w:color="auto" w:fill="1E1E1E"/>
        <w:spacing w:after="0" w:line="240" w:lineRule="auto"/>
      </w:pPr>
      <w:r>
        <w:rPr>
          <w:rFonts w:ascii="微软雅黑" w:eastAsia="微软雅黑" w:hAnsi="微软雅黑"/>
          <w:color w:val="D16969"/>
          <w:sz w:val="20"/>
        </w:rPr>
        <w:t>{</w:t>
      </w:r>
    </w:p>
    <w:p w14:paraId="5EA5CC5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next_pgofs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99E411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f2fs_map_blocks</w:t>
      </w:r>
      <w:r>
        <w:rPr>
          <w:rFonts w:ascii="微软雅黑" w:eastAsia="微软雅黑" w:hAnsi="微软雅黑"/>
          <w:color w:val="D4D4D4"/>
          <w:sz w:val="20"/>
        </w:rPr>
        <w:t xml:space="preserve"> </w:t>
      </w:r>
      <w:r>
        <w:rPr>
          <w:rFonts w:ascii="微软雅黑" w:eastAsia="微软雅黑" w:hAnsi="微软雅黑"/>
          <w:color w:val="9CDCFE"/>
          <w:sz w:val="20"/>
        </w:rPr>
        <w:t>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6734BEE3"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6D8C03F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F823F4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m_lblk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F2FS_BYTES_TO_BLK</w:t>
      </w:r>
      <w:r>
        <w:rPr>
          <w:rFonts w:ascii="微软雅黑" w:eastAsia="微软雅黑" w:hAnsi="微软雅黑"/>
          <w:color w:val="D16969"/>
          <w:sz w:val="20"/>
        </w:rPr>
        <w:t>(</w:t>
      </w:r>
      <w:r>
        <w:rPr>
          <w:rFonts w:ascii="微软雅黑" w:eastAsia="微软雅黑" w:hAnsi="微软雅黑"/>
          <w:color w:val="9CDCFE"/>
          <w:sz w:val="20"/>
        </w:rPr>
        <w:t>offset</w:t>
      </w:r>
      <w:r>
        <w:rPr>
          <w:rFonts w:ascii="微软雅黑" w:eastAsia="微软雅黑" w:hAnsi="微软雅黑"/>
          <w:color w:val="D16969"/>
          <w:sz w:val="20"/>
        </w:rPr>
        <w:t>);</w:t>
      </w:r>
    </w:p>
    <w:p w14:paraId="32C35BF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m_len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F2FS_BYTES_TO_BLK</w:t>
      </w:r>
      <w:r>
        <w:rPr>
          <w:rFonts w:ascii="微软雅黑" w:eastAsia="微软雅黑" w:hAnsi="微软雅黑"/>
          <w:color w:val="D16969"/>
          <w:sz w:val="20"/>
        </w:rPr>
        <w:t>(</w:t>
      </w:r>
      <w:r>
        <w:rPr>
          <w:rFonts w:ascii="微软雅黑" w:eastAsia="微软雅黑" w:hAnsi="微软雅黑"/>
          <w:color w:val="9CDCFE"/>
          <w:sz w:val="20"/>
        </w:rPr>
        <w:t>offset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0BAB06C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m_lblk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3B2F5B5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m_next_pgofs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next_pgofs</w:t>
      </w:r>
      <w:r>
        <w:rPr>
          <w:rFonts w:ascii="微软雅黑" w:eastAsia="微软雅黑" w:hAnsi="微软雅黑"/>
          <w:color w:val="D16969"/>
          <w:sz w:val="20"/>
        </w:rPr>
        <w:t>;</w:t>
      </w:r>
    </w:p>
    <w:p w14:paraId="22D076D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m_may_create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326C0C9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62AF72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f2fs_map_blocks</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F2FS_GET_BLOCK_IOMAP</w:t>
      </w:r>
      <w:r>
        <w:rPr>
          <w:rFonts w:ascii="微软雅黑" w:eastAsia="微软雅黑" w:hAnsi="微软雅黑"/>
          <w:color w:val="D16969"/>
          <w:sz w:val="20"/>
        </w:rPr>
        <w:t>);</w:t>
      </w:r>
    </w:p>
    <w:p w14:paraId="69599E1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16969"/>
          <w:sz w:val="20"/>
        </w:rPr>
        <w:t>)</w:t>
      </w:r>
    </w:p>
    <w:p w14:paraId="2E13A8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4341D01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WARN_ON_ONCE</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COMPRESS_ADDR</w:t>
      </w:r>
      <w:r>
        <w:rPr>
          <w:rFonts w:ascii="微软雅黑" w:eastAsia="微软雅黑" w:hAnsi="微软雅黑"/>
          <w:color w:val="D16969"/>
          <w:sz w:val="20"/>
        </w:rPr>
        <w:t>))</w:t>
      </w:r>
    </w:p>
    <w:p w14:paraId="4ED910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EINVAL</w:t>
      </w:r>
      <w:r>
        <w:rPr>
          <w:rFonts w:ascii="微软雅黑" w:eastAsia="微软雅黑" w:hAnsi="微软雅黑"/>
          <w:color w:val="D16969"/>
          <w:sz w:val="20"/>
        </w:rPr>
        <w:t>;</w:t>
      </w:r>
    </w:p>
    <w:p w14:paraId="784F221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EDB6A4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f2fs_set_iomap</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1288056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offset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0742EB7A" w14:textId="77777777" w:rsidR="002D4922" w:rsidRDefault="00EA61A5">
      <w:pPr>
        <w:shd w:val="clear" w:color="auto" w:fill="1E1E1E"/>
        <w:spacing w:after="0" w:line="240" w:lineRule="auto"/>
      </w:pPr>
      <w:r>
        <w:rPr>
          <w:rFonts w:ascii="微软雅黑" w:eastAsia="微软雅黑" w:hAnsi="微软雅黑"/>
          <w:color w:val="D16969"/>
          <w:sz w:val="20"/>
        </w:rPr>
        <w:t>}</w:t>
      </w:r>
    </w:p>
    <w:p w14:paraId="2D505241" w14:textId="77777777" w:rsidR="002D4922" w:rsidRDefault="00EA61A5">
      <w:pPr>
        <w:spacing w:after="0" w:line="360" w:lineRule="auto"/>
        <w:ind w:firstLine="480"/>
        <w:jc w:val="both"/>
        <w:rPr>
          <w:lang w:eastAsia="zh-CN"/>
        </w:rPr>
      </w:pPr>
      <w:r>
        <w:rPr>
          <w:rFonts w:ascii="Times New Roman" w:eastAsia="宋体" w:hAnsi="Times New Roman"/>
          <w:sz w:val="24"/>
        </w:rPr>
        <w:t>这一路径中的</w:t>
      </w:r>
      <w:r>
        <w:rPr>
          <w:rFonts w:ascii="Times New Roman" w:eastAsia="宋体" w:hAnsi="Times New Roman"/>
          <w:sz w:val="24"/>
        </w:rPr>
        <w:t xml:space="preserve"> map.m_may_create = false </w:t>
      </w:r>
      <w:r>
        <w:rPr>
          <w:rFonts w:ascii="Times New Roman" w:eastAsia="宋体" w:hAnsi="Times New Roman"/>
          <w:sz w:val="24"/>
        </w:rPr>
        <w:t>表明读操作只查询已有映射，不会为</w:t>
      </w:r>
      <w:r>
        <w:rPr>
          <w:rFonts w:ascii="Times New Roman" w:eastAsia="宋体" w:hAnsi="Times New Roman"/>
          <w:sz w:val="24"/>
        </w:rPr>
        <w:t xml:space="preserve"> hole </w:t>
      </w:r>
      <w:r>
        <w:rPr>
          <w:rFonts w:ascii="Times New Roman" w:eastAsia="宋体" w:hAnsi="Times New Roman"/>
          <w:sz w:val="24"/>
        </w:rPr>
        <w:t>创建新块。</w:t>
      </w:r>
      <w:r>
        <w:rPr>
          <w:rFonts w:ascii="Times New Roman" w:eastAsia="宋体" w:hAnsi="Times New Roman"/>
          <w:sz w:val="24"/>
        </w:rPr>
        <w:t xml:space="preserve">F2FS_GET_BLOCK_IOMAP </w:t>
      </w:r>
      <w:r>
        <w:rPr>
          <w:rFonts w:ascii="Times New Roman" w:eastAsia="宋体" w:hAnsi="Times New Roman"/>
          <w:sz w:val="24"/>
        </w:rPr>
        <w:t>表示本次查询服务于</w:t>
      </w:r>
      <w:r>
        <w:rPr>
          <w:rFonts w:ascii="Times New Roman" w:eastAsia="宋体" w:hAnsi="Times New Roman"/>
          <w:sz w:val="24"/>
        </w:rPr>
        <w:t xml:space="preserve"> iomap </w:t>
      </w:r>
      <w:r>
        <w:rPr>
          <w:rFonts w:ascii="Times New Roman" w:eastAsia="宋体" w:hAnsi="Times New Roman"/>
          <w:sz w:val="24"/>
        </w:rPr>
        <w:t>区间处理，</w:t>
      </w:r>
      <w:r>
        <w:rPr>
          <w:rFonts w:ascii="Times New Roman" w:eastAsia="宋体" w:hAnsi="Times New Roman"/>
          <w:sz w:val="24"/>
        </w:rPr>
        <w:t xml:space="preserve">F2FS </w:t>
      </w:r>
      <w:r>
        <w:rPr>
          <w:rFonts w:ascii="Times New Roman" w:eastAsia="宋体" w:hAnsi="Times New Roman"/>
          <w:sz w:val="24"/>
        </w:rPr>
        <w:t>可以返回可合并的连续块范围。</w:t>
      </w:r>
      <w:r>
        <w:rPr>
          <w:rFonts w:ascii="Times New Roman" w:eastAsia="宋体" w:hAnsi="Times New Roman"/>
          <w:sz w:val="24"/>
          <w:lang w:eastAsia="zh-CN"/>
        </w:rPr>
        <w:t>若返回结果指向</w:t>
      </w:r>
      <w:r>
        <w:rPr>
          <w:rFonts w:ascii="Times New Roman" w:eastAsia="宋体" w:hAnsi="Times New Roman"/>
          <w:sz w:val="24"/>
          <w:lang w:eastAsia="zh-CN"/>
        </w:rPr>
        <w:t xml:space="preserve"> COMPRESS_ADDR</w:t>
      </w:r>
      <w:r>
        <w:rPr>
          <w:rFonts w:ascii="Times New Roman" w:eastAsia="宋体" w:hAnsi="Times New Roman"/>
          <w:sz w:val="24"/>
          <w:lang w:eastAsia="zh-CN"/>
        </w:rPr>
        <w:t>，该路径直接报错，因为压缩文件需要通过压缩簇读路径处理，不能按普通连续块读取。</w:t>
      </w:r>
    </w:p>
    <w:p w14:paraId="7D706485"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读取路径的改动集中在映射获取方式上。</w:t>
      </w:r>
      <w:r>
        <w:rPr>
          <w:rFonts w:ascii="Times New Roman" w:eastAsia="宋体" w:hAnsi="Times New Roman"/>
          <w:sz w:val="24"/>
          <w:lang w:eastAsia="zh-CN"/>
        </w:rPr>
        <w:t xml:space="preserve">f2fs_map_blocks </w:t>
      </w:r>
      <w:r>
        <w:rPr>
          <w:rFonts w:ascii="Times New Roman" w:eastAsia="宋体" w:hAnsi="Times New Roman"/>
          <w:sz w:val="24"/>
          <w:lang w:eastAsia="zh-CN"/>
        </w:rPr>
        <w:t>可以利用</w:t>
      </w:r>
      <w:r>
        <w:rPr>
          <w:rFonts w:ascii="Times New Roman" w:eastAsia="宋体" w:hAnsi="Times New Roman"/>
          <w:sz w:val="24"/>
          <w:lang w:eastAsia="zh-CN"/>
        </w:rPr>
        <w:t xml:space="preserve"> extent cache </w:t>
      </w:r>
      <w:r>
        <w:rPr>
          <w:rFonts w:ascii="Times New Roman" w:eastAsia="宋体" w:hAnsi="Times New Roman"/>
          <w:sz w:val="24"/>
          <w:lang w:eastAsia="zh-CN"/>
        </w:rPr>
        <w:t>或</w:t>
      </w:r>
      <w:r>
        <w:rPr>
          <w:rFonts w:ascii="Times New Roman" w:eastAsia="宋体" w:hAnsi="Times New Roman"/>
          <w:sz w:val="24"/>
          <w:lang w:eastAsia="zh-CN"/>
        </w:rPr>
        <w:t xml:space="preserve"> dnode </w:t>
      </w:r>
      <w:r>
        <w:rPr>
          <w:rFonts w:ascii="Times New Roman" w:eastAsia="宋体" w:hAnsi="Times New Roman"/>
          <w:sz w:val="24"/>
          <w:lang w:eastAsia="zh-CN"/>
        </w:rPr>
        <w:t>遍历返回连续映射，</w:t>
      </w:r>
      <w:r>
        <w:rPr>
          <w:rFonts w:ascii="Times New Roman" w:eastAsia="宋体" w:hAnsi="Times New Roman"/>
          <w:sz w:val="24"/>
          <w:lang w:eastAsia="zh-CN"/>
        </w:rPr>
        <w:t xml:space="preserve">f2fs_set_iomap </w:t>
      </w:r>
      <w:r>
        <w:rPr>
          <w:rFonts w:ascii="Times New Roman" w:eastAsia="宋体" w:hAnsi="Times New Roman"/>
          <w:sz w:val="24"/>
          <w:lang w:eastAsia="zh-CN"/>
        </w:rPr>
        <w:t>再把该结果转换为</w:t>
      </w:r>
      <w:r>
        <w:rPr>
          <w:rFonts w:ascii="Times New Roman" w:eastAsia="宋体" w:hAnsi="Times New Roman"/>
          <w:sz w:val="24"/>
          <w:lang w:eastAsia="zh-CN"/>
        </w:rPr>
        <w:t xml:space="preserve"> iomap </w:t>
      </w:r>
      <w:r>
        <w:rPr>
          <w:rFonts w:ascii="Times New Roman" w:eastAsia="宋体" w:hAnsi="Times New Roman"/>
          <w:sz w:val="24"/>
          <w:lang w:eastAsia="zh-CN"/>
        </w:rPr>
        <w:t>区间。这样，普通读路径不需要在入口处反复围绕单个</w:t>
      </w:r>
      <w:r>
        <w:rPr>
          <w:rFonts w:ascii="Times New Roman" w:eastAsia="宋体" w:hAnsi="Times New Roman"/>
          <w:sz w:val="24"/>
          <w:lang w:eastAsia="zh-CN"/>
        </w:rPr>
        <w:t xml:space="preserve"> page </w:t>
      </w:r>
      <w:r>
        <w:rPr>
          <w:rFonts w:ascii="Times New Roman" w:eastAsia="宋体" w:hAnsi="Times New Roman"/>
          <w:sz w:val="24"/>
          <w:lang w:eastAsia="zh-CN"/>
        </w:rPr>
        <w:t>构造块映射，而是把连续区间交给</w:t>
      </w:r>
      <w:r>
        <w:rPr>
          <w:rFonts w:ascii="Times New Roman" w:eastAsia="宋体" w:hAnsi="Times New Roman"/>
          <w:sz w:val="24"/>
          <w:lang w:eastAsia="zh-CN"/>
        </w:rPr>
        <w:t xml:space="preserve"> iomap </w:t>
      </w:r>
      <w:r>
        <w:rPr>
          <w:rFonts w:ascii="Times New Roman" w:eastAsia="宋体" w:hAnsi="Times New Roman"/>
          <w:sz w:val="24"/>
          <w:lang w:eastAsia="zh-CN"/>
        </w:rPr>
        <w:t>迭代过程处理。</w:t>
      </w:r>
    </w:p>
    <w:p w14:paraId="5BCD4B82" w14:textId="77777777" w:rsidR="002D4922" w:rsidRDefault="00EA61A5">
      <w:pPr>
        <w:pStyle w:val="31"/>
        <w:rPr>
          <w:lang w:eastAsia="zh-CN"/>
        </w:rPr>
      </w:pPr>
      <w:bookmarkStart w:id="120" w:name="_Toc229385005"/>
      <w:r>
        <w:rPr>
          <w:rFonts w:ascii="Times New Roman" w:eastAsia="宋体" w:hAnsi="Times New Roman"/>
          <w:lang w:eastAsia="zh-CN"/>
        </w:rPr>
        <w:t xml:space="preserve">4.2.4 </w:t>
      </w:r>
      <w:r>
        <w:rPr>
          <w:rFonts w:ascii="Times New Roman" w:eastAsia="宋体" w:hAnsi="Times New Roman"/>
          <w:lang w:eastAsia="zh-CN"/>
        </w:rPr>
        <w:t>普通文件写入路径与空间预分配</w:t>
      </w:r>
      <w:bookmarkEnd w:id="120"/>
    </w:p>
    <w:p w14:paraId="6DD6AA8B"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普通文件写入路径与读取路径共享</w:t>
      </w:r>
      <w:r>
        <w:rPr>
          <w:rFonts w:ascii="Times New Roman" w:eastAsia="宋体" w:hAnsi="Times New Roman"/>
          <w:sz w:val="24"/>
          <w:lang w:eastAsia="zh-CN"/>
        </w:rPr>
        <w:t xml:space="preserve"> f2fs_set_iomap</w:t>
      </w:r>
      <w:r>
        <w:rPr>
          <w:rFonts w:ascii="Times New Roman" w:eastAsia="宋体" w:hAnsi="Times New Roman"/>
          <w:sz w:val="24"/>
          <w:lang w:eastAsia="zh-CN"/>
        </w:rPr>
        <w:t>，但写入前需要处理空洞和预分配问题。写请求到达时，文件系统先把字节范围转换为逻辑块范围，查询已有映射；如果发现目标位置为空洞，则调用预分配接口为该区间准备块映射。</w:t>
      </w:r>
    </w:p>
    <w:p w14:paraId="5F597B0C" w14:textId="77777777" w:rsidR="002D4922" w:rsidRDefault="00EA61A5">
      <w:pPr>
        <w:shd w:val="clear" w:color="auto" w:fill="1E1E1E"/>
        <w:spacing w:after="0" w:line="240" w:lineRule="auto"/>
      </w:pPr>
      <w:r>
        <w:rPr>
          <w:rFonts w:ascii="Consolas" w:eastAsia="微软雅黑" w:hAnsi="Consolas"/>
          <w:color w:val="D4D4D4"/>
          <w:sz w:val="20"/>
        </w:rPr>
        <w:t>/* Source: fs/f2fs/data.c:5935-5954, f2fs_buffered_write_iomap_begin */</w:t>
      </w:r>
    </w:p>
    <w:p w14:paraId="06D27293" w14:textId="77777777" w:rsidR="002D4922" w:rsidRDefault="00EA61A5">
      <w:pPr>
        <w:shd w:val="clear" w:color="auto" w:fill="1E1E1E"/>
        <w:spacing w:after="0" w:line="240" w:lineRule="auto"/>
      </w:pPr>
      <w:r>
        <w:rPr>
          <w:rFonts w:ascii="微软雅黑" w:eastAsia="微软雅黑" w:hAnsi="微软雅黑"/>
          <w:color w:val="4EC9B0"/>
          <w:sz w:val="20"/>
        </w:rPr>
        <w:t>block_t</w:t>
      </w:r>
      <w:r>
        <w:rPr>
          <w:rFonts w:ascii="微软雅黑" w:eastAsia="微软雅黑" w:hAnsi="微软雅黑"/>
          <w:color w:val="D4D4D4"/>
          <w:sz w:val="20"/>
        </w:rPr>
        <w:t xml:space="preserve"> </w:t>
      </w:r>
      <w:r>
        <w:rPr>
          <w:rFonts w:ascii="微软雅黑" w:eastAsia="微软雅黑" w:hAnsi="微软雅黑"/>
          <w:color w:val="9CDCFE"/>
          <w:sz w:val="20"/>
        </w:rPr>
        <w:t>start_blk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F2FS_BYTES_TO_BLK</w:t>
      </w:r>
      <w:r>
        <w:rPr>
          <w:rFonts w:ascii="微软雅黑" w:eastAsia="微软雅黑" w:hAnsi="微软雅黑"/>
          <w:color w:val="D16969"/>
          <w:sz w:val="20"/>
        </w:rPr>
        <w:t>(</w:t>
      </w:r>
      <w:r>
        <w:rPr>
          <w:rFonts w:ascii="微软雅黑" w:eastAsia="微软雅黑" w:hAnsi="微软雅黑"/>
          <w:color w:val="9CDCFE"/>
          <w:sz w:val="20"/>
        </w:rPr>
        <w:t>offset</w:t>
      </w:r>
      <w:r>
        <w:rPr>
          <w:rFonts w:ascii="微软雅黑" w:eastAsia="微软雅黑" w:hAnsi="微软雅黑"/>
          <w:color w:val="D16969"/>
          <w:sz w:val="20"/>
        </w:rPr>
        <w:t>);</w:t>
      </w:r>
    </w:p>
    <w:p w14:paraId="52822481" w14:textId="77777777" w:rsidR="002D4922" w:rsidRDefault="00EA61A5">
      <w:pPr>
        <w:shd w:val="clear" w:color="auto" w:fill="1E1E1E"/>
        <w:spacing w:after="0" w:line="240" w:lineRule="auto"/>
      </w:pPr>
      <w:r>
        <w:rPr>
          <w:rFonts w:ascii="微软雅黑" w:eastAsia="微软雅黑" w:hAnsi="微软雅黑"/>
          <w:color w:val="4EC9B0"/>
          <w:sz w:val="20"/>
        </w:rPr>
        <w:t>block_t</w:t>
      </w:r>
      <w:r>
        <w:rPr>
          <w:rFonts w:ascii="微软雅黑" w:eastAsia="微软雅黑" w:hAnsi="微软雅黑"/>
          <w:color w:val="D4D4D4"/>
          <w:sz w:val="20"/>
        </w:rPr>
        <w:t xml:space="preserve"> </w:t>
      </w:r>
      <w:r>
        <w:rPr>
          <w:rFonts w:ascii="微软雅黑" w:eastAsia="微软雅黑" w:hAnsi="微软雅黑"/>
          <w:color w:val="9CDCFE"/>
          <w:sz w:val="20"/>
        </w:rPr>
        <w:t>len_blks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F2FS_BYTES_TO_BLK</w:t>
      </w:r>
      <w:r>
        <w:rPr>
          <w:rFonts w:ascii="微软雅黑" w:eastAsia="微软雅黑" w:hAnsi="微软雅黑"/>
          <w:color w:val="D16969"/>
          <w:sz w:val="20"/>
        </w:rPr>
        <w:t>(</w:t>
      </w:r>
      <w:r>
        <w:rPr>
          <w:rFonts w:ascii="微软雅黑" w:eastAsia="微软雅黑" w:hAnsi="微软雅黑"/>
          <w:color w:val="9CDCFE"/>
          <w:sz w:val="20"/>
        </w:rPr>
        <w:t>offset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65BF3E0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start_blk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74BC8D14"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07D2AFC" w14:textId="77777777" w:rsidR="002D4922" w:rsidRDefault="00EA61A5">
      <w:pPr>
        <w:shd w:val="clear" w:color="auto" w:fill="1E1E1E"/>
        <w:spacing w:after="0" w:line="240" w:lineRule="auto"/>
      </w:pP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f2fs_map_blocks_iomap</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start_blk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len_blks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map</w:t>
      </w:r>
      <w:r>
        <w:rPr>
          <w:rFonts w:ascii="微软雅黑" w:eastAsia="微软雅黑" w:hAnsi="微软雅黑"/>
          <w:color w:val="D16969"/>
          <w:sz w:val="20"/>
        </w:rPr>
        <w:t>);</w:t>
      </w:r>
    </w:p>
    <w:p w14:paraId="5CE6BC9E"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ENOSPC</w:t>
      </w:r>
      <w:r>
        <w:rPr>
          <w:rFonts w:ascii="微软雅黑" w:eastAsia="微软雅黑" w:hAnsi="微软雅黑"/>
          <w:color w:val="D16969"/>
          <w:sz w:val="20"/>
        </w:rPr>
        <w:t>)</w:t>
      </w:r>
    </w:p>
    <w:p w14:paraId="1ADEE6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744326CC" w14:textId="77777777" w:rsidR="002D4922" w:rsidRDefault="00EA61A5">
      <w:pPr>
        <w:shd w:val="clear" w:color="auto" w:fill="1E1E1E"/>
        <w:spacing w:after="0" w:line="240" w:lineRule="auto"/>
      </w:pPr>
      <w:r>
        <w:rPr>
          <w:rFonts w:ascii="微软雅黑" w:eastAsia="微软雅黑" w:hAnsi="微软雅黑"/>
          <w:color w:val="D4D4D4"/>
          <w:sz w:val="20"/>
        </w:rPr>
        <w:lastRenderedPageBreak/>
        <w:t xml:space="preserve"> </w:t>
      </w:r>
    </w:p>
    <w:p w14:paraId="4F345EAA"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NULL_ADDR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72071A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f2fs_map_blocks_preallocate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m_lblk</w:t>
      </w:r>
      <w:r>
        <w:rPr>
          <w:rFonts w:ascii="微软雅黑" w:eastAsia="微软雅黑" w:hAnsi="微软雅黑"/>
          <w:color w:val="D16969"/>
          <w:sz w:val="20"/>
        </w:rPr>
        <w:t>,</w:t>
      </w:r>
    </w:p>
    <w:p w14:paraId="22B501F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len_blks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map</w:t>
      </w:r>
      <w:r>
        <w:rPr>
          <w:rFonts w:ascii="微软雅黑" w:eastAsia="微软雅黑" w:hAnsi="微软雅黑"/>
          <w:color w:val="D16969"/>
          <w:sz w:val="20"/>
        </w:rPr>
        <w:t>);</w:t>
      </w:r>
    </w:p>
    <w:p w14:paraId="1519229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ENOSPC</w:t>
      </w:r>
      <w:r>
        <w:rPr>
          <w:rFonts w:ascii="微软雅黑" w:eastAsia="微软雅黑" w:hAnsi="微软雅黑"/>
          <w:color w:val="D16969"/>
          <w:sz w:val="20"/>
        </w:rPr>
        <w:t>)</w:t>
      </w:r>
    </w:p>
    <w:p w14:paraId="0050EE1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3BCAF67F" w14:textId="77777777" w:rsidR="002D4922" w:rsidRDefault="00EA61A5">
      <w:pPr>
        <w:shd w:val="clear" w:color="auto" w:fill="1E1E1E"/>
        <w:spacing w:after="0" w:line="240" w:lineRule="auto"/>
      </w:pPr>
      <w:r>
        <w:rPr>
          <w:rFonts w:ascii="微软雅黑" w:eastAsia="微软雅黑" w:hAnsi="微软雅黑"/>
          <w:color w:val="D16969"/>
          <w:sz w:val="20"/>
        </w:rPr>
        <w:t>}</w:t>
      </w:r>
    </w:p>
    <w:p w14:paraId="745F2F9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2B0B634"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WARN_ON_ONCE</w:t>
      </w:r>
      <w:r>
        <w:rPr>
          <w:rFonts w:ascii="微软雅黑" w:eastAsia="微软雅黑" w:hAnsi="微软雅黑"/>
          <w:color w:val="D16969"/>
          <w:sz w:val="20"/>
        </w:rPr>
        <w:t>(</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9CDCFE"/>
          <w:sz w:val="20"/>
        </w:rPr>
        <w:t>m_pblk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COMPRESS_ADDR</w:t>
      </w:r>
      <w:r>
        <w:rPr>
          <w:rFonts w:ascii="微软雅黑" w:eastAsia="微软雅黑" w:hAnsi="微软雅黑"/>
          <w:color w:val="D16969"/>
          <w:sz w:val="20"/>
        </w:rPr>
        <w:t>))</w:t>
      </w:r>
    </w:p>
    <w:p w14:paraId="504AAB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EIO</w:t>
      </w:r>
      <w:r>
        <w:rPr>
          <w:rFonts w:ascii="微软雅黑" w:eastAsia="微软雅黑" w:hAnsi="微软雅黑"/>
          <w:color w:val="D16969"/>
          <w:sz w:val="20"/>
        </w:rPr>
        <w:t>;</w:t>
      </w:r>
    </w:p>
    <w:p w14:paraId="5B9C79F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CFF89D1" w14:textId="77777777" w:rsidR="002D4922" w:rsidRDefault="00EA61A5">
      <w:pPr>
        <w:shd w:val="clear" w:color="auto" w:fill="1E1E1E"/>
        <w:spacing w:after="0" w:line="240" w:lineRule="auto"/>
      </w:pP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f2fs_set_iomap</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1256DA4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offset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290107AD" w14:textId="77777777" w:rsidR="002D4922" w:rsidRDefault="00EA61A5">
      <w:pPr>
        <w:spacing w:after="0" w:line="360" w:lineRule="auto"/>
        <w:ind w:firstLine="480"/>
        <w:jc w:val="both"/>
        <w:rPr>
          <w:lang w:eastAsia="zh-CN"/>
        </w:rPr>
      </w:pPr>
      <w:r>
        <w:rPr>
          <w:rFonts w:ascii="Times New Roman" w:eastAsia="宋体" w:hAnsi="Times New Roman"/>
          <w:sz w:val="24"/>
        </w:rPr>
        <w:t>这段逻辑对应普通文件写入的准备阶段。</w:t>
      </w:r>
      <w:r>
        <w:rPr>
          <w:rFonts w:ascii="Times New Roman" w:eastAsia="宋体" w:hAnsi="Times New Roman"/>
          <w:sz w:val="24"/>
        </w:rPr>
        <w:t xml:space="preserve">f2fs_map_blocks_iomap </w:t>
      </w:r>
      <w:r>
        <w:rPr>
          <w:rFonts w:ascii="Times New Roman" w:eastAsia="宋体" w:hAnsi="Times New Roman"/>
          <w:sz w:val="24"/>
        </w:rPr>
        <w:t>先尝试在目标区间内找到已有映射；当目标区间为空洞时。</w:t>
      </w:r>
      <w:r>
        <w:rPr>
          <w:rFonts w:ascii="Times New Roman" w:eastAsia="宋体" w:hAnsi="Times New Roman"/>
          <w:sz w:val="24"/>
        </w:rPr>
        <w:t xml:space="preserve">f2fs_map_blocks_preallocate </w:t>
      </w:r>
      <w:r>
        <w:rPr>
          <w:rFonts w:ascii="Times New Roman" w:eastAsia="宋体" w:hAnsi="Times New Roman"/>
          <w:sz w:val="24"/>
        </w:rPr>
        <w:t>将写入意图传递给</w:t>
      </w:r>
      <w:r>
        <w:rPr>
          <w:rFonts w:ascii="Times New Roman" w:eastAsia="宋体" w:hAnsi="Times New Roman"/>
          <w:sz w:val="24"/>
        </w:rPr>
        <w:t xml:space="preserve"> F2FS </w:t>
      </w:r>
      <w:r>
        <w:rPr>
          <w:rFonts w:ascii="Times New Roman" w:eastAsia="宋体" w:hAnsi="Times New Roman"/>
          <w:sz w:val="24"/>
        </w:rPr>
        <w:t>的块分配逻辑。</w:t>
      </w:r>
      <w:r>
        <w:rPr>
          <w:rFonts w:ascii="Times New Roman" w:eastAsia="宋体" w:hAnsi="Times New Roman"/>
          <w:sz w:val="24"/>
          <w:lang w:eastAsia="zh-CN"/>
        </w:rPr>
        <w:t>与单页写入相比。这里传入的是</w:t>
      </w:r>
      <w:r>
        <w:rPr>
          <w:rFonts w:ascii="Times New Roman" w:eastAsia="宋体" w:hAnsi="Times New Roman"/>
          <w:sz w:val="24"/>
          <w:lang w:eastAsia="zh-CN"/>
        </w:rPr>
        <w:t xml:space="preserve"> start_blk </w:t>
      </w:r>
      <w:r>
        <w:rPr>
          <w:rFonts w:ascii="Times New Roman" w:eastAsia="宋体" w:hAnsi="Times New Roman"/>
          <w:sz w:val="24"/>
          <w:lang w:eastAsia="zh-CN"/>
        </w:rPr>
        <w:t>和</w:t>
      </w:r>
      <w:r>
        <w:rPr>
          <w:rFonts w:ascii="Times New Roman" w:eastAsia="宋体" w:hAnsi="Times New Roman"/>
          <w:sz w:val="24"/>
          <w:lang w:eastAsia="zh-CN"/>
        </w:rPr>
        <w:t xml:space="preserve"> len_blks </w:t>
      </w:r>
      <w:r>
        <w:rPr>
          <w:rFonts w:ascii="Times New Roman" w:eastAsia="宋体" w:hAnsi="Times New Roman"/>
          <w:sz w:val="24"/>
          <w:lang w:eastAsia="zh-CN"/>
        </w:rPr>
        <w:t>所描述的区间，因此连续写入时更容易得到较长的映射结果。</w:t>
      </w:r>
    </w:p>
    <w:p w14:paraId="27903391" w14:textId="77777777" w:rsidR="002D4922" w:rsidRDefault="00EA61A5">
      <w:pPr>
        <w:spacing w:after="0" w:line="360" w:lineRule="auto"/>
        <w:ind w:firstLine="480"/>
        <w:jc w:val="both"/>
      </w:pPr>
      <w:r>
        <w:rPr>
          <w:rFonts w:ascii="Times New Roman" w:eastAsia="宋体" w:hAnsi="Times New Roman"/>
          <w:sz w:val="24"/>
        </w:rPr>
        <w:t>当映射准备完成后，写路径仍通过</w:t>
      </w:r>
      <w:r>
        <w:rPr>
          <w:rFonts w:ascii="Times New Roman" w:eastAsia="宋体" w:hAnsi="Times New Roman"/>
          <w:sz w:val="24"/>
        </w:rPr>
        <w:t xml:space="preserve"> f2fs_set_iomap </w:t>
      </w:r>
      <w:r>
        <w:rPr>
          <w:rFonts w:ascii="Times New Roman" w:eastAsia="宋体" w:hAnsi="Times New Roman"/>
          <w:sz w:val="24"/>
        </w:rPr>
        <w:t>把结果交给</w:t>
      </w:r>
      <w:r>
        <w:rPr>
          <w:rFonts w:ascii="Times New Roman" w:eastAsia="宋体" w:hAnsi="Times New Roman"/>
          <w:sz w:val="24"/>
        </w:rPr>
        <w:t xml:space="preserve"> iomap</w:t>
      </w:r>
      <w:r>
        <w:rPr>
          <w:rFonts w:ascii="Times New Roman" w:eastAsia="宋体" w:hAnsi="Times New Roman"/>
          <w:sz w:val="24"/>
        </w:rPr>
        <w:t>。后续的用户数据拷贝、</w:t>
      </w:r>
      <w:r>
        <w:rPr>
          <w:rFonts w:ascii="Times New Roman" w:eastAsia="宋体" w:hAnsi="Times New Roman"/>
          <w:sz w:val="24"/>
        </w:rPr>
        <w:t xml:space="preserve">folio </w:t>
      </w:r>
      <w:r>
        <w:rPr>
          <w:rFonts w:ascii="Times New Roman" w:eastAsia="宋体" w:hAnsi="Times New Roman"/>
          <w:sz w:val="24"/>
        </w:rPr>
        <w:t>准备、脏区标记和写入迭代由</w:t>
      </w:r>
      <w:r>
        <w:rPr>
          <w:rFonts w:ascii="Times New Roman" w:eastAsia="宋体" w:hAnsi="Times New Roman"/>
          <w:sz w:val="24"/>
        </w:rPr>
        <w:t xml:space="preserve"> iomap_file_buffered_write </w:t>
      </w:r>
      <w:r>
        <w:rPr>
          <w:rFonts w:ascii="Times New Roman" w:eastAsia="宋体" w:hAnsi="Times New Roman"/>
          <w:sz w:val="24"/>
        </w:rPr>
        <w:t>驱动。</w:t>
      </w:r>
      <w:r>
        <w:rPr>
          <w:rFonts w:ascii="Times New Roman" w:eastAsia="宋体" w:hAnsi="Times New Roman"/>
          <w:sz w:val="24"/>
        </w:rPr>
        <w:t xml:space="preserve">F2FS </w:t>
      </w:r>
      <w:r>
        <w:rPr>
          <w:rFonts w:ascii="Times New Roman" w:eastAsia="宋体" w:hAnsi="Times New Roman"/>
          <w:sz w:val="24"/>
        </w:rPr>
        <w:t>在</w:t>
      </w:r>
      <w:r>
        <w:rPr>
          <w:rFonts w:ascii="Times New Roman" w:eastAsia="宋体" w:hAnsi="Times New Roman"/>
          <w:sz w:val="24"/>
        </w:rPr>
        <w:t xml:space="preserve"> file.c </w:t>
      </w:r>
      <w:r>
        <w:rPr>
          <w:rFonts w:ascii="Times New Roman" w:eastAsia="宋体" w:hAnsi="Times New Roman"/>
          <w:sz w:val="24"/>
        </w:rPr>
        <w:t>中根据文件类型选择普通</w:t>
      </w:r>
      <w:r>
        <w:rPr>
          <w:rFonts w:ascii="Times New Roman" w:eastAsia="宋体" w:hAnsi="Times New Roman"/>
          <w:sz w:val="24"/>
        </w:rPr>
        <w:t xml:space="preserve"> iomap </w:t>
      </w:r>
      <w:r>
        <w:rPr>
          <w:rFonts w:ascii="Times New Roman" w:eastAsia="宋体" w:hAnsi="Times New Roman"/>
          <w:sz w:val="24"/>
        </w:rPr>
        <w:t>写入操作或原子文件写入操作。</w:t>
      </w:r>
    </w:p>
    <w:p w14:paraId="62171299" w14:textId="77777777" w:rsidR="002D4922" w:rsidRDefault="00EA61A5">
      <w:pPr>
        <w:shd w:val="clear" w:color="auto" w:fill="1E1E1E"/>
        <w:spacing w:after="0" w:line="240" w:lineRule="auto"/>
      </w:pPr>
      <w:r>
        <w:rPr>
          <w:rFonts w:ascii="Consolas" w:eastAsia="微软雅黑" w:hAnsi="Consolas"/>
          <w:color w:val="D4D4D4"/>
          <w:sz w:val="20"/>
        </w:rPr>
        <w:t>/* Source: fs/f2fs/file.c:4956-4968, f2fs_iomap_buffered_write */</w:t>
      </w:r>
    </w:p>
    <w:p w14:paraId="2A315804" w14:textId="77777777" w:rsidR="002D4922" w:rsidRDefault="00EA61A5">
      <w:pPr>
        <w:shd w:val="clear" w:color="auto" w:fill="1E1E1E"/>
        <w:spacing w:after="0" w:line="240" w:lineRule="auto"/>
      </w:pPr>
      <w:r>
        <w:rPr>
          <w:rFonts w:ascii="微软雅黑" w:eastAsia="微软雅黑" w:hAnsi="微软雅黑"/>
          <w:color w:val="C586C0"/>
          <w:sz w:val="20"/>
        </w:rPr>
        <w:t>static</w:t>
      </w:r>
      <w:r>
        <w:rPr>
          <w:rFonts w:ascii="微软雅黑" w:eastAsia="微软雅黑" w:hAnsi="微软雅黑"/>
          <w:color w:val="D4D4D4"/>
          <w:sz w:val="20"/>
        </w:rPr>
        <w:t xml:space="preserve"> </w:t>
      </w:r>
      <w:r>
        <w:rPr>
          <w:rFonts w:ascii="微软雅黑" w:eastAsia="微软雅黑" w:hAnsi="微软雅黑"/>
          <w:color w:val="9CDCFE"/>
          <w:sz w:val="20"/>
        </w:rPr>
        <w:t>ssize_t</w:t>
      </w:r>
      <w:r>
        <w:rPr>
          <w:rFonts w:ascii="微软雅黑" w:eastAsia="微软雅黑" w:hAnsi="微软雅黑"/>
          <w:color w:val="D4D4D4"/>
          <w:sz w:val="20"/>
        </w:rPr>
        <w:t xml:space="preserve"> </w:t>
      </w:r>
      <w:r>
        <w:rPr>
          <w:rFonts w:ascii="微软雅黑" w:eastAsia="微软雅黑" w:hAnsi="微软雅黑"/>
          <w:color w:val="DCDCAA"/>
          <w:sz w:val="20"/>
        </w:rPr>
        <w:t>f2fs_iomap_buffered_write</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kiocb</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iocb</w:t>
      </w:r>
      <w:r>
        <w:rPr>
          <w:rFonts w:ascii="微软雅黑" w:eastAsia="微软雅黑" w:hAnsi="微软雅黑"/>
          <w:color w:val="D16969"/>
          <w:sz w:val="20"/>
        </w:rPr>
        <w:t>,</w:t>
      </w:r>
    </w:p>
    <w:p w14:paraId="420A628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iov_iter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p>
    <w:p w14:paraId="23729D0D" w14:textId="77777777" w:rsidR="002D4922" w:rsidRDefault="00EA61A5">
      <w:pPr>
        <w:shd w:val="clear" w:color="auto" w:fill="1E1E1E"/>
        <w:spacing w:after="0" w:line="240" w:lineRule="auto"/>
      </w:pPr>
      <w:r>
        <w:rPr>
          <w:rFonts w:ascii="微软雅黑" w:eastAsia="微软雅黑" w:hAnsi="微软雅黑"/>
          <w:color w:val="D16969"/>
          <w:sz w:val="20"/>
        </w:rPr>
        <w:t>{</w:t>
      </w:r>
    </w:p>
    <w:p w14:paraId="7EFFC48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file_inode</w:t>
      </w:r>
      <w:r>
        <w:rPr>
          <w:rFonts w:ascii="微软雅黑" w:eastAsia="微软雅黑" w:hAnsi="微软雅黑"/>
          <w:color w:val="D16969"/>
          <w:sz w:val="20"/>
        </w:rPr>
        <w:t>(</w:t>
      </w:r>
      <w:r>
        <w:rPr>
          <w:rFonts w:ascii="微软雅黑" w:eastAsia="微软雅黑" w:hAnsi="微软雅黑"/>
          <w:color w:val="9CDCFE"/>
          <w:sz w:val="20"/>
        </w:rPr>
        <w:t>iocb</w:t>
      </w:r>
      <w:r>
        <w:rPr>
          <w:rFonts w:ascii="微软雅黑" w:eastAsia="微软雅黑" w:hAnsi="微软雅黑"/>
          <w:color w:val="D16969"/>
          <w:sz w:val="20"/>
        </w:rPr>
        <w:t>-&gt;</w:t>
      </w:r>
      <w:r>
        <w:rPr>
          <w:rFonts w:ascii="微软雅黑" w:eastAsia="微软雅黑" w:hAnsi="微软雅黑"/>
          <w:color w:val="9CDCFE"/>
          <w:sz w:val="20"/>
        </w:rPr>
        <w:t>ki_filp</w:t>
      </w:r>
      <w:r>
        <w:rPr>
          <w:rFonts w:ascii="微软雅黑" w:eastAsia="微软雅黑" w:hAnsi="微软雅黑"/>
          <w:color w:val="D16969"/>
          <w:sz w:val="20"/>
        </w:rPr>
        <w:t>);</w:t>
      </w:r>
    </w:p>
    <w:p w14:paraId="35244458"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B5EA5D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f2fs_is_atomic_file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090CA94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iomap_file_buffered_write</w:t>
      </w:r>
      <w:r>
        <w:rPr>
          <w:rFonts w:ascii="微软雅黑" w:eastAsia="微软雅黑" w:hAnsi="微软雅黑"/>
          <w:color w:val="D16969"/>
          <w:sz w:val="20"/>
        </w:rPr>
        <w:t>(</w:t>
      </w:r>
    </w:p>
    <w:p w14:paraId="45C60A6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iocb</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f2fs_buffered_write_atomic_iomap_ops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598967C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75E579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iomap_file_buffered_write</w:t>
      </w:r>
      <w:r>
        <w:rPr>
          <w:rFonts w:ascii="微软雅黑" w:eastAsia="微软雅黑" w:hAnsi="微软雅黑"/>
          <w:color w:val="D16969"/>
          <w:sz w:val="20"/>
        </w:rPr>
        <w:t>(</w:t>
      </w:r>
    </w:p>
    <w:p w14:paraId="49540F9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iocb</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f2fs_buffered_write_iomap_ops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38E69009" w14:textId="77777777" w:rsidR="002D4922" w:rsidRDefault="00EA61A5">
      <w:pPr>
        <w:shd w:val="clear" w:color="auto" w:fill="1E1E1E"/>
        <w:spacing w:after="0" w:line="240" w:lineRule="auto"/>
        <w:rPr>
          <w:lang w:eastAsia="zh-CN"/>
        </w:rPr>
      </w:pPr>
      <w:r>
        <w:rPr>
          <w:rFonts w:ascii="微软雅黑" w:eastAsia="微软雅黑" w:hAnsi="微软雅黑"/>
          <w:color w:val="D16969"/>
          <w:sz w:val="20"/>
          <w:lang w:eastAsia="zh-CN"/>
        </w:rPr>
        <w:t>}</w:t>
      </w:r>
    </w:p>
    <w:p w14:paraId="003078FF"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普通写路径负责把写入范围映射为</w:t>
      </w:r>
      <w:r>
        <w:rPr>
          <w:rFonts w:ascii="Times New Roman" w:eastAsia="宋体" w:hAnsi="Times New Roman"/>
          <w:sz w:val="24"/>
          <w:lang w:eastAsia="zh-CN"/>
        </w:rPr>
        <w:t xml:space="preserve"> iomap </w:t>
      </w:r>
      <w:r>
        <w:rPr>
          <w:rFonts w:ascii="Times New Roman" w:eastAsia="宋体" w:hAnsi="Times New Roman"/>
          <w:sz w:val="24"/>
          <w:lang w:eastAsia="zh-CN"/>
        </w:rPr>
        <w:t>区间，并为</w:t>
      </w:r>
      <w:r>
        <w:rPr>
          <w:rFonts w:ascii="Times New Roman" w:eastAsia="宋体" w:hAnsi="Times New Roman"/>
          <w:sz w:val="24"/>
          <w:lang w:eastAsia="zh-CN"/>
        </w:rPr>
        <w:t xml:space="preserve"> hole </w:t>
      </w:r>
      <w:r>
        <w:rPr>
          <w:rFonts w:ascii="Times New Roman" w:eastAsia="宋体" w:hAnsi="Times New Roman"/>
          <w:sz w:val="24"/>
          <w:lang w:eastAsia="zh-CN"/>
        </w:rPr>
        <w:t>写入准备必要的块。写入后一个</w:t>
      </w:r>
      <w:r>
        <w:rPr>
          <w:rFonts w:ascii="Times New Roman" w:eastAsia="宋体" w:hAnsi="Times New Roman"/>
          <w:sz w:val="24"/>
          <w:lang w:eastAsia="zh-CN"/>
        </w:rPr>
        <w:t xml:space="preserve"> folio </w:t>
      </w:r>
      <w:r>
        <w:rPr>
          <w:rFonts w:ascii="Times New Roman" w:eastAsia="宋体" w:hAnsi="Times New Roman"/>
          <w:sz w:val="24"/>
          <w:lang w:eastAsia="zh-CN"/>
        </w:rPr>
        <w:t>中哪些字节被修改、哪些子页需要写回、何时可以解锁，仍要依赖后续的</w:t>
      </w:r>
      <w:r>
        <w:rPr>
          <w:rFonts w:ascii="Times New Roman" w:eastAsia="宋体" w:hAnsi="Times New Roman"/>
          <w:sz w:val="24"/>
          <w:lang w:eastAsia="zh-CN"/>
        </w:rPr>
        <w:t xml:space="preserve"> folio state</w:t>
      </w:r>
      <w:r>
        <w:rPr>
          <w:rFonts w:ascii="Times New Roman" w:eastAsia="宋体" w:hAnsi="Times New Roman"/>
          <w:sz w:val="24"/>
          <w:lang w:eastAsia="zh-CN"/>
        </w:rPr>
        <w:t>、</w:t>
      </w:r>
      <w:r>
        <w:rPr>
          <w:rFonts w:ascii="Times New Roman" w:eastAsia="宋体" w:hAnsi="Times New Roman"/>
          <w:sz w:val="24"/>
          <w:lang w:eastAsia="zh-CN"/>
        </w:rPr>
        <w:t xml:space="preserve">writeback </w:t>
      </w:r>
      <w:r>
        <w:rPr>
          <w:rFonts w:ascii="Times New Roman" w:eastAsia="宋体" w:hAnsi="Times New Roman"/>
          <w:sz w:val="24"/>
          <w:lang w:eastAsia="zh-CN"/>
        </w:rPr>
        <w:t>和</w:t>
      </w:r>
      <w:r>
        <w:rPr>
          <w:rFonts w:ascii="Times New Roman" w:eastAsia="宋体" w:hAnsi="Times New Roman"/>
          <w:sz w:val="24"/>
          <w:lang w:eastAsia="zh-CN"/>
        </w:rPr>
        <w:t xml:space="preserve"> GC </w:t>
      </w:r>
      <w:r>
        <w:rPr>
          <w:rFonts w:ascii="Times New Roman" w:eastAsia="宋体" w:hAnsi="Times New Roman"/>
          <w:sz w:val="24"/>
          <w:lang w:eastAsia="zh-CN"/>
        </w:rPr>
        <w:t>适配。本章后面的</w:t>
      </w:r>
      <w:r>
        <w:rPr>
          <w:rFonts w:ascii="Times New Roman" w:eastAsia="宋体" w:hAnsi="Times New Roman"/>
          <w:sz w:val="24"/>
          <w:lang w:eastAsia="zh-CN"/>
        </w:rPr>
        <w:t xml:space="preserve"> 4.3 </w:t>
      </w:r>
      <w:r>
        <w:rPr>
          <w:rFonts w:ascii="Times New Roman" w:eastAsia="宋体" w:hAnsi="Times New Roman"/>
          <w:sz w:val="24"/>
          <w:lang w:eastAsia="zh-CN"/>
        </w:rPr>
        <w:t>至</w:t>
      </w:r>
      <w:r>
        <w:rPr>
          <w:rFonts w:ascii="Times New Roman" w:eastAsia="宋体" w:hAnsi="Times New Roman"/>
          <w:sz w:val="24"/>
          <w:lang w:eastAsia="zh-CN"/>
        </w:rPr>
        <w:t xml:space="preserve"> 4.5 </w:t>
      </w:r>
      <w:r>
        <w:rPr>
          <w:rFonts w:ascii="Times New Roman" w:eastAsia="宋体" w:hAnsi="Times New Roman"/>
          <w:sz w:val="24"/>
          <w:lang w:eastAsia="zh-CN"/>
        </w:rPr>
        <w:t>正是围绕这些正确性问题展开。</w:t>
      </w:r>
    </w:p>
    <w:p w14:paraId="5E9E8C4D" w14:textId="77777777" w:rsidR="002D4922" w:rsidRDefault="00EA61A5">
      <w:pPr>
        <w:pStyle w:val="21"/>
        <w:rPr>
          <w:lang w:eastAsia="zh-CN"/>
        </w:rPr>
      </w:pPr>
      <w:bookmarkStart w:id="121" w:name="_Toc229385006"/>
      <w:r>
        <w:rPr>
          <w:rFonts w:ascii="Times New Roman" w:eastAsia="宋体" w:hAnsi="Times New Roman"/>
          <w:lang w:eastAsia="zh-CN"/>
        </w:rPr>
        <w:lastRenderedPageBreak/>
        <w:t xml:space="preserve">4.3 </w:t>
      </w:r>
      <w:r>
        <w:rPr>
          <w:rFonts w:ascii="Times New Roman" w:eastAsia="宋体" w:hAnsi="Times New Roman"/>
          <w:lang w:eastAsia="zh-CN"/>
        </w:rPr>
        <w:t>面向</w:t>
      </w:r>
      <w:r>
        <w:rPr>
          <w:rFonts w:ascii="Times New Roman" w:eastAsia="宋体" w:hAnsi="Times New Roman"/>
          <w:lang w:eastAsia="zh-CN"/>
        </w:rPr>
        <w:t xml:space="preserve"> Large Folio </w:t>
      </w:r>
      <w:r>
        <w:rPr>
          <w:rFonts w:ascii="Times New Roman" w:eastAsia="宋体" w:hAnsi="Times New Roman"/>
          <w:lang w:eastAsia="zh-CN"/>
        </w:rPr>
        <w:t>的状态管理</w:t>
      </w:r>
      <w:bookmarkEnd w:id="121"/>
    </w:p>
    <w:p w14:paraId="037952A0"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普通文件路径完成映射转换后，还需要解决</w:t>
      </w:r>
      <w:r>
        <w:rPr>
          <w:rFonts w:ascii="Times New Roman" w:eastAsia="宋体" w:hAnsi="Times New Roman"/>
          <w:sz w:val="24"/>
          <w:lang w:eastAsia="zh-CN"/>
        </w:rPr>
        <w:t xml:space="preserve"> folio </w:t>
      </w:r>
      <w:r>
        <w:rPr>
          <w:rFonts w:ascii="Times New Roman" w:eastAsia="宋体" w:hAnsi="Times New Roman"/>
          <w:sz w:val="24"/>
          <w:lang w:eastAsia="zh-CN"/>
        </w:rPr>
        <w:t>内状态表达问题。</w:t>
      </w:r>
      <w:r>
        <w:rPr>
          <w:rFonts w:ascii="Times New Roman" w:eastAsia="宋体" w:hAnsi="Times New Roman"/>
          <w:sz w:val="24"/>
          <w:lang w:eastAsia="zh-CN"/>
        </w:rPr>
        <w:t xml:space="preserve">F2FS </w:t>
      </w:r>
      <w:r>
        <w:rPr>
          <w:rFonts w:ascii="Times New Roman" w:eastAsia="宋体" w:hAnsi="Times New Roman"/>
          <w:sz w:val="24"/>
          <w:lang w:eastAsia="zh-CN"/>
        </w:rPr>
        <w:t>原有</w:t>
      </w:r>
      <w:r>
        <w:rPr>
          <w:rFonts w:ascii="Times New Roman" w:eastAsia="宋体" w:hAnsi="Times New Roman"/>
          <w:sz w:val="24"/>
          <w:lang w:eastAsia="zh-CN"/>
        </w:rPr>
        <w:t xml:space="preserve"> page </w:t>
      </w:r>
      <w:r>
        <w:rPr>
          <w:rFonts w:ascii="Times New Roman" w:eastAsia="宋体" w:hAnsi="Times New Roman"/>
          <w:sz w:val="24"/>
          <w:lang w:eastAsia="zh-CN"/>
        </w:rPr>
        <w:t>路径大量使用</w:t>
      </w:r>
      <w:r>
        <w:rPr>
          <w:rFonts w:ascii="Times New Roman" w:eastAsia="宋体" w:hAnsi="Times New Roman"/>
          <w:sz w:val="24"/>
          <w:lang w:eastAsia="zh-CN"/>
        </w:rPr>
        <w:t xml:space="preserve"> page-&gt;private </w:t>
      </w:r>
      <w:r>
        <w:rPr>
          <w:rFonts w:ascii="Times New Roman" w:eastAsia="宋体" w:hAnsi="Times New Roman"/>
          <w:sz w:val="24"/>
          <w:lang w:eastAsia="zh-CN"/>
        </w:rPr>
        <w:t>保存私有标志，例如</w:t>
      </w:r>
      <w:r>
        <w:rPr>
          <w:rFonts w:ascii="Times New Roman" w:eastAsia="宋体" w:hAnsi="Times New Roman"/>
          <w:sz w:val="24"/>
          <w:lang w:eastAsia="zh-CN"/>
        </w:rPr>
        <w:t xml:space="preserve"> GC </w:t>
      </w:r>
      <w:r>
        <w:rPr>
          <w:rFonts w:ascii="Times New Roman" w:eastAsia="宋体" w:hAnsi="Times New Roman"/>
          <w:sz w:val="24"/>
          <w:lang w:eastAsia="zh-CN"/>
        </w:rPr>
        <w:t>迁移、原子写、</w:t>
      </w:r>
      <w:r>
        <w:rPr>
          <w:rFonts w:ascii="Times New Roman" w:eastAsia="宋体" w:hAnsi="Times New Roman"/>
          <w:sz w:val="24"/>
          <w:lang w:eastAsia="zh-CN"/>
        </w:rPr>
        <w:t xml:space="preserve">inline </w:t>
      </w:r>
      <w:r>
        <w:rPr>
          <w:rFonts w:ascii="Times New Roman" w:eastAsia="宋体" w:hAnsi="Times New Roman"/>
          <w:sz w:val="24"/>
          <w:lang w:eastAsia="zh-CN"/>
        </w:rPr>
        <w:t>数据等。</w:t>
      </w:r>
      <w:r>
        <w:rPr>
          <w:rFonts w:ascii="Times New Roman" w:eastAsia="宋体" w:hAnsi="Times New Roman"/>
          <w:sz w:val="24"/>
          <w:lang w:eastAsia="zh-CN"/>
        </w:rPr>
        <w:t xml:space="preserve">iomap buffered I/O </w:t>
      </w:r>
      <w:r>
        <w:rPr>
          <w:rFonts w:ascii="Times New Roman" w:eastAsia="宋体" w:hAnsi="Times New Roman"/>
          <w:sz w:val="24"/>
          <w:lang w:eastAsia="zh-CN"/>
        </w:rPr>
        <w:t>也会使用</w:t>
      </w:r>
      <w:r>
        <w:rPr>
          <w:rFonts w:ascii="Times New Roman" w:eastAsia="宋体" w:hAnsi="Times New Roman"/>
          <w:sz w:val="24"/>
          <w:lang w:eastAsia="zh-CN"/>
        </w:rPr>
        <w:t xml:space="preserve"> folio </w:t>
      </w:r>
      <w:r>
        <w:rPr>
          <w:rFonts w:ascii="Times New Roman" w:eastAsia="宋体" w:hAnsi="Times New Roman"/>
          <w:sz w:val="24"/>
          <w:lang w:eastAsia="zh-CN"/>
        </w:rPr>
        <w:t>私有状态保存</w:t>
      </w:r>
      <w:r>
        <w:rPr>
          <w:rFonts w:ascii="Times New Roman" w:eastAsia="宋体" w:hAnsi="Times New Roman"/>
          <w:sz w:val="24"/>
          <w:lang w:eastAsia="zh-CN"/>
        </w:rPr>
        <w:t xml:space="preserve"> uptodate </w:t>
      </w:r>
      <w:r>
        <w:rPr>
          <w:rFonts w:ascii="Times New Roman" w:eastAsia="宋体" w:hAnsi="Times New Roman"/>
          <w:sz w:val="24"/>
          <w:lang w:eastAsia="zh-CN"/>
        </w:rPr>
        <w:t>和</w:t>
      </w:r>
      <w:r>
        <w:rPr>
          <w:rFonts w:ascii="Times New Roman" w:eastAsia="宋体" w:hAnsi="Times New Roman"/>
          <w:sz w:val="24"/>
          <w:lang w:eastAsia="zh-CN"/>
        </w:rPr>
        <w:t xml:space="preserve"> dirty </w:t>
      </w:r>
      <w:r>
        <w:rPr>
          <w:rFonts w:ascii="Times New Roman" w:eastAsia="宋体" w:hAnsi="Times New Roman"/>
          <w:sz w:val="24"/>
          <w:lang w:eastAsia="zh-CN"/>
        </w:rPr>
        <w:t>位图。</w:t>
      </w:r>
      <w:r>
        <w:rPr>
          <w:rFonts w:ascii="Times New Roman" w:eastAsia="宋体" w:hAnsi="Times New Roman"/>
          <w:sz w:val="24"/>
          <w:lang w:eastAsia="zh-CN"/>
        </w:rPr>
        <w:t xml:space="preserve">Large Folio </w:t>
      </w:r>
      <w:r>
        <w:rPr>
          <w:rFonts w:ascii="Times New Roman" w:eastAsia="宋体" w:hAnsi="Times New Roman"/>
          <w:sz w:val="24"/>
          <w:lang w:eastAsia="zh-CN"/>
        </w:rPr>
        <w:t>场景下，两类状态不能再简单地各自占用</w:t>
      </w:r>
      <w:r>
        <w:rPr>
          <w:rFonts w:ascii="Times New Roman" w:eastAsia="宋体" w:hAnsi="Times New Roman"/>
          <w:sz w:val="24"/>
          <w:lang w:eastAsia="zh-CN"/>
        </w:rPr>
        <w:t xml:space="preserve"> folio-&gt;private</w:t>
      </w:r>
      <w:r>
        <w:rPr>
          <w:rFonts w:ascii="Times New Roman" w:eastAsia="宋体" w:hAnsi="Times New Roman"/>
          <w:sz w:val="24"/>
          <w:lang w:eastAsia="zh-CN"/>
        </w:rPr>
        <w:t>，否则会出现所有权冲突。</w:t>
      </w:r>
    </w:p>
    <w:p w14:paraId="60636E28"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本节讨论的核心不是单纯增加一个结构体，而是在同一个</w:t>
      </w:r>
      <w:r>
        <w:rPr>
          <w:rFonts w:ascii="Times New Roman" w:eastAsia="宋体" w:hAnsi="Times New Roman"/>
          <w:sz w:val="24"/>
          <w:lang w:eastAsia="zh-CN"/>
        </w:rPr>
        <w:t xml:space="preserve"> folio-&gt;private </w:t>
      </w:r>
      <w:r>
        <w:rPr>
          <w:rFonts w:ascii="Times New Roman" w:eastAsia="宋体" w:hAnsi="Times New Roman"/>
          <w:sz w:val="24"/>
          <w:lang w:eastAsia="zh-CN"/>
        </w:rPr>
        <w:t>入口下同时满足三类状态需求。第一。</w:t>
      </w:r>
      <w:r>
        <w:rPr>
          <w:rFonts w:ascii="Times New Roman" w:eastAsia="宋体" w:hAnsi="Times New Roman"/>
          <w:sz w:val="24"/>
          <w:lang w:eastAsia="zh-CN"/>
        </w:rPr>
        <w:t xml:space="preserve">iomap </w:t>
      </w:r>
      <w:r>
        <w:rPr>
          <w:rFonts w:ascii="Times New Roman" w:eastAsia="宋体" w:hAnsi="Times New Roman"/>
          <w:sz w:val="24"/>
          <w:lang w:eastAsia="zh-CN"/>
        </w:rPr>
        <w:t>需要记录</w:t>
      </w:r>
      <w:r>
        <w:rPr>
          <w:rFonts w:ascii="Times New Roman" w:eastAsia="宋体" w:hAnsi="Times New Roman"/>
          <w:sz w:val="24"/>
          <w:lang w:eastAsia="zh-CN"/>
        </w:rPr>
        <w:t xml:space="preserve"> folio </w:t>
      </w:r>
      <w:r>
        <w:rPr>
          <w:rFonts w:ascii="Times New Roman" w:eastAsia="宋体" w:hAnsi="Times New Roman"/>
          <w:sz w:val="24"/>
          <w:lang w:eastAsia="zh-CN"/>
        </w:rPr>
        <w:t>内每个文件系统块的</w:t>
      </w:r>
      <w:r>
        <w:rPr>
          <w:rFonts w:ascii="Times New Roman" w:eastAsia="宋体" w:hAnsi="Times New Roman"/>
          <w:sz w:val="24"/>
          <w:lang w:eastAsia="zh-CN"/>
        </w:rPr>
        <w:t xml:space="preserve"> uptodate </w:t>
      </w:r>
      <w:r>
        <w:rPr>
          <w:rFonts w:ascii="Times New Roman" w:eastAsia="宋体" w:hAnsi="Times New Roman"/>
          <w:sz w:val="24"/>
          <w:lang w:eastAsia="zh-CN"/>
        </w:rPr>
        <w:t>和</w:t>
      </w:r>
      <w:r>
        <w:rPr>
          <w:rFonts w:ascii="Times New Roman" w:eastAsia="宋体" w:hAnsi="Times New Roman"/>
          <w:sz w:val="24"/>
          <w:lang w:eastAsia="zh-CN"/>
        </w:rPr>
        <w:t xml:space="preserve"> dirty </w:t>
      </w:r>
      <w:r>
        <w:rPr>
          <w:rFonts w:ascii="Times New Roman" w:eastAsia="宋体" w:hAnsi="Times New Roman"/>
          <w:sz w:val="24"/>
          <w:lang w:eastAsia="zh-CN"/>
        </w:rPr>
        <w:t>状态；第二。</w:t>
      </w:r>
      <w:r>
        <w:rPr>
          <w:rFonts w:ascii="Times New Roman" w:eastAsia="宋体" w:hAnsi="Times New Roman"/>
          <w:sz w:val="24"/>
          <w:lang w:eastAsia="zh-CN"/>
        </w:rPr>
        <w:t xml:space="preserve">F2FS </w:t>
      </w:r>
      <w:r>
        <w:rPr>
          <w:rFonts w:ascii="Times New Roman" w:eastAsia="宋体" w:hAnsi="Times New Roman"/>
          <w:sz w:val="24"/>
          <w:lang w:eastAsia="zh-CN"/>
        </w:rPr>
        <w:t>需要保留</w:t>
      </w:r>
      <w:r>
        <w:rPr>
          <w:rFonts w:ascii="Times New Roman" w:eastAsia="宋体" w:hAnsi="Times New Roman"/>
          <w:sz w:val="24"/>
          <w:lang w:eastAsia="zh-CN"/>
        </w:rPr>
        <w:t xml:space="preserve"> GC</w:t>
      </w:r>
      <w:r>
        <w:rPr>
          <w:rFonts w:ascii="Times New Roman" w:eastAsia="宋体" w:hAnsi="Times New Roman"/>
          <w:sz w:val="24"/>
          <w:lang w:eastAsia="zh-CN"/>
        </w:rPr>
        <w:t>、</w:t>
      </w:r>
      <w:r>
        <w:rPr>
          <w:rFonts w:ascii="Times New Roman" w:eastAsia="宋体" w:hAnsi="Times New Roman"/>
          <w:sz w:val="24"/>
          <w:lang w:eastAsia="zh-CN"/>
        </w:rPr>
        <w:t>atomic</w:t>
      </w:r>
      <w:r>
        <w:rPr>
          <w:rFonts w:ascii="Times New Roman" w:eastAsia="宋体" w:hAnsi="Times New Roman"/>
          <w:sz w:val="24"/>
          <w:lang w:eastAsia="zh-CN"/>
        </w:rPr>
        <w:t>、</w:t>
      </w:r>
      <w:r>
        <w:rPr>
          <w:rFonts w:ascii="Times New Roman" w:eastAsia="宋体" w:hAnsi="Times New Roman"/>
          <w:sz w:val="24"/>
          <w:lang w:eastAsia="zh-CN"/>
        </w:rPr>
        <w:t xml:space="preserve">inline </w:t>
      </w:r>
      <w:r>
        <w:rPr>
          <w:rFonts w:ascii="Times New Roman" w:eastAsia="宋体" w:hAnsi="Times New Roman"/>
          <w:sz w:val="24"/>
          <w:lang w:eastAsia="zh-CN"/>
        </w:rPr>
        <w:t>等私有标志；第三。</w:t>
      </w:r>
      <w:r>
        <w:rPr>
          <w:rFonts w:ascii="Times New Roman" w:eastAsia="宋体" w:hAnsi="Times New Roman"/>
          <w:sz w:val="24"/>
          <w:lang w:eastAsia="zh-CN"/>
        </w:rPr>
        <w:t xml:space="preserve">Large Folio </w:t>
      </w:r>
      <w:r>
        <w:rPr>
          <w:rFonts w:ascii="Times New Roman" w:eastAsia="宋体" w:hAnsi="Times New Roman"/>
          <w:sz w:val="24"/>
          <w:lang w:eastAsia="zh-CN"/>
        </w:rPr>
        <w:t>的异步读写需要记录尚未完成的字节数。</w:t>
      </w:r>
      <w:r>
        <w:rPr>
          <w:rFonts w:ascii="Times New Roman" w:eastAsia="宋体" w:hAnsi="Times New Roman"/>
          <w:sz w:val="24"/>
          <w:lang w:eastAsia="zh-CN"/>
        </w:rPr>
        <w:t xml:space="preserve">f2fs_folio_state </w:t>
      </w:r>
      <w:r>
        <w:rPr>
          <w:rFonts w:ascii="Times New Roman" w:eastAsia="宋体" w:hAnsi="Times New Roman"/>
          <w:sz w:val="24"/>
          <w:lang w:eastAsia="zh-CN"/>
        </w:rPr>
        <w:t>的设计目的就是把这三类状态集中到一个对象中。避免不同路径对</w:t>
      </w:r>
      <w:r>
        <w:rPr>
          <w:rFonts w:ascii="Times New Roman" w:eastAsia="宋体" w:hAnsi="Times New Roman"/>
          <w:sz w:val="24"/>
          <w:lang w:eastAsia="zh-CN"/>
        </w:rPr>
        <w:t xml:space="preserve"> folio-&gt;private </w:t>
      </w:r>
      <w:r>
        <w:rPr>
          <w:rFonts w:ascii="Times New Roman" w:eastAsia="宋体" w:hAnsi="Times New Roman"/>
          <w:sz w:val="24"/>
          <w:lang w:eastAsia="zh-CN"/>
        </w:rPr>
        <w:t>作出不一致解释。</w:t>
      </w:r>
    </w:p>
    <w:p w14:paraId="6185F0E9" w14:textId="77777777" w:rsidR="002D4922" w:rsidRDefault="00EA61A5">
      <w:pPr>
        <w:pStyle w:val="31"/>
        <w:rPr>
          <w:lang w:eastAsia="zh-CN"/>
        </w:rPr>
      </w:pPr>
      <w:bookmarkStart w:id="122" w:name="_Toc229385007"/>
      <w:r>
        <w:rPr>
          <w:rFonts w:ascii="Times New Roman" w:eastAsia="宋体" w:hAnsi="Times New Roman"/>
          <w:lang w:eastAsia="zh-CN"/>
        </w:rPr>
        <w:t xml:space="preserve">4.3.1 </w:t>
      </w:r>
      <w:r>
        <w:rPr>
          <w:rFonts w:ascii="Times New Roman" w:eastAsia="宋体" w:hAnsi="Times New Roman"/>
          <w:lang w:eastAsia="zh-CN"/>
        </w:rPr>
        <w:t>统一状态结构</w:t>
      </w:r>
      <w:bookmarkEnd w:id="122"/>
    </w:p>
    <w:p w14:paraId="6A780890"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 xml:space="preserve">f2fs_folio_state </w:t>
      </w:r>
      <w:r>
        <w:rPr>
          <w:rFonts w:ascii="Times New Roman" w:eastAsia="宋体" w:hAnsi="Times New Roman"/>
          <w:sz w:val="24"/>
          <w:lang w:eastAsia="zh-CN"/>
        </w:rPr>
        <w:t>的核心字段如下：</w:t>
      </w:r>
    </w:p>
    <w:p w14:paraId="19ED6810" w14:textId="77777777" w:rsidR="002D4922" w:rsidRDefault="00EA61A5">
      <w:pPr>
        <w:shd w:val="clear" w:color="auto" w:fill="1E1E1E"/>
        <w:spacing w:after="0" w:line="240" w:lineRule="auto"/>
        <w:rPr>
          <w:lang w:eastAsia="zh-CN"/>
        </w:rPr>
      </w:pPr>
      <w:r>
        <w:rPr>
          <w:rFonts w:ascii="Consolas" w:eastAsia="微软雅黑" w:hAnsi="Consolas"/>
          <w:color w:val="D4D4D4"/>
          <w:sz w:val="20"/>
          <w:lang w:eastAsia="zh-CN"/>
        </w:rPr>
        <w:t>/* Source: fs/f2fs/f2fs_ifs.h:13-58, f2fs_folio_state */</w:t>
      </w:r>
    </w:p>
    <w:p w14:paraId="43BDE8EE" w14:textId="77777777" w:rsidR="002D4922" w:rsidRDefault="00EA61A5">
      <w:pPr>
        <w:shd w:val="clear" w:color="auto" w:fill="1E1E1E"/>
        <w:spacing w:after="0" w:line="240" w:lineRule="auto"/>
      </w:pPr>
      <w:r>
        <w:rPr>
          <w:rFonts w:ascii="微软雅黑" w:eastAsia="微软雅黑" w:hAnsi="微软雅黑"/>
          <w:color w:val="C586C0"/>
          <w:sz w:val="20"/>
        </w:rPr>
        <w:t>#define F2FS_IFS_MAGIC 0xf2f5</w:t>
      </w:r>
    </w:p>
    <w:p w14:paraId="679DD85C" w14:textId="77777777" w:rsidR="002D4922" w:rsidRDefault="00EA61A5">
      <w:pPr>
        <w:shd w:val="clear" w:color="auto" w:fill="1E1E1E"/>
        <w:spacing w:after="0" w:line="240" w:lineRule="auto"/>
      </w:pPr>
      <w:r>
        <w:rPr>
          <w:rFonts w:ascii="微软雅黑" w:eastAsia="微软雅黑" w:hAnsi="微软雅黑"/>
          <w:color w:val="C586C0"/>
          <w:sz w:val="20"/>
        </w:rPr>
        <w:t>#define F2FS_IFS_PRIVATE_LONGS 2</w:t>
      </w:r>
    </w:p>
    <w:p w14:paraId="2D8242D3"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94A66B9" w14:textId="77777777" w:rsidR="002D4922" w:rsidRDefault="00EA61A5">
      <w:pPr>
        <w:shd w:val="clear" w:color="auto" w:fill="1E1E1E"/>
        <w:spacing w:after="0" w:line="240" w:lineRule="auto"/>
      </w:pP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p>
    <w:p w14:paraId="3653D1C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spinlock_t</w:t>
      </w:r>
      <w:r>
        <w:rPr>
          <w:rFonts w:ascii="微软雅黑" w:eastAsia="微软雅黑" w:hAnsi="微软雅黑"/>
          <w:color w:val="D4D4D4"/>
          <w:sz w:val="20"/>
        </w:rPr>
        <w:t xml:space="preserve"> </w:t>
      </w:r>
      <w:r>
        <w:rPr>
          <w:rFonts w:ascii="微软雅黑" w:eastAsia="微软雅黑" w:hAnsi="微软雅黑"/>
          <w:color w:val="9CDCFE"/>
          <w:sz w:val="20"/>
        </w:rPr>
        <w:t>state_lock</w:t>
      </w:r>
      <w:r>
        <w:rPr>
          <w:rFonts w:ascii="微软雅黑" w:eastAsia="微软雅黑" w:hAnsi="微软雅黑"/>
          <w:color w:val="D16969"/>
          <w:sz w:val="20"/>
        </w:rPr>
        <w:t>;</w:t>
      </w:r>
    </w:p>
    <w:p w14:paraId="48A2870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read_bytes_pending</w:t>
      </w:r>
      <w:r>
        <w:rPr>
          <w:rFonts w:ascii="微软雅黑" w:eastAsia="微软雅黑" w:hAnsi="微软雅黑"/>
          <w:color w:val="D16969"/>
          <w:sz w:val="20"/>
        </w:rPr>
        <w:t>;</w:t>
      </w:r>
    </w:p>
    <w:p w14:paraId="1E23981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atomic_t</w:t>
      </w:r>
      <w:r>
        <w:rPr>
          <w:rFonts w:ascii="微软雅黑" w:eastAsia="微软雅黑" w:hAnsi="微软雅黑"/>
          <w:color w:val="D4D4D4"/>
          <w:sz w:val="20"/>
        </w:rPr>
        <w:t xml:space="preserve"> </w:t>
      </w:r>
      <w:r>
        <w:rPr>
          <w:rFonts w:ascii="微软雅黑" w:eastAsia="微软雅黑" w:hAnsi="微软雅黑"/>
          <w:color w:val="9CDCFE"/>
          <w:sz w:val="20"/>
        </w:rPr>
        <w:t>write_bytes_pending</w:t>
      </w:r>
      <w:r>
        <w:rPr>
          <w:rFonts w:ascii="微软雅黑" w:eastAsia="微软雅黑" w:hAnsi="微软雅黑"/>
          <w:color w:val="D16969"/>
          <w:sz w:val="20"/>
        </w:rPr>
        <w:t>;</w:t>
      </w:r>
    </w:p>
    <w:p w14:paraId="568ECE8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long</w:t>
      </w:r>
      <w:r>
        <w:rPr>
          <w:rFonts w:ascii="微软雅黑" w:eastAsia="微软雅黑" w:hAnsi="微软雅黑"/>
          <w:color w:val="D4D4D4"/>
          <w:sz w:val="20"/>
        </w:rPr>
        <w:t xml:space="preserve"> </w:t>
      </w:r>
      <w:r>
        <w:rPr>
          <w:rFonts w:ascii="微软雅黑" w:eastAsia="微软雅黑" w:hAnsi="微软雅黑"/>
          <w:color w:val="9CDCFE"/>
          <w:sz w:val="20"/>
        </w:rPr>
        <w:t>state</w:t>
      </w:r>
      <w:r>
        <w:rPr>
          <w:rFonts w:ascii="微软雅黑" w:eastAsia="微软雅黑" w:hAnsi="微软雅黑"/>
          <w:color w:val="D16969"/>
          <w:sz w:val="20"/>
        </w:rPr>
        <w:t>[];</w:t>
      </w:r>
    </w:p>
    <w:p w14:paraId="3F95C38C" w14:textId="77777777" w:rsidR="002D4922" w:rsidRDefault="00EA61A5">
      <w:pPr>
        <w:shd w:val="clear" w:color="auto" w:fill="1E1E1E"/>
        <w:spacing w:after="0" w:line="240" w:lineRule="auto"/>
      </w:pPr>
      <w:r>
        <w:rPr>
          <w:rFonts w:ascii="微软雅黑" w:eastAsia="微软雅黑" w:hAnsi="微软雅黑"/>
          <w:color w:val="D16969"/>
          <w:sz w:val="20"/>
        </w:rPr>
        <w:t>};</w:t>
      </w:r>
    </w:p>
    <w:p w14:paraId="6F7B95A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329A9B8" w14:textId="77777777" w:rsidR="002D4922" w:rsidRDefault="00EA61A5">
      <w:pPr>
        <w:shd w:val="clear" w:color="auto" w:fill="1E1E1E"/>
        <w:spacing w:after="0" w:line="240" w:lineRule="auto"/>
      </w:pPr>
      <w:r>
        <w:rPr>
          <w:rFonts w:ascii="微软雅黑" w:eastAsia="微软雅黑" w:hAnsi="微软雅黑"/>
          <w:color w:val="C586C0"/>
          <w:sz w:val="20"/>
        </w:rPr>
        <w:t>static</w:t>
      </w:r>
      <w:r>
        <w:rPr>
          <w:rFonts w:ascii="微软雅黑" w:eastAsia="微软雅黑" w:hAnsi="微软雅黑"/>
          <w:color w:val="D4D4D4"/>
          <w:sz w:val="20"/>
        </w:rPr>
        <w:t xml:space="preserve"> </w:t>
      </w:r>
      <w:r>
        <w:rPr>
          <w:rFonts w:ascii="微软雅黑" w:eastAsia="微软雅黑" w:hAnsi="微软雅黑"/>
          <w:color w:val="9CDCFE"/>
          <w:sz w:val="20"/>
        </w:rPr>
        <w:t>inline</w:t>
      </w:r>
      <w:r>
        <w:rPr>
          <w:rFonts w:ascii="微软雅黑" w:eastAsia="微软雅黑" w:hAnsi="微软雅黑"/>
          <w:color w:val="D4D4D4"/>
          <w:sz w:val="20"/>
        </w:rPr>
        <w:t xml:space="preserve"> </w:t>
      </w:r>
      <w:r>
        <w:rPr>
          <w:rFonts w:ascii="微软雅黑" w:eastAsia="微软雅黑" w:hAnsi="微软雅黑"/>
          <w:color w:val="4EC9B0"/>
          <w:sz w:val="20"/>
        </w:rPr>
        <w:t>size_t</w:t>
      </w:r>
      <w:r>
        <w:rPr>
          <w:rFonts w:ascii="微软雅黑" w:eastAsia="微软雅黑" w:hAnsi="微软雅黑"/>
          <w:color w:val="D4D4D4"/>
          <w:sz w:val="20"/>
        </w:rPr>
        <w:t xml:space="preserve"> </w:t>
      </w:r>
      <w:r>
        <w:rPr>
          <w:rFonts w:ascii="微软雅黑" w:eastAsia="微软雅黑" w:hAnsi="微软雅黑"/>
          <w:color w:val="DCDCAA"/>
          <w:sz w:val="20"/>
        </w:rPr>
        <w:t>f2fs_ifs_iomap_longs</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060E790" w14:textId="77777777" w:rsidR="002D4922" w:rsidRDefault="00EA61A5">
      <w:pPr>
        <w:shd w:val="clear" w:color="auto" w:fill="1E1E1E"/>
        <w:spacing w:after="0" w:line="240" w:lineRule="auto"/>
      </w:pPr>
      <w:r>
        <w:rPr>
          <w:rFonts w:ascii="微软雅黑" w:eastAsia="微软雅黑" w:hAnsi="微软雅黑"/>
          <w:color w:val="D16969"/>
          <w:sz w:val="20"/>
        </w:rPr>
        <w:t>{</w:t>
      </w:r>
    </w:p>
    <w:p w14:paraId="40A0528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nr_blocks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i_blocks_per_folio</w:t>
      </w:r>
      <w:r>
        <w:rPr>
          <w:rFonts w:ascii="微软雅黑" w:eastAsia="微软雅黑" w:hAnsi="微软雅黑"/>
          <w:color w:val="D16969"/>
          <w:sz w:val="20"/>
        </w:rPr>
        <w:t>(</w:t>
      </w:r>
      <w:r>
        <w:rPr>
          <w:rFonts w:ascii="微软雅黑" w:eastAsia="微软雅黑" w:hAnsi="微软雅黑"/>
          <w:color w:val="DCDCAA"/>
          <w:sz w:val="20"/>
        </w:rPr>
        <w:t>folio_inode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618C0A38"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470F11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BITS_TO_LONGS</w:t>
      </w:r>
      <w:r>
        <w:rPr>
          <w:rFonts w:ascii="微软雅黑" w:eastAsia="微软雅黑" w:hAnsi="微软雅黑"/>
          <w:color w:val="D16969"/>
          <w:sz w:val="20"/>
        </w:rPr>
        <w:t>(</w:t>
      </w:r>
      <w:r>
        <w:rPr>
          <w:rFonts w:ascii="微软雅黑" w:eastAsia="微软雅黑" w:hAnsi="微软雅黑"/>
          <w:color w:val="B5CEA8"/>
          <w:sz w:val="20"/>
        </w:rPr>
        <w:t>2</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nr_blocks</w:t>
      </w:r>
      <w:r>
        <w:rPr>
          <w:rFonts w:ascii="微软雅黑" w:eastAsia="微软雅黑" w:hAnsi="微软雅黑"/>
          <w:color w:val="D16969"/>
          <w:sz w:val="20"/>
        </w:rPr>
        <w:t>);</w:t>
      </w:r>
    </w:p>
    <w:p w14:paraId="0BDEDF86" w14:textId="77777777" w:rsidR="002D4922" w:rsidRDefault="00EA61A5">
      <w:pPr>
        <w:shd w:val="clear" w:color="auto" w:fill="1E1E1E"/>
        <w:spacing w:after="0" w:line="240" w:lineRule="auto"/>
      </w:pPr>
      <w:r>
        <w:rPr>
          <w:rFonts w:ascii="微软雅黑" w:eastAsia="微软雅黑" w:hAnsi="微软雅黑"/>
          <w:color w:val="D16969"/>
          <w:sz w:val="20"/>
        </w:rPr>
        <w:t>}</w:t>
      </w:r>
    </w:p>
    <w:p w14:paraId="0031C01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FA22259" w14:textId="77777777" w:rsidR="002D4922" w:rsidRDefault="00EA61A5">
      <w:pPr>
        <w:shd w:val="clear" w:color="auto" w:fill="1E1E1E"/>
        <w:spacing w:after="0" w:line="240" w:lineRule="auto"/>
      </w:pPr>
      <w:r>
        <w:rPr>
          <w:rFonts w:ascii="微软雅黑" w:eastAsia="微软雅黑" w:hAnsi="微软雅黑"/>
          <w:color w:val="C586C0"/>
          <w:sz w:val="20"/>
        </w:rPr>
        <w:t>static</w:t>
      </w:r>
      <w:r>
        <w:rPr>
          <w:rFonts w:ascii="微软雅黑" w:eastAsia="微软雅黑" w:hAnsi="微软雅黑"/>
          <w:color w:val="D4D4D4"/>
          <w:sz w:val="20"/>
        </w:rPr>
        <w:t xml:space="preserve"> </w:t>
      </w:r>
      <w:r>
        <w:rPr>
          <w:rFonts w:ascii="微软雅黑" w:eastAsia="微软雅黑" w:hAnsi="微软雅黑"/>
          <w:color w:val="9CDCFE"/>
          <w:sz w:val="20"/>
        </w:rPr>
        <w:t>inline</w:t>
      </w:r>
      <w:r>
        <w:rPr>
          <w:rFonts w:ascii="微软雅黑" w:eastAsia="微软雅黑" w:hAnsi="微软雅黑"/>
          <w:color w:val="D4D4D4"/>
          <w:sz w:val="20"/>
        </w:rPr>
        <w:t xml:space="preserve"> </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long</w:t>
      </w:r>
      <w:r>
        <w:rPr>
          <w:rFonts w:ascii="微软雅黑" w:eastAsia="微软雅黑" w:hAnsi="微软雅黑"/>
          <w:color w:val="D4D4D4"/>
          <w:sz w:val="20"/>
        </w:rPr>
        <w:t xml:space="preserve"> </w:t>
      </w:r>
      <w:r>
        <w:rPr>
          <w:rFonts w:ascii="微软雅黑" w:eastAsia="微软雅黑" w:hAnsi="微软雅黑"/>
          <w:color w:val="D16969"/>
          <w:sz w:val="20"/>
        </w:rPr>
        <w:t>*</w:t>
      </w:r>
    </w:p>
    <w:p w14:paraId="5A0C5F76" w14:textId="77777777" w:rsidR="002D4922" w:rsidRDefault="00EA61A5">
      <w:pPr>
        <w:shd w:val="clear" w:color="auto" w:fill="1E1E1E"/>
        <w:spacing w:after="0" w:line="240" w:lineRule="auto"/>
      </w:pPr>
      <w:r>
        <w:rPr>
          <w:rFonts w:ascii="微软雅黑" w:eastAsia="微软雅黑" w:hAnsi="微软雅黑"/>
          <w:color w:val="DCDCAA"/>
          <w:sz w:val="20"/>
        </w:rPr>
        <w:t>f2fs_ifs_private_flags_ptr</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27B723B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37E2EEF7" w14:textId="77777777" w:rsidR="002D4922" w:rsidRDefault="00EA61A5">
      <w:pPr>
        <w:shd w:val="clear" w:color="auto" w:fill="1E1E1E"/>
        <w:spacing w:after="0" w:line="240" w:lineRule="auto"/>
      </w:pPr>
      <w:r>
        <w:rPr>
          <w:rFonts w:ascii="微软雅黑" w:eastAsia="微软雅黑" w:hAnsi="微软雅黑"/>
          <w:color w:val="D16969"/>
          <w:sz w:val="20"/>
        </w:rPr>
        <w:t>{</w:t>
      </w:r>
    </w:p>
    <w:p w14:paraId="17F6436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DCDCAA"/>
          <w:sz w:val="20"/>
        </w:rPr>
        <w:t>f2fs_ifs_iomap_longs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D83F5A5" w14:textId="77777777" w:rsidR="002D4922" w:rsidRDefault="00EA61A5">
      <w:pPr>
        <w:shd w:val="clear" w:color="auto" w:fill="1E1E1E"/>
        <w:spacing w:after="0" w:line="240" w:lineRule="auto"/>
      </w:pPr>
      <w:r>
        <w:rPr>
          <w:rFonts w:ascii="微软雅黑" w:eastAsia="微软雅黑" w:hAnsi="微软雅黑"/>
          <w:color w:val="D16969"/>
          <w:sz w:val="20"/>
        </w:rPr>
        <w:t>}</w:t>
      </w:r>
    </w:p>
    <w:p w14:paraId="2A739C20"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03941A8" w14:textId="77777777" w:rsidR="002D4922" w:rsidRDefault="00EA61A5">
      <w:pPr>
        <w:shd w:val="clear" w:color="auto" w:fill="1E1E1E"/>
        <w:spacing w:after="0" w:line="240" w:lineRule="auto"/>
      </w:pPr>
      <w:r>
        <w:rPr>
          <w:rFonts w:ascii="微软雅黑" w:eastAsia="微软雅黑" w:hAnsi="微软雅黑"/>
          <w:color w:val="C586C0"/>
          <w:sz w:val="20"/>
        </w:rPr>
        <w:lastRenderedPageBreak/>
        <w:t>static</w:t>
      </w:r>
      <w:r>
        <w:rPr>
          <w:rFonts w:ascii="微软雅黑" w:eastAsia="微软雅黑" w:hAnsi="微软雅黑"/>
          <w:color w:val="D4D4D4"/>
          <w:sz w:val="20"/>
        </w:rPr>
        <w:t xml:space="preserve"> </w:t>
      </w:r>
      <w:r>
        <w:rPr>
          <w:rFonts w:ascii="微软雅黑" w:eastAsia="微软雅黑" w:hAnsi="微软雅黑"/>
          <w:color w:val="9CDCFE"/>
          <w:sz w:val="20"/>
        </w:rPr>
        <w:t>inline</w:t>
      </w:r>
      <w:r>
        <w:rPr>
          <w:rFonts w:ascii="微软雅黑" w:eastAsia="微软雅黑" w:hAnsi="微软雅黑"/>
          <w:color w:val="D4D4D4"/>
          <w:sz w:val="20"/>
        </w:rPr>
        <w:t xml:space="preserve"> </w:t>
      </w:r>
      <w:r>
        <w:rPr>
          <w:rFonts w:ascii="微软雅黑" w:eastAsia="微软雅黑" w:hAnsi="微软雅黑"/>
          <w:color w:val="4EC9B0"/>
          <w:sz w:val="20"/>
        </w:rPr>
        <w:t>atomic_t</w:t>
      </w:r>
      <w:r>
        <w:rPr>
          <w:rFonts w:ascii="微软雅黑" w:eastAsia="微软雅黑" w:hAnsi="微软雅黑"/>
          <w:color w:val="D4D4D4"/>
          <w:sz w:val="20"/>
        </w:rPr>
        <w:t xml:space="preserve"> </w:t>
      </w:r>
      <w:r>
        <w:rPr>
          <w:rFonts w:ascii="微软雅黑" w:eastAsia="微软雅黑" w:hAnsi="微软雅黑"/>
          <w:color w:val="D16969"/>
          <w:sz w:val="20"/>
        </w:rPr>
        <w:t>*</w:t>
      </w:r>
    </w:p>
    <w:p w14:paraId="1F988F31" w14:textId="77777777" w:rsidR="002D4922" w:rsidRDefault="00EA61A5">
      <w:pPr>
        <w:shd w:val="clear" w:color="auto" w:fill="1E1E1E"/>
        <w:spacing w:after="0" w:line="240" w:lineRule="auto"/>
      </w:pP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3ABA176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101FB025" w14:textId="77777777" w:rsidR="002D4922" w:rsidRDefault="00EA61A5">
      <w:pPr>
        <w:shd w:val="clear" w:color="auto" w:fill="1E1E1E"/>
        <w:spacing w:after="0" w:line="240" w:lineRule="auto"/>
      </w:pPr>
      <w:r>
        <w:rPr>
          <w:rFonts w:ascii="微软雅黑" w:eastAsia="微软雅黑" w:hAnsi="微软雅黑"/>
          <w:color w:val="D16969"/>
          <w:sz w:val="20"/>
        </w:rPr>
        <w:t>{</w:t>
      </w:r>
    </w:p>
    <w:p w14:paraId="2AB52EF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atomic_t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DCDCAA"/>
          <w:sz w:val="20"/>
        </w:rPr>
        <w:t>f2fs_ifs_iomap_longs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03D89EEB" w14:textId="77777777" w:rsidR="002D4922" w:rsidRDefault="00EA61A5">
      <w:pPr>
        <w:shd w:val="clear" w:color="auto" w:fill="1E1E1E"/>
        <w:spacing w:after="0" w:line="240" w:lineRule="auto"/>
      </w:pPr>
      <w:r>
        <w:rPr>
          <w:rFonts w:ascii="微软雅黑" w:eastAsia="微软雅黑" w:hAnsi="微软雅黑"/>
          <w:color w:val="D16969"/>
          <w:sz w:val="20"/>
        </w:rPr>
        <w:t>}</w:t>
      </w:r>
    </w:p>
    <w:p w14:paraId="28554C47" w14:textId="77777777" w:rsidR="002D4922" w:rsidRDefault="00EA61A5">
      <w:pPr>
        <w:spacing w:after="0" w:line="240" w:lineRule="auto"/>
        <w:jc w:val="center"/>
      </w:pPr>
      <w:r>
        <w:rPr>
          <w:noProof/>
          <w:lang w:eastAsia="zh-CN"/>
        </w:rPr>
        <w:drawing>
          <wp:inline distT="0" distB="0" distL="0" distR="0" wp14:anchorId="38121845" wp14:editId="2939E90F">
            <wp:extent cx="4248000" cy="52803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fs_ifs.png"/>
                    <pic:cNvPicPr/>
                  </pic:nvPicPr>
                  <pic:blipFill>
                    <a:blip r:embed="rId16"/>
                    <a:stretch>
                      <a:fillRect/>
                    </a:stretch>
                  </pic:blipFill>
                  <pic:spPr>
                    <a:xfrm>
                      <a:off x="0" y="0"/>
                      <a:ext cx="4248000" cy="5280382"/>
                    </a:xfrm>
                    <a:prstGeom prst="rect">
                      <a:avLst/>
                    </a:prstGeom>
                  </pic:spPr>
                </pic:pic>
              </a:graphicData>
            </a:graphic>
          </wp:inline>
        </w:drawing>
      </w:r>
    </w:p>
    <w:p w14:paraId="6B5C0E64" w14:textId="77777777" w:rsidR="002D4922" w:rsidRDefault="00EA61A5">
      <w:pPr>
        <w:spacing w:after="0" w:line="240" w:lineRule="auto"/>
        <w:jc w:val="center"/>
        <w:rPr>
          <w:lang w:eastAsia="zh-CN"/>
        </w:rPr>
      </w:pPr>
      <w:r>
        <w:rPr>
          <w:rFonts w:ascii="宋体" w:eastAsia="宋体" w:hAnsi="宋体"/>
          <w:sz w:val="21"/>
          <w:lang w:eastAsia="zh-CN"/>
        </w:rPr>
        <w:t>图 4-1 f2fs_folio_state 状态布局示意图</w:t>
      </w:r>
    </w:p>
    <w:p w14:paraId="45A100EC"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该结构可以按</w:t>
      </w:r>
      <w:r>
        <w:rPr>
          <w:rFonts w:ascii="Times New Roman" w:eastAsia="宋体" w:hAnsi="Times New Roman"/>
          <w:sz w:val="24"/>
          <w:lang w:eastAsia="zh-CN"/>
        </w:rPr>
        <w:t>“</w:t>
      </w:r>
      <w:r>
        <w:rPr>
          <w:rFonts w:ascii="Times New Roman" w:eastAsia="宋体" w:hAnsi="Times New Roman"/>
          <w:sz w:val="24"/>
          <w:lang w:eastAsia="zh-CN"/>
        </w:rPr>
        <w:t>固定头部</w:t>
      </w:r>
      <w:r>
        <w:rPr>
          <w:rFonts w:ascii="Times New Roman" w:eastAsia="宋体" w:hAnsi="Times New Roman"/>
          <w:sz w:val="24"/>
          <w:lang w:eastAsia="zh-CN"/>
        </w:rPr>
        <w:t xml:space="preserve"> + </w:t>
      </w:r>
      <w:r>
        <w:rPr>
          <w:rFonts w:ascii="Times New Roman" w:eastAsia="宋体" w:hAnsi="Times New Roman"/>
          <w:sz w:val="24"/>
          <w:lang w:eastAsia="zh-CN"/>
        </w:rPr>
        <w:t>可变状态区</w:t>
      </w:r>
      <w:r>
        <w:rPr>
          <w:rFonts w:ascii="Times New Roman" w:eastAsia="宋体" w:hAnsi="Times New Roman"/>
          <w:sz w:val="24"/>
          <w:lang w:eastAsia="zh-CN"/>
        </w:rPr>
        <w:t>”</w:t>
      </w:r>
      <w:r>
        <w:rPr>
          <w:rFonts w:ascii="Times New Roman" w:eastAsia="宋体" w:hAnsi="Times New Roman"/>
          <w:sz w:val="24"/>
          <w:lang w:eastAsia="zh-CN"/>
        </w:rPr>
        <w:t>理解。固定头部保存并发控制和</w:t>
      </w:r>
      <w:r>
        <w:rPr>
          <w:rFonts w:ascii="Times New Roman" w:eastAsia="宋体" w:hAnsi="Times New Roman"/>
          <w:sz w:val="24"/>
          <w:lang w:eastAsia="zh-CN"/>
        </w:rPr>
        <w:t xml:space="preserve"> pending </w:t>
      </w:r>
      <w:r>
        <w:rPr>
          <w:rFonts w:ascii="Times New Roman" w:eastAsia="宋体" w:hAnsi="Times New Roman"/>
          <w:sz w:val="24"/>
          <w:lang w:eastAsia="zh-CN"/>
        </w:rPr>
        <w:t>计数，可变状态区根据</w:t>
      </w:r>
      <w:r>
        <w:rPr>
          <w:rFonts w:ascii="Times New Roman" w:eastAsia="宋体" w:hAnsi="Times New Roman"/>
          <w:sz w:val="24"/>
          <w:lang w:eastAsia="zh-CN"/>
        </w:rPr>
        <w:t xml:space="preserve"> folio </w:t>
      </w:r>
      <w:r>
        <w:rPr>
          <w:rFonts w:ascii="Times New Roman" w:eastAsia="宋体" w:hAnsi="Times New Roman"/>
          <w:sz w:val="24"/>
          <w:lang w:eastAsia="zh-CN"/>
        </w:rPr>
        <w:t>覆盖的文件系统块数动态扩展。</w:t>
      </w:r>
    </w:p>
    <w:p w14:paraId="4CAD3B78" w14:textId="77777777" w:rsidR="002D4922" w:rsidRDefault="00EA61A5">
      <w:pPr>
        <w:spacing w:after="0" w:line="360" w:lineRule="auto"/>
        <w:ind w:left="480" w:hanging="240"/>
        <w:rPr>
          <w:lang w:eastAsia="zh-CN"/>
        </w:rPr>
      </w:pPr>
      <w:r>
        <w:rPr>
          <w:rFonts w:ascii="Times New Roman" w:eastAsia="宋体" w:hAnsi="Times New Roman"/>
          <w:sz w:val="24"/>
          <w:lang w:eastAsia="zh-CN"/>
        </w:rPr>
        <w:t>• state_lock</w:t>
      </w:r>
      <w:r>
        <w:rPr>
          <w:rFonts w:ascii="Times New Roman" w:eastAsia="宋体" w:hAnsi="Times New Roman"/>
          <w:sz w:val="24"/>
          <w:lang w:eastAsia="zh-CN"/>
        </w:rPr>
        <w:t>：保护读完成计数和状态位更新，主要用于</w:t>
      </w:r>
      <w:r>
        <w:rPr>
          <w:rFonts w:ascii="Times New Roman" w:eastAsia="宋体" w:hAnsi="Times New Roman"/>
          <w:sz w:val="24"/>
          <w:lang w:eastAsia="zh-CN"/>
        </w:rPr>
        <w:t xml:space="preserve"> I/O </w:t>
      </w:r>
      <w:r>
        <w:rPr>
          <w:rFonts w:ascii="Times New Roman" w:eastAsia="宋体" w:hAnsi="Times New Roman"/>
          <w:sz w:val="24"/>
          <w:lang w:eastAsia="zh-CN"/>
        </w:rPr>
        <w:t>完成路径与文件系统路径并发访问的场景。</w:t>
      </w:r>
    </w:p>
    <w:p w14:paraId="2CCF4D5A" w14:textId="77777777" w:rsidR="002D4922" w:rsidRDefault="00EA61A5">
      <w:pPr>
        <w:spacing w:after="0" w:line="360" w:lineRule="auto"/>
        <w:ind w:left="480" w:hanging="240"/>
      </w:pPr>
      <w:r>
        <w:rPr>
          <w:rFonts w:ascii="Times New Roman" w:eastAsia="宋体" w:hAnsi="Times New Roman"/>
          <w:sz w:val="24"/>
        </w:rPr>
        <w:t>• read_bytes_pending</w:t>
      </w:r>
      <w:r>
        <w:rPr>
          <w:rFonts w:ascii="Times New Roman" w:eastAsia="宋体" w:hAnsi="Times New Roman"/>
          <w:sz w:val="24"/>
        </w:rPr>
        <w:t>：记录当前</w:t>
      </w:r>
      <w:r>
        <w:rPr>
          <w:rFonts w:ascii="Times New Roman" w:eastAsia="宋体" w:hAnsi="Times New Roman"/>
          <w:sz w:val="24"/>
        </w:rPr>
        <w:t xml:space="preserve"> folio </w:t>
      </w:r>
      <w:r>
        <w:rPr>
          <w:rFonts w:ascii="Times New Roman" w:eastAsia="宋体" w:hAnsi="Times New Roman"/>
          <w:sz w:val="24"/>
        </w:rPr>
        <w:t>中尚未完成读取的字节数。普通读和压缩读都会通过该字段避免提前调用</w:t>
      </w:r>
      <w:r>
        <w:rPr>
          <w:rFonts w:ascii="Times New Roman" w:eastAsia="宋体" w:hAnsi="Times New Roman"/>
          <w:sz w:val="24"/>
        </w:rPr>
        <w:t xml:space="preserve"> folio_end_read</w:t>
      </w:r>
      <w:r>
        <w:rPr>
          <w:rFonts w:ascii="Times New Roman" w:eastAsia="宋体" w:hAnsi="Times New Roman"/>
          <w:sz w:val="24"/>
        </w:rPr>
        <w:t>。</w:t>
      </w:r>
    </w:p>
    <w:p w14:paraId="27D7389C" w14:textId="77777777" w:rsidR="002D4922" w:rsidRDefault="00EA61A5">
      <w:pPr>
        <w:spacing w:after="0" w:line="360" w:lineRule="auto"/>
        <w:ind w:left="480" w:hanging="240"/>
      </w:pPr>
      <w:r>
        <w:rPr>
          <w:rFonts w:ascii="Times New Roman" w:eastAsia="宋体" w:hAnsi="Times New Roman"/>
          <w:sz w:val="24"/>
        </w:rPr>
        <w:lastRenderedPageBreak/>
        <w:t>• write_bytes_pending</w:t>
      </w:r>
      <w:r>
        <w:rPr>
          <w:rFonts w:ascii="Times New Roman" w:eastAsia="宋体" w:hAnsi="Times New Roman"/>
          <w:sz w:val="24"/>
        </w:rPr>
        <w:t>：记录写回提交中的字节数，用于高阶</w:t>
      </w:r>
      <w:r>
        <w:rPr>
          <w:rFonts w:ascii="Times New Roman" w:eastAsia="宋体" w:hAnsi="Times New Roman"/>
          <w:sz w:val="24"/>
        </w:rPr>
        <w:t xml:space="preserve"> folio </w:t>
      </w:r>
      <w:r>
        <w:rPr>
          <w:rFonts w:ascii="Times New Roman" w:eastAsia="宋体" w:hAnsi="Times New Roman"/>
          <w:sz w:val="24"/>
        </w:rPr>
        <w:t>写回过程中的完成判断。</w:t>
      </w:r>
    </w:p>
    <w:p w14:paraId="06A37405" w14:textId="77777777" w:rsidR="002D4922" w:rsidRDefault="00EA61A5">
      <w:pPr>
        <w:spacing w:after="0" w:line="360" w:lineRule="auto"/>
        <w:ind w:left="480" w:hanging="240"/>
      </w:pPr>
      <w:r>
        <w:rPr>
          <w:rFonts w:ascii="Times New Roman" w:eastAsia="宋体" w:hAnsi="Times New Roman"/>
          <w:sz w:val="24"/>
        </w:rPr>
        <w:t xml:space="preserve">• state[] </w:t>
      </w:r>
      <w:r>
        <w:rPr>
          <w:rFonts w:ascii="Times New Roman" w:eastAsia="宋体" w:hAnsi="Times New Roman"/>
          <w:sz w:val="24"/>
        </w:rPr>
        <w:t>前半部分：保存</w:t>
      </w:r>
      <w:r>
        <w:rPr>
          <w:rFonts w:ascii="Times New Roman" w:eastAsia="宋体" w:hAnsi="Times New Roman"/>
          <w:sz w:val="24"/>
        </w:rPr>
        <w:t xml:space="preserve"> iomap </w:t>
      </w:r>
      <w:r>
        <w:rPr>
          <w:rFonts w:ascii="Times New Roman" w:eastAsia="宋体" w:hAnsi="Times New Roman"/>
          <w:sz w:val="24"/>
        </w:rPr>
        <w:t>语义下的</w:t>
      </w:r>
      <w:r>
        <w:rPr>
          <w:rFonts w:ascii="Times New Roman" w:eastAsia="宋体" w:hAnsi="Times New Roman"/>
          <w:sz w:val="24"/>
        </w:rPr>
        <w:t xml:space="preserve"> uptodate / dirty </w:t>
      </w:r>
      <w:r>
        <w:rPr>
          <w:rFonts w:ascii="Times New Roman" w:eastAsia="宋体" w:hAnsi="Times New Roman"/>
          <w:sz w:val="24"/>
        </w:rPr>
        <w:t>位图。代码中</w:t>
      </w:r>
      <w:r>
        <w:rPr>
          <w:rFonts w:ascii="Times New Roman" w:eastAsia="宋体" w:hAnsi="Times New Roman"/>
          <w:sz w:val="24"/>
        </w:rPr>
        <w:t xml:space="preserve"> f2fs_ifs_iomap_longs </w:t>
      </w:r>
      <w:r>
        <w:rPr>
          <w:rFonts w:ascii="Times New Roman" w:eastAsia="宋体" w:hAnsi="Times New Roman"/>
          <w:sz w:val="24"/>
        </w:rPr>
        <w:t>按</w:t>
      </w:r>
      <w:r>
        <w:rPr>
          <w:rFonts w:ascii="Times New Roman" w:eastAsia="宋体" w:hAnsi="Times New Roman"/>
          <w:sz w:val="24"/>
        </w:rPr>
        <w:t xml:space="preserve"> 2 * nr_blocks </w:t>
      </w:r>
      <w:r>
        <w:rPr>
          <w:rFonts w:ascii="Times New Roman" w:eastAsia="宋体" w:hAnsi="Times New Roman"/>
          <w:sz w:val="24"/>
        </w:rPr>
        <w:t>计算该区域需要的</w:t>
      </w:r>
      <w:r>
        <w:rPr>
          <w:rFonts w:ascii="Times New Roman" w:eastAsia="宋体" w:hAnsi="Times New Roman"/>
          <w:sz w:val="24"/>
        </w:rPr>
        <w:t xml:space="preserve"> unsigned long </w:t>
      </w:r>
      <w:r>
        <w:rPr>
          <w:rFonts w:ascii="Times New Roman" w:eastAsia="宋体" w:hAnsi="Times New Roman"/>
          <w:sz w:val="24"/>
        </w:rPr>
        <w:t>数量。</w:t>
      </w:r>
    </w:p>
    <w:p w14:paraId="47A691E6" w14:textId="77777777" w:rsidR="002D4922" w:rsidRDefault="00EA61A5">
      <w:pPr>
        <w:spacing w:after="0" w:line="360" w:lineRule="auto"/>
        <w:ind w:left="480" w:firstLine="480"/>
        <w:jc w:val="both"/>
      </w:pPr>
      <w:r>
        <w:rPr>
          <w:rFonts w:ascii="Times New Roman" w:eastAsia="宋体" w:hAnsi="Times New Roman"/>
          <w:sz w:val="24"/>
        </w:rPr>
        <w:t xml:space="preserve">state[] </w:t>
      </w:r>
      <w:r>
        <w:rPr>
          <w:rFonts w:ascii="Times New Roman" w:eastAsia="宋体" w:hAnsi="Times New Roman"/>
          <w:sz w:val="24"/>
        </w:rPr>
        <w:t>后半部分：保存</w:t>
      </w:r>
      <w:r>
        <w:rPr>
          <w:rFonts w:ascii="Times New Roman" w:eastAsia="宋体" w:hAnsi="Times New Roman"/>
          <w:sz w:val="24"/>
        </w:rPr>
        <w:t xml:space="preserve"> F2FS </w:t>
      </w:r>
      <w:r>
        <w:rPr>
          <w:rFonts w:ascii="Times New Roman" w:eastAsia="宋体" w:hAnsi="Times New Roman"/>
          <w:sz w:val="24"/>
        </w:rPr>
        <w:t>私有标志和</w:t>
      </w:r>
      <w:r>
        <w:rPr>
          <w:rFonts w:ascii="Times New Roman" w:eastAsia="宋体" w:hAnsi="Times New Roman"/>
          <w:sz w:val="24"/>
        </w:rPr>
        <w:t xml:space="preserve"> dirty_bytes_pending</w:t>
      </w:r>
      <w:r>
        <w:rPr>
          <w:rFonts w:ascii="Times New Roman" w:eastAsia="宋体" w:hAnsi="Times New Roman"/>
          <w:sz w:val="24"/>
        </w:rPr>
        <w:t>，其中私有标志用于</w:t>
      </w:r>
      <w:r>
        <w:rPr>
          <w:rFonts w:ascii="Times New Roman" w:eastAsia="宋体" w:hAnsi="Times New Roman"/>
          <w:sz w:val="24"/>
        </w:rPr>
        <w:t xml:space="preserve"> GC</w:t>
      </w:r>
      <w:r>
        <w:rPr>
          <w:rFonts w:ascii="Times New Roman" w:eastAsia="宋体" w:hAnsi="Times New Roman"/>
          <w:sz w:val="24"/>
        </w:rPr>
        <w:t>、</w:t>
      </w:r>
      <w:r>
        <w:rPr>
          <w:rFonts w:ascii="Times New Roman" w:eastAsia="宋体" w:hAnsi="Times New Roman"/>
          <w:sz w:val="24"/>
        </w:rPr>
        <w:t>atomic</w:t>
      </w:r>
      <w:r>
        <w:rPr>
          <w:rFonts w:ascii="Times New Roman" w:eastAsia="宋体" w:hAnsi="Times New Roman"/>
          <w:sz w:val="24"/>
        </w:rPr>
        <w:t>、</w:t>
      </w:r>
      <w:r>
        <w:rPr>
          <w:rFonts w:ascii="Times New Roman" w:eastAsia="宋体" w:hAnsi="Times New Roman"/>
          <w:sz w:val="24"/>
        </w:rPr>
        <w:t xml:space="preserve">inline </w:t>
      </w:r>
      <w:r>
        <w:rPr>
          <w:rFonts w:ascii="Times New Roman" w:eastAsia="宋体" w:hAnsi="Times New Roman"/>
          <w:sz w:val="24"/>
        </w:rPr>
        <w:t>等路径。</w:t>
      </w:r>
      <w:r>
        <w:rPr>
          <w:rFonts w:ascii="Times New Roman" w:eastAsia="宋体" w:hAnsi="Times New Roman"/>
          <w:sz w:val="24"/>
        </w:rPr>
        <w:t xml:space="preserve">dirty_bytes_pending </w:t>
      </w:r>
      <w:r>
        <w:rPr>
          <w:rFonts w:ascii="Times New Roman" w:eastAsia="宋体" w:hAnsi="Times New Roman"/>
          <w:sz w:val="24"/>
        </w:rPr>
        <w:t>用于压缩写回中的延迟解锁。</w:t>
      </w:r>
    </w:p>
    <w:p w14:paraId="5C37F33A"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上述布局可以用伪代码概括为：</w:t>
      </w:r>
    </w:p>
    <w:p w14:paraId="697AEDA1" w14:textId="77777777" w:rsidR="002D4922" w:rsidRDefault="00EA61A5">
      <w:pPr>
        <w:shd w:val="clear" w:color="auto" w:fill="1E1E1E"/>
        <w:spacing w:after="0" w:line="240" w:lineRule="auto"/>
      </w:pPr>
      <w:r>
        <w:rPr>
          <w:rFonts w:ascii="微软雅黑" w:eastAsia="微软雅黑" w:hAnsi="微软雅黑"/>
          <w:color w:val="D4D4D4"/>
          <w:sz w:val="20"/>
        </w:rPr>
        <w:t xml:space="preserve">算法 </w:t>
      </w:r>
      <w:r>
        <w:rPr>
          <w:rFonts w:ascii="微软雅黑" w:eastAsia="微软雅黑" w:hAnsi="微软雅黑"/>
          <w:color w:val="B5CEA8"/>
          <w:sz w:val="20"/>
        </w:rPr>
        <w:t>4</w:t>
      </w:r>
      <w:r>
        <w:rPr>
          <w:rFonts w:ascii="微软雅黑" w:eastAsia="微软雅黑" w:hAnsi="微软雅黑"/>
          <w:color w:val="D16969"/>
          <w:sz w:val="20"/>
        </w:rPr>
        <w:t>-</w:t>
      </w:r>
      <w:r>
        <w:rPr>
          <w:rFonts w:ascii="微软雅黑" w:eastAsia="微软雅黑" w:hAnsi="微软雅黑"/>
          <w:color w:val="B5CEA8"/>
          <w:sz w:val="20"/>
        </w:rPr>
        <w:t>1</w:t>
      </w:r>
      <w:r>
        <w:rPr>
          <w:rFonts w:ascii="微软雅黑" w:eastAsia="微软雅黑" w:hAnsi="微软雅黑"/>
          <w:color w:val="D4D4D4"/>
          <w:sz w:val="20"/>
        </w:rPr>
        <w:t xml:space="preserve"> </w:t>
      </w:r>
      <w:r>
        <w:rPr>
          <w:rFonts w:ascii="微软雅黑" w:eastAsia="微软雅黑" w:hAnsi="微软雅黑"/>
          <w:color w:val="9CDCFE"/>
          <w:sz w:val="20"/>
        </w:rPr>
        <w:t>f2fs_folio_state</w:t>
      </w:r>
      <w:r>
        <w:rPr>
          <w:rFonts w:ascii="微软雅黑" w:eastAsia="微软雅黑" w:hAnsi="微软雅黑"/>
          <w:color w:val="D4D4D4"/>
          <w:sz w:val="20"/>
        </w:rPr>
        <w:t xml:space="preserve"> 的状态布局</w:t>
      </w:r>
    </w:p>
    <w:p w14:paraId="2BFB3978" w14:textId="77777777" w:rsidR="002D4922" w:rsidRDefault="00EA61A5">
      <w:pPr>
        <w:shd w:val="clear" w:color="auto" w:fill="1E1E1E"/>
        <w:spacing w:after="0" w:line="240" w:lineRule="auto"/>
      </w:pPr>
      <w:r>
        <w:rPr>
          <w:rFonts w:ascii="微软雅黑" w:eastAsia="微软雅黑" w:hAnsi="微软雅黑"/>
          <w:color w:val="D4D4D4"/>
          <w:sz w:val="20"/>
        </w:rPr>
        <w:t>输入：</w:t>
      </w:r>
      <w:r>
        <w:rPr>
          <w:rFonts w:ascii="微软雅黑" w:eastAsia="微软雅黑" w:hAnsi="微软雅黑"/>
          <w:color w:val="4EC9B0"/>
          <w:sz w:val="20"/>
        </w:rPr>
        <w:t>folio</w:t>
      </w:r>
    </w:p>
    <w:p w14:paraId="5FD86D5C" w14:textId="77777777" w:rsidR="002D4922" w:rsidRDefault="00EA61A5">
      <w:pPr>
        <w:shd w:val="clear" w:color="auto" w:fill="1E1E1E"/>
        <w:spacing w:after="0" w:line="240" w:lineRule="auto"/>
      </w:pPr>
      <w:r>
        <w:rPr>
          <w:rFonts w:ascii="微软雅黑" w:eastAsia="微软雅黑" w:hAnsi="微软雅黑"/>
          <w:color w:val="9CDCFE"/>
          <w:sz w:val="20"/>
        </w:rPr>
        <w:t>nr_blocks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DCDCAA"/>
          <w:sz w:val="20"/>
        </w:rPr>
        <w:t>i_blocks_per_folio</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0CE8482E" w14:textId="77777777" w:rsidR="002D4922" w:rsidRDefault="00EA61A5">
      <w:pPr>
        <w:shd w:val="clear" w:color="auto" w:fill="1E1E1E"/>
        <w:spacing w:after="0" w:line="240" w:lineRule="auto"/>
      </w:pPr>
      <w:r>
        <w:rPr>
          <w:rFonts w:ascii="微软雅黑" w:eastAsia="微软雅黑" w:hAnsi="微软雅黑"/>
          <w:color w:val="9CDCFE"/>
          <w:sz w:val="20"/>
        </w:rPr>
        <w:t>iomap_bits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B5CEA8"/>
          <w:sz w:val="20"/>
        </w:rPr>
        <w:t>2</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nr_blocks</w:t>
      </w:r>
    </w:p>
    <w:p w14:paraId="4625B373" w14:textId="77777777" w:rsidR="002D4922" w:rsidRDefault="00EA61A5">
      <w:pPr>
        <w:shd w:val="clear" w:color="auto" w:fill="1E1E1E"/>
        <w:spacing w:after="0" w:line="240" w:lineRule="auto"/>
      </w:pPr>
      <w:r>
        <w:rPr>
          <w:rFonts w:ascii="微软雅黑" w:eastAsia="微软雅黑" w:hAnsi="微软雅黑"/>
          <w:color w:val="9CDCFE"/>
          <w:sz w:val="20"/>
        </w:rPr>
        <w:t>iomap_longs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DCDCAA"/>
          <w:sz w:val="20"/>
        </w:rPr>
        <w:t>BITS_TO_LONGS</w:t>
      </w:r>
      <w:r>
        <w:rPr>
          <w:rFonts w:ascii="微软雅黑" w:eastAsia="微软雅黑" w:hAnsi="微软雅黑"/>
          <w:color w:val="D16969"/>
          <w:sz w:val="20"/>
        </w:rPr>
        <w:t>(</w:t>
      </w:r>
      <w:r>
        <w:rPr>
          <w:rFonts w:ascii="微软雅黑" w:eastAsia="微软雅黑" w:hAnsi="微软雅黑"/>
          <w:color w:val="9CDCFE"/>
          <w:sz w:val="20"/>
        </w:rPr>
        <w:t>iomap_bits</w:t>
      </w:r>
      <w:r>
        <w:rPr>
          <w:rFonts w:ascii="微软雅黑" w:eastAsia="微软雅黑" w:hAnsi="微软雅黑"/>
          <w:color w:val="D16969"/>
          <w:sz w:val="20"/>
        </w:rPr>
        <w:t>)</w:t>
      </w:r>
    </w:p>
    <w:p w14:paraId="2F62191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1699126" w14:textId="77777777" w:rsidR="002D4922" w:rsidRDefault="00EA61A5">
      <w:pPr>
        <w:shd w:val="clear" w:color="auto" w:fill="1E1E1E"/>
        <w:spacing w:after="0" w:line="240" w:lineRule="auto"/>
      </w:pPr>
      <w:r>
        <w:rPr>
          <w:rFonts w:ascii="微软雅黑" w:eastAsia="微软雅黑" w:hAnsi="微软雅黑"/>
          <w:color w:val="9CDCFE"/>
          <w:sz w:val="20"/>
        </w:rPr>
        <w:t>header</w:t>
      </w:r>
      <w:r>
        <w:rPr>
          <w:rFonts w:ascii="微软雅黑" w:eastAsia="微软雅黑" w:hAnsi="微软雅黑"/>
          <w:color w:val="D16969"/>
          <w:sz w:val="20"/>
        </w:rPr>
        <w:t>.</w:t>
      </w:r>
      <w:r>
        <w:rPr>
          <w:rFonts w:ascii="微软雅黑" w:eastAsia="微软雅黑" w:hAnsi="微软雅黑"/>
          <w:color w:val="9CDCFE"/>
          <w:sz w:val="20"/>
        </w:rPr>
        <w:t>state_lock</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protect</w:t>
      </w:r>
      <w:r>
        <w:rPr>
          <w:rFonts w:ascii="微软雅黑" w:eastAsia="微软雅黑" w:hAnsi="微软雅黑"/>
          <w:color w:val="D4D4D4"/>
          <w:sz w:val="20"/>
        </w:rPr>
        <w:t xml:space="preserve"> </w:t>
      </w:r>
      <w:r>
        <w:rPr>
          <w:rFonts w:ascii="微软雅黑" w:eastAsia="微软雅黑" w:hAnsi="微软雅黑"/>
          <w:color w:val="9CDCFE"/>
          <w:sz w:val="20"/>
        </w:rPr>
        <w:t>pending</w:t>
      </w:r>
      <w:r>
        <w:rPr>
          <w:rFonts w:ascii="微软雅黑" w:eastAsia="微软雅黑" w:hAnsi="微软雅黑"/>
          <w:color w:val="D4D4D4"/>
          <w:sz w:val="20"/>
        </w:rPr>
        <w:t xml:space="preserve"> </w:t>
      </w:r>
      <w:r>
        <w:rPr>
          <w:rFonts w:ascii="微软雅黑" w:eastAsia="微软雅黑" w:hAnsi="微软雅黑"/>
          <w:color w:val="9CDCFE"/>
          <w:sz w:val="20"/>
        </w:rPr>
        <w:t>counters</w:t>
      </w:r>
      <w:r>
        <w:rPr>
          <w:rFonts w:ascii="微软雅黑" w:eastAsia="微软雅黑" w:hAnsi="微软雅黑"/>
          <w:color w:val="D4D4D4"/>
          <w:sz w:val="20"/>
        </w:rPr>
        <w:t xml:space="preserve"> </w:t>
      </w:r>
      <w:r>
        <w:rPr>
          <w:rFonts w:ascii="微软雅黑" w:eastAsia="微软雅黑" w:hAnsi="微软雅黑"/>
          <w:color w:val="9CDCFE"/>
          <w:sz w:val="20"/>
        </w:rPr>
        <w:t>and</w:t>
      </w:r>
      <w:r>
        <w:rPr>
          <w:rFonts w:ascii="微软雅黑" w:eastAsia="微软雅黑" w:hAnsi="微软雅黑"/>
          <w:color w:val="D4D4D4"/>
          <w:sz w:val="20"/>
        </w:rPr>
        <w:t xml:space="preserve"> </w:t>
      </w:r>
      <w:r>
        <w:rPr>
          <w:rFonts w:ascii="微软雅黑" w:eastAsia="微软雅黑" w:hAnsi="微软雅黑"/>
          <w:color w:val="9CDCFE"/>
          <w:sz w:val="20"/>
        </w:rPr>
        <w:t>bitmaps</w:t>
      </w:r>
    </w:p>
    <w:p w14:paraId="29F23A12" w14:textId="77777777" w:rsidR="002D4922" w:rsidRDefault="00EA61A5">
      <w:pPr>
        <w:shd w:val="clear" w:color="auto" w:fill="1E1E1E"/>
        <w:spacing w:after="0" w:line="240" w:lineRule="auto"/>
      </w:pPr>
      <w:r>
        <w:rPr>
          <w:rFonts w:ascii="微软雅黑" w:eastAsia="微软雅黑" w:hAnsi="微软雅黑"/>
          <w:color w:val="9CDCFE"/>
          <w:sz w:val="20"/>
        </w:rPr>
        <w:t>header</w:t>
      </w:r>
      <w:r>
        <w:rPr>
          <w:rFonts w:ascii="微软雅黑" w:eastAsia="微软雅黑" w:hAnsi="微软雅黑"/>
          <w:color w:val="D16969"/>
          <w:sz w:val="20"/>
        </w:rPr>
        <w: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unfinished</w:t>
      </w:r>
      <w:r>
        <w:rPr>
          <w:rFonts w:ascii="微软雅黑" w:eastAsia="微软雅黑" w:hAnsi="微软雅黑"/>
          <w:color w:val="D4D4D4"/>
          <w:sz w:val="20"/>
        </w:rPr>
        <w:t xml:space="preserve"> </w:t>
      </w:r>
      <w:r>
        <w:rPr>
          <w:rFonts w:ascii="微软雅黑" w:eastAsia="微软雅黑" w:hAnsi="微软雅黑"/>
          <w:color w:val="9CDCFE"/>
          <w:sz w:val="20"/>
        </w:rPr>
        <w:t>read</w:t>
      </w:r>
      <w:r>
        <w:rPr>
          <w:rFonts w:ascii="微软雅黑" w:eastAsia="微软雅黑" w:hAnsi="微软雅黑"/>
          <w:color w:val="D4D4D4"/>
          <w:sz w:val="20"/>
        </w:rPr>
        <w:t xml:space="preserve"> </w:t>
      </w:r>
      <w:r>
        <w:rPr>
          <w:rFonts w:ascii="微软雅黑" w:eastAsia="微软雅黑" w:hAnsi="微软雅黑"/>
          <w:color w:val="9CDCFE"/>
          <w:sz w:val="20"/>
        </w:rPr>
        <w:t>bytes</w:t>
      </w:r>
    </w:p>
    <w:p w14:paraId="4CAA8128" w14:textId="77777777" w:rsidR="002D4922" w:rsidRDefault="00EA61A5">
      <w:pPr>
        <w:shd w:val="clear" w:color="auto" w:fill="1E1E1E"/>
        <w:spacing w:after="0" w:line="240" w:lineRule="auto"/>
      </w:pPr>
      <w:r>
        <w:rPr>
          <w:rFonts w:ascii="微软雅黑" w:eastAsia="微软雅黑" w:hAnsi="微软雅黑"/>
          <w:color w:val="9CDCFE"/>
          <w:sz w:val="20"/>
        </w:rPr>
        <w:t>header</w:t>
      </w:r>
      <w:r>
        <w:rPr>
          <w:rFonts w:ascii="微软雅黑" w:eastAsia="微软雅黑" w:hAnsi="微软雅黑"/>
          <w:color w:val="D16969"/>
          <w:sz w:val="20"/>
        </w:rPr>
        <w:t>.</w:t>
      </w:r>
      <w:r>
        <w:rPr>
          <w:rFonts w:ascii="微软雅黑" w:eastAsia="微软雅黑" w:hAnsi="微软雅黑"/>
          <w:color w:val="9CDCFE"/>
          <w:sz w:val="20"/>
        </w:rPr>
        <w:t>write_bytes_pending</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unfinished</w:t>
      </w:r>
      <w:r>
        <w:rPr>
          <w:rFonts w:ascii="微软雅黑" w:eastAsia="微软雅黑" w:hAnsi="微软雅黑"/>
          <w:color w:val="D4D4D4"/>
          <w:sz w:val="20"/>
        </w:rPr>
        <w:t xml:space="preserve"> </w:t>
      </w:r>
      <w:r>
        <w:rPr>
          <w:rFonts w:ascii="微软雅黑" w:eastAsia="微软雅黑" w:hAnsi="微软雅黑"/>
          <w:color w:val="9CDCFE"/>
          <w:sz w:val="20"/>
        </w:rPr>
        <w:t>writeback</w:t>
      </w:r>
      <w:r>
        <w:rPr>
          <w:rFonts w:ascii="微软雅黑" w:eastAsia="微软雅黑" w:hAnsi="微软雅黑"/>
          <w:color w:val="D4D4D4"/>
          <w:sz w:val="20"/>
        </w:rPr>
        <w:t xml:space="preserve"> </w:t>
      </w:r>
      <w:r>
        <w:rPr>
          <w:rFonts w:ascii="微软雅黑" w:eastAsia="微软雅黑" w:hAnsi="微软雅黑"/>
          <w:color w:val="9CDCFE"/>
          <w:sz w:val="20"/>
        </w:rPr>
        <w:t>bytes</w:t>
      </w:r>
    </w:p>
    <w:p w14:paraId="4429B35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ED232AE" w14:textId="77777777" w:rsidR="002D4922" w:rsidRDefault="00EA61A5">
      <w:pPr>
        <w:shd w:val="clear" w:color="auto" w:fill="1E1E1E"/>
        <w:spacing w:after="0" w:line="240" w:lineRule="auto"/>
      </w:pP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nr_blocks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uptodate</w:t>
      </w:r>
      <w:r>
        <w:rPr>
          <w:rFonts w:ascii="微软雅黑" w:eastAsia="微软雅黑" w:hAnsi="微软雅黑"/>
          <w:color w:val="D4D4D4"/>
          <w:sz w:val="20"/>
        </w:rPr>
        <w:t xml:space="preserve"> </w:t>
      </w:r>
      <w:r>
        <w:rPr>
          <w:rFonts w:ascii="微软雅黑" w:eastAsia="微软雅黑" w:hAnsi="微软雅黑"/>
          <w:color w:val="9CDCFE"/>
          <w:sz w:val="20"/>
        </w:rPr>
        <w:t>bitmap</w:t>
      </w:r>
    </w:p>
    <w:p w14:paraId="30EEEC6B" w14:textId="77777777" w:rsidR="002D4922" w:rsidRDefault="00EA61A5">
      <w:pPr>
        <w:shd w:val="clear" w:color="auto" w:fill="1E1E1E"/>
        <w:spacing w:after="0" w:line="240" w:lineRule="auto"/>
      </w:pP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9CDCFE"/>
          <w:sz w:val="20"/>
        </w:rPr>
        <w:t>nr_blocks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2</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nr_blocks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dirty</w:t>
      </w:r>
      <w:r>
        <w:rPr>
          <w:rFonts w:ascii="微软雅黑" w:eastAsia="微软雅黑" w:hAnsi="微软雅黑"/>
          <w:color w:val="D4D4D4"/>
          <w:sz w:val="20"/>
        </w:rPr>
        <w:t xml:space="preserve"> </w:t>
      </w:r>
      <w:r>
        <w:rPr>
          <w:rFonts w:ascii="微软雅黑" w:eastAsia="微软雅黑" w:hAnsi="微软雅黑"/>
          <w:color w:val="9CDCFE"/>
          <w:sz w:val="20"/>
        </w:rPr>
        <w:t>bitmap</w:t>
      </w:r>
    </w:p>
    <w:p w14:paraId="58F088FB" w14:textId="77777777" w:rsidR="002D4922" w:rsidRDefault="00EA61A5">
      <w:pPr>
        <w:shd w:val="clear" w:color="auto" w:fill="1E1E1E"/>
        <w:spacing w:after="0" w:line="240" w:lineRule="auto"/>
      </w:pP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9CDCFE"/>
          <w:sz w:val="20"/>
        </w:rPr>
        <w:t>iomap_longs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F2FS</w:t>
      </w:r>
      <w:r>
        <w:rPr>
          <w:rFonts w:ascii="微软雅黑" w:eastAsia="微软雅黑" w:hAnsi="微软雅黑"/>
          <w:color w:val="D4D4D4"/>
          <w:sz w:val="20"/>
        </w:rPr>
        <w:t xml:space="preserve"> </w:t>
      </w:r>
      <w:r>
        <w:rPr>
          <w:rFonts w:ascii="微软雅黑" w:eastAsia="微软雅黑" w:hAnsi="微软雅黑"/>
          <w:color w:val="9CDCFE"/>
          <w:sz w:val="20"/>
        </w:rPr>
        <w:t>private</w:t>
      </w:r>
      <w:r>
        <w:rPr>
          <w:rFonts w:ascii="微软雅黑" w:eastAsia="微软雅黑" w:hAnsi="微软雅黑"/>
          <w:color w:val="D4D4D4"/>
          <w:sz w:val="20"/>
        </w:rPr>
        <w:t xml:space="preserve"> </w:t>
      </w:r>
      <w:r>
        <w:rPr>
          <w:rFonts w:ascii="微软雅黑" w:eastAsia="微软雅黑" w:hAnsi="微软雅黑"/>
          <w:color w:val="9CDCFE"/>
          <w:sz w:val="20"/>
        </w:rPr>
        <w:t>flags</w:t>
      </w:r>
    </w:p>
    <w:p w14:paraId="1EC3E34C" w14:textId="77777777" w:rsidR="002D4922" w:rsidRDefault="00EA61A5">
      <w:pPr>
        <w:shd w:val="clear" w:color="auto" w:fill="1E1E1E"/>
        <w:spacing w:after="0" w:line="240" w:lineRule="auto"/>
      </w:pP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9CDCFE"/>
          <w:sz w:val="20"/>
        </w:rPr>
        <w:t>iomap_longs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dirty_bytes_pending</w:t>
      </w:r>
    </w:p>
    <w:p w14:paraId="5BF3937B" w14:textId="77777777" w:rsidR="002D4922" w:rsidRDefault="00EA61A5">
      <w:pPr>
        <w:spacing w:after="0" w:line="360" w:lineRule="auto"/>
        <w:ind w:firstLine="480"/>
        <w:jc w:val="both"/>
        <w:rPr>
          <w:lang w:eastAsia="zh-CN"/>
        </w:rPr>
      </w:pPr>
      <w:r>
        <w:rPr>
          <w:rFonts w:ascii="Times New Roman" w:eastAsia="宋体" w:hAnsi="Times New Roman"/>
          <w:sz w:val="24"/>
        </w:rPr>
        <w:t>该布局把</w:t>
      </w:r>
      <w:r>
        <w:rPr>
          <w:rFonts w:ascii="Times New Roman" w:eastAsia="宋体" w:hAnsi="Times New Roman"/>
          <w:sz w:val="24"/>
        </w:rPr>
        <w:t xml:space="preserve"> iomap </w:t>
      </w:r>
      <w:r>
        <w:rPr>
          <w:rFonts w:ascii="Times New Roman" w:eastAsia="宋体" w:hAnsi="Times New Roman"/>
          <w:sz w:val="24"/>
        </w:rPr>
        <w:t>位图放在前部，保证</w:t>
      </w:r>
      <w:r>
        <w:rPr>
          <w:rFonts w:ascii="Times New Roman" w:eastAsia="宋体" w:hAnsi="Times New Roman"/>
          <w:sz w:val="24"/>
        </w:rPr>
        <w:t xml:space="preserve"> ifs_set_range_uptodate</w:t>
      </w:r>
      <w:r>
        <w:rPr>
          <w:rFonts w:ascii="Times New Roman" w:eastAsia="宋体" w:hAnsi="Times New Roman"/>
          <w:sz w:val="24"/>
        </w:rPr>
        <w:t>、</w:t>
      </w:r>
      <w:r>
        <w:rPr>
          <w:rFonts w:ascii="Times New Roman" w:eastAsia="宋体" w:hAnsi="Times New Roman"/>
          <w:sz w:val="24"/>
        </w:rPr>
        <w:t xml:space="preserve">iomap_set_range_dirty </w:t>
      </w:r>
      <w:r>
        <w:rPr>
          <w:rFonts w:ascii="Times New Roman" w:eastAsia="宋体" w:hAnsi="Times New Roman"/>
          <w:sz w:val="24"/>
        </w:rPr>
        <w:t>等接口仍可按预期访问。</w:t>
      </w:r>
      <w:r>
        <w:rPr>
          <w:rFonts w:ascii="Times New Roman" w:eastAsia="宋体" w:hAnsi="Times New Roman"/>
          <w:sz w:val="24"/>
        </w:rPr>
        <w:t xml:space="preserve">F2FS </w:t>
      </w:r>
      <w:r>
        <w:rPr>
          <w:rFonts w:ascii="Times New Roman" w:eastAsia="宋体" w:hAnsi="Times New Roman"/>
          <w:sz w:val="24"/>
        </w:rPr>
        <w:t>额外状态放在后部，</w:t>
      </w:r>
      <w:r>
        <w:rPr>
          <w:rFonts w:ascii="Times New Roman" w:eastAsia="宋体" w:hAnsi="Times New Roman"/>
          <w:sz w:val="24"/>
        </w:rPr>
        <w:t>GC</w:t>
      </w:r>
      <w:r>
        <w:rPr>
          <w:rFonts w:ascii="Times New Roman" w:eastAsia="宋体" w:hAnsi="Times New Roman"/>
          <w:sz w:val="24"/>
        </w:rPr>
        <w:t>、压缩写回和原子写路径仍可通过统一接口读取私有标志。</w:t>
      </w:r>
      <w:r>
        <w:rPr>
          <w:rFonts w:ascii="Times New Roman" w:eastAsia="宋体" w:hAnsi="Times New Roman"/>
          <w:sz w:val="24"/>
          <w:lang w:eastAsia="zh-CN"/>
        </w:rPr>
        <w:t>这样，</w:t>
      </w:r>
      <w:r>
        <w:rPr>
          <w:rFonts w:ascii="Times New Roman" w:eastAsia="宋体" w:hAnsi="Times New Roman"/>
          <w:sz w:val="24"/>
          <w:lang w:eastAsia="zh-CN"/>
        </w:rPr>
        <w:t xml:space="preserve">folio-&gt;private </w:t>
      </w:r>
      <w:r>
        <w:rPr>
          <w:rFonts w:ascii="Times New Roman" w:eastAsia="宋体" w:hAnsi="Times New Roman"/>
          <w:sz w:val="24"/>
          <w:lang w:eastAsia="zh-CN"/>
        </w:rPr>
        <w:t>不再需要在</w:t>
      </w:r>
      <w:r>
        <w:rPr>
          <w:rFonts w:ascii="Times New Roman" w:eastAsia="宋体" w:hAnsi="Times New Roman"/>
          <w:sz w:val="24"/>
          <w:lang w:eastAsia="zh-CN"/>
        </w:rPr>
        <w:t xml:space="preserve">“iomap </w:t>
      </w:r>
      <w:r>
        <w:rPr>
          <w:rFonts w:ascii="Times New Roman" w:eastAsia="宋体" w:hAnsi="Times New Roman"/>
          <w:sz w:val="24"/>
          <w:lang w:eastAsia="zh-CN"/>
        </w:rPr>
        <w:t>状态指针</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 xml:space="preserve">“F2FS </w:t>
      </w:r>
      <w:r>
        <w:rPr>
          <w:rFonts w:ascii="Times New Roman" w:eastAsia="宋体" w:hAnsi="Times New Roman"/>
          <w:sz w:val="24"/>
          <w:lang w:eastAsia="zh-CN"/>
        </w:rPr>
        <w:t>直接标志位</w:t>
      </w:r>
      <w:r>
        <w:rPr>
          <w:rFonts w:ascii="Times New Roman" w:eastAsia="宋体" w:hAnsi="Times New Roman"/>
          <w:sz w:val="24"/>
          <w:lang w:eastAsia="zh-CN"/>
        </w:rPr>
        <w:t>”</w:t>
      </w:r>
      <w:r>
        <w:rPr>
          <w:rFonts w:ascii="Times New Roman" w:eastAsia="宋体" w:hAnsi="Times New Roman"/>
          <w:sz w:val="24"/>
          <w:lang w:eastAsia="zh-CN"/>
        </w:rPr>
        <w:t>之间反复切换。</w:t>
      </w:r>
    </w:p>
    <w:p w14:paraId="2A6DAA5B" w14:textId="77777777" w:rsidR="002D4922" w:rsidRDefault="00EA61A5">
      <w:pPr>
        <w:pStyle w:val="31"/>
        <w:rPr>
          <w:lang w:eastAsia="zh-CN"/>
        </w:rPr>
      </w:pPr>
      <w:bookmarkStart w:id="123" w:name="_Toc229385008"/>
      <w:r>
        <w:rPr>
          <w:rFonts w:ascii="Times New Roman" w:eastAsia="宋体" w:hAnsi="Times New Roman"/>
          <w:lang w:eastAsia="zh-CN"/>
        </w:rPr>
        <w:t xml:space="preserve">4.3.2 </w:t>
      </w:r>
      <w:r>
        <w:rPr>
          <w:rFonts w:ascii="Times New Roman" w:eastAsia="宋体" w:hAnsi="Times New Roman"/>
          <w:lang w:eastAsia="zh-CN"/>
        </w:rPr>
        <w:t>状态分配与旧私有状态迁移</w:t>
      </w:r>
      <w:bookmarkEnd w:id="123"/>
    </w:p>
    <w:p w14:paraId="4C2D2246" w14:textId="77777777" w:rsidR="002D4922" w:rsidRDefault="00EA61A5">
      <w:pPr>
        <w:spacing w:after="0" w:line="360" w:lineRule="auto"/>
        <w:ind w:firstLine="480"/>
        <w:jc w:val="both"/>
        <w:rPr>
          <w:lang w:eastAsia="zh-CN"/>
        </w:rPr>
      </w:pPr>
      <w:r>
        <w:rPr>
          <w:rFonts w:ascii="Times New Roman" w:eastAsia="宋体" w:hAnsi="Times New Roman"/>
          <w:sz w:val="24"/>
        </w:rPr>
        <w:t>状态分配由</w:t>
      </w:r>
      <w:r>
        <w:rPr>
          <w:rFonts w:ascii="Times New Roman" w:eastAsia="宋体" w:hAnsi="Times New Roman"/>
          <w:sz w:val="24"/>
        </w:rPr>
        <w:t xml:space="preserve"> f2fs_ifs_alloc </w:t>
      </w:r>
      <w:r>
        <w:rPr>
          <w:rFonts w:ascii="Times New Roman" w:eastAsia="宋体" w:hAnsi="Times New Roman"/>
          <w:sz w:val="24"/>
        </w:rPr>
        <w:t>完成。这个函数的作用不只是分配内存，而是判断</w:t>
      </w:r>
      <w:r>
        <w:rPr>
          <w:rFonts w:ascii="Times New Roman" w:eastAsia="宋体" w:hAnsi="Times New Roman"/>
          <w:sz w:val="24"/>
        </w:rPr>
        <w:t xml:space="preserve"> folio-&gt;private </w:t>
      </w:r>
      <w:r>
        <w:rPr>
          <w:rFonts w:ascii="Times New Roman" w:eastAsia="宋体" w:hAnsi="Times New Roman"/>
          <w:sz w:val="24"/>
        </w:rPr>
        <w:t>当前保存的状态类型。</w:t>
      </w:r>
      <w:r>
        <w:rPr>
          <w:rFonts w:ascii="Times New Roman" w:eastAsia="宋体" w:hAnsi="Times New Roman"/>
          <w:sz w:val="24"/>
        </w:rPr>
        <w:t xml:space="preserve">Large Folio </w:t>
      </w:r>
      <w:r>
        <w:rPr>
          <w:rFonts w:ascii="Times New Roman" w:eastAsia="宋体" w:hAnsi="Times New Roman"/>
          <w:sz w:val="24"/>
        </w:rPr>
        <w:t>路径中，</w:t>
      </w:r>
      <w:r>
        <w:rPr>
          <w:rFonts w:ascii="Times New Roman" w:eastAsia="宋体" w:hAnsi="Times New Roman"/>
          <w:sz w:val="24"/>
        </w:rPr>
        <w:t xml:space="preserve">folio-&gt;private </w:t>
      </w:r>
      <w:r>
        <w:rPr>
          <w:rFonts w:ascii="Times New Roman" w:eastAsia="宋体" w:hAnsi="Times New Roman"/>
          <w:sz w:val="24"/>
        </w:rPr>
        <w:t>可能为空，可能已经指向</w:t>
      </w:r>
      <w:r>
        <w:rPr>
          <w:rFonts w:ascii="Times New Roman" w:eastAsia="宋体" w:hAnsi="Times New Roman"/>
          <w:sz w:val="24"/>
        </w:rPr>
        <w:t xml:space="preserve"> F2FS </w:t>
      </w:r>
      <w:r>
        <w:rPr>
          <w:rFonts w:ascii="Times New Roman" w:eastAsia="宋体" w:hAnsi="Times New Roman"/>
          <w:sz w:val="24"/>
        </w:rPr>
        <w:t>扩展状态，也可能指向</w:t>
      </w:r>
      <w:r>
        <w:rPr>
          <w:rFonts w:ascii="Times New Roman" w:eastAsia="宋体" w:hAnsi="Times New Roman"/>
          <w:sz w:val="24"/>
        </w:rPr>
        <w:t xml:space="preserve"> iomap </w:t>
      </w:r>
      <w:r>
        <w:rPr>
          <w:rFonts w:ascii="Times New Roman" w:eastAsia="宋体" w:hAnsi="Times New Roman"/>
          <w:sz w:val="24"/>
        </w:rPr>
        <w:t>已经建立的状态对象。</w:t>
      </w:r>
      <w:r>
        <w:rPr>
          <w:rFonts w:ascii="Times New Roman" w:eastAsia="宋体" w:hAnsi="Times New Roman"/>
          <w:sz w:val="24"/>
          <w:lang w:eastAsia="zh-CN"/>
        </w:rPr>
        <w:t xml:space="preserve">order-0 folio </w:t>
      </w:r>
      <w:r>
        <w:rPr>
          <w:rFonts w:ascii="Times New Roman" w:eastAsia="宋体" w:hAnsi="Times New Roman"/>
          <w:sz w:val="24"/>
          <w:lang w:eastAsia="zh-CN"/>
        </w:rPr>
        <w:t>还可能直接保存</w:t>
      </w:r>
      <w:r>
        <w:rPr>
          <w:rFonts w:ascii="Times New Roman" w:eastAsia="宋体" w:hAnsi="Times New Roman"/>
          <w:sz w:val="24"/>
          <w:lang w:eastAsia="zh-CN"/>
        </w:rPr>
        <w:t xml:space="preserve"> F2FS </w:t>
      </w:r>
      <w:r>
        <w:rPr>
          <w:rFonts w:ascii="Times New Roman" w:eastAsia="宋体" w:hAnsi="Times New Roman"/>
          <w:sz w:val="24"/>
          <w:lang w:eastAsia="zh-CN"/>
        </w:rPr>
        <w:t>私有标志，因此该函数需要先完成分类，再决定复用、迁移或重新分配状态结构。</w:t>
      </w:r>
    </w:p>
    <w:p w14:paraId="7A88C0A0" w14:textId="77777777" w:rsidR="002D4922" w:rsidRDefault="00EA61A5">
      <w:pPr>
        <w:shd w:val="clear" w:color="auto" w:fill="1E1E1E"/>
        <w:spacing w:after="0" w:line="240" w:lineRule="auto"/>
      </w:pPr>
      <w:r>
        <w:rPr>
          <w:rFonts w:ascii="Consolas" w:eastAsia="微软雅黑" w:hAnsi="Consolas"/>
          <w:color w:val="D4D4D4"/>
          <w:sz w:val="20"/>
        </w:rPr>
        <w:t>/* Source: fs/f2fs/f2fs_ifs.c:10-93, f2fs_ifs_alloc */</w:t>
      </w:r>
    </w:p>
    <w:p w14:paraId="6B52BB39" w14:textId="77777777" w:rsidR="002D4922" w:rsidRDefault="00EA61A5">
      <w:pPr>
        <w:shd w:val="clear" w:color="auto" w:fill="1E1E1E"/>
        <w:spacing w:after="0" w:line="240" w:lineRule="auto"/>
      </w:pP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p>
    <w:p w14:paraId="5FE578B5" w14:textId="77777777" w:rsidR="002D4922" w:rsidRDefault="00EA61A5">
      <w:pPr>
        <w:shd w:val="clear" w:color="auto" w:fill="1E1E1E"/>
        <w:spacing w:after="0" w:line="240" w:lineRule="auto"/>
      </w:pPr>
      <w:r>
        <w:rPr>
          <w:rFonts w:ascii="微软雅黑" w:eastAsia="微软雅黑" w:hAnsi="微软雅黑"/>
          <w:color w:val="DCDCAA"/>
          <w:sz w:val="20"/>
        </w:rPr>
        <w:t>f2fs_ifs_alloc</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gfp_t</w:t>
      </w:r>
      <w:r>
        <w:rPr>
          <w:rFonts w:ascii="微软雅黑" w:eastAsia="微软雅黑" w:hAnsi="微软雅黑"/>
          <w:color w:val="D4D4D4"/>
          <w:sz w:val="20"/>
        </w:rPr>
        <w:t xml:space="preserve"> </w:t>
      </w:r>
      <w:r>
        <w:rPr>
          <w:rFonts w:ascii="微软雅黑" w:eastAsia="微软雅黑" w:hAnsi="微软雅黑"/>
          <w:color w:val="9CDCFE"/>
          <w:sz w:val="20"/>
        </w:rPr>
        <w:t>gfp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force_alloc</w:t>
      </w:r>
      <w:r>
        <w:rPr>
          <w:rFonts w:ascii="微软雅黑" w:eastAsia="微软雅黑" w:hAnsi="微软雅黑"/>
          <w:color w:val="D16969"/>
          <w:sz w:val="20"/>
        </w:rPr>
        <w:t>)</w:t>
      </w:r>
    </w:p>
    <w:p w14:paraId="0154B377" w14:textId="77777777" w:rsidR="002D4922" w:rsidRDefault="00EA61A5">
      <w:pPr>
        <w:shd w:val="clear" w:color="auto" w:fill="1E1E1E"/>
        <w:spacing w:after="0" w:line="240" w:lineRule="auto"/>
      </w:pPr>
      <w:r>
        <w:rPr>
          <w:rFonts w:ascii="微软雅黑" w:eastAsia="微软雅黑" w:hAnsi="微软雅黑"/>
          <w:color w:val="D16969"/>
          <w:sz w:val="20"/>
        </w:rPr>
        <w:t>{</w:t>
      </w:r>
    </w:p>
    <w:p w14:paraId="29758B70"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1D730BC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void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old_private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folio_get_private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61987AB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size_t</w:t>
      </w:r>
      <w:r>
        <w:rPr>
          <w:rFonts w:ascii="微软雅黑" w:eastAsia="微软雅黑" w:hAnsi="微软雅黑"/>
          <w:color w:val="D4D4D4"/>
          <w:sz w:val="20"/>
        </w:rPr>
        <w:t xml:space="preserve"> </w:t>
      </w:r>
      <w:r>
        <w:rPr>
          <w:rFonts w:ascii="微软雅黑" w:eastAsia="微软雅黑" w:hAnsi="微软雅黑"/>
          <w:color w:val="9CDCFE"/>
          <w:sz w:val="20"/>
        </w:rPr>
        <w:t>total_longs</w:t>
      </w:r>
      <w:r>
        <w:rPr>
          <w:rFonts w:ascii="微软雅黑" w:eastAsia="微软雅黑" w:hAnsi="微软雅黑"/>
          <w:color w:val="D16969"/>
          <w:sz w:val="20"/>
        </w:rPr>
        <w:t>;</w:t>
      </w:r>
    </w:p>
    <w:p w14:paraId="31A8D2B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4A8FEB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old_private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23F8CF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rbp</w:t>
      </w:r>
      <w:r>
        <w:rPr>
          <w:rFonts w:ascii="微软雅黑" w:eastAsia="微软雅黑" w:hAnsi="微软雅黑"/>
          <w:color w:val="D4D4D4"/>
          <w:sz w:val="20"/>
        </w:rPr>
        <w:t xml:space="preserve"> </w:t>
      </w:r>
      <w:r>
        <w:rPr>
          <w:rFonts w:ascii="微软雅黑" w:eastAsia="微软雅黑" w:hAnsi="微软雅黑"/>
          <w:color w:val="D16969"/>
          <w:sz w:val="20"/>
        </w:rPr>
        <w:t>=</w:t>
      </w:r>
    </w:p>
    <w:p w14:paraId="6B0FB03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READ_ONCE</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old_private</w:t>
      </w:r>
      <w:r>
        <w:rPr>
          <w:rFonts w:ascii="微软雅黑" w:eastAsia="微软雅黑" w:hAnsi="微软雅黑"/>
          <w:color w:val="D16969"/>
          <w:sz w:val="20"/>
        </w:rPr>
        <w:t>)-&gt;</w:t>
      </w:r>
    </w:p>
    <w:p w14:paraId="53E797E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read_bytes_pending</w:t>
      </w:r>
      <w:r>
        <w:rPr>
          <w:rFonts w:ascii="微软雅黑" w:eastAsia="微软雅黑" w:hAnsi="微软雅黑"/>
          <w:color w:val="D16969"/>
          <w:sz w:val="20"/>
        </w:rPr>
        <w:t>);</w:t>
      </w:r>
    </w:p>
    <w:p w14:paraId="76BA563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58BA1F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rbp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rbp</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16969"/>
          <w:sz w:val="20"/>
        </w:rPr>
        <w:t>)</w:t>
      </w:r>
    </w:p>
    <w:p w14:paraId="38D1CDA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old_private</w:t>
      </w:r>
      <w:r>
        <w:rPr>
          <w:rFonts w:ascii="微软雅黑" w:eastAsia="微软雅黑" w:hAnsi="微软雅黑"/>
          <w:color w:val="D16969"/>
          <w:sz w:val="20"/>
        </w:rPr>
        <w:t>;</w:t>
      </w:r>
    </w:p>
    <w:p w14:paraId="63CB9E1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57BCB9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total_longs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f2fs_ifs_total_longs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493D47E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kmalloc</w:t>
      </w:r>
      <w:r>
        <w:rPr>
          <w:rFonts w:ascii="微软雅黑" w:eastAsia="微软雅黑" w:hAnsi="微软雅黑"/>
          <w:color w:val="D16969"/>
          <w:sz w:val="20"/>
        </w:rPr>
        <w:t>(</w:t>
      </w:r>
      <w:r>
        <w:rPr>
          <w:rFonts w:ascii="微软雅黑" w:eastAsia="微软雅黑" w:hAnsi="微软雅黑"/>
          <w:color w:val="C586C0"/>
          <w:sz w:val="20"/>
        </w:rPr>
        <w:t>sizeof</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EFC34A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total_longs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sizeof</w:t>
      </w:r>
      <w:r>
        <w:rPr>
          <w:rFonts w:ascii="微软雅黑" w:eastAsia="微软雅黑" w:hAnsi="微软雅黑"/>
          <w:color w:val="D16969"/>
          <w:sz w:val="20"/>
        </w:rPr>
        <w:t>(</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long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gfp</w:t>
      </w:r>
      <w:r>
        <w:rPr>
          <w:rFonts w:ascii="微软雅黑" w:eastAsia="微软雅黑" w:hAnsi="微软雅黑"/>
          <w:color w:val="D16969"/>
          <w:sz w:val="20"/>
        </w:rPr>
        <w:t>);</w:t>
      </w:r>
    </w:p>
    <w:p w14:paraId="3C7D767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34366DC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271D334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644B3B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spin_lock_init</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34AF18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ifs_to_f2fs_ifs</w:t>
      </w:r>
      <w:r>
        <w:rPr>
          <w:rFonts w:ascii="微软雅黑" w:eastAsia="微软雅黑" w:hAnsi="微软雅黑"/>
          <w:color w:val="D16969"/>
          <w:sz w:val="20"/>
        </w:rPr>
        <w:t>(</w:t>
      </w:r>
      <w:r>
        <w:rPr>
          <w:rFonts w:ascii="微软雅黑" w:eastAsia="微软雅黑" w:hAnsi="微软雅黑"/>
          <w:color w:val="9CDCFE"/>
          <w:sz w:val="20"/>
        </w:rPr>
        <w:t>old_private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3C40102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WRITE_ONCE</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16969"/>
          <w:sz w:val="20"/>
        </w:rPr>
        <w:t>);</w:t>
      </w:r>
    </w:p>
    <w:p w14:paraId="00B887C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atomic_set</w:t>
      </w:r>
      <w:r>
        <w:rPr>
          <w:rFonts w:ascii="微软雅黑" w:eastAsia="微软雅黑" w:hAnsi="微软雅黑"/>
          <w:color w:val="D16969"/>
          <w:sz w:val="20"/>
        </w:rPr>
        <w:t>(</w:t>
      </w: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423DAE7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folio_change_private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p>
    <w:p w14:paraId="5359F40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kfree</w:t>
      </w:r>
      <w:r>
        <w:rPr>
          <w:rFonts w:ascii="微软雅黑" w:eastAsia="微软雅黑" w:hAnsi="微软雅黑"/>
          <w:color w:val="D16969"/>
          <w:sz w:val="20"/>
        </w:rPr>
        <w:t>(</w:t>
      </w:r>
      <w:r>
        <w:rPr>
          <w:rFonts w:ascii="微软雅黑" w:eastAsia="微软雅黑" w:hAnsi="微软雅黑"/>
          <w:color w:val="9CDCFE"/>
          <w:sz w:val="20"/>
        </w:rPr>
        <w:t>old_private</w:t>
      </w:r>
      <w:r>
        <w:rPr>
          <w:rFonts w:ascii="微软雅黑" w:eastAsia="微软雅黑" w:hAnsi="微软雅黑"/>
          <w:color w:val="D16969"/>
          <w:sz w:val="20"/>
        </w:rPr>
        <w:t>);</w:t>
      </w:r>
    </w:p>
    <w:p w14:paraId="3CF380B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p>
    <w:p w14:paraId="649DD3F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15D931ED"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85D155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total_longs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f2fs_ifs_total_longs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3609301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kzalloc</w:t>
      </w:r>
      <w:r>
        <w:rPr>
          <w:rFonts w:ascii="微软雅黑" w:eastAsia="微软雅黑" w:hAnsi="微软雅黑"/>
          <w:color w:val="D16969"/>
          <w:sz w:val="20"/>
        </w:rPr>
        <w:t>(</w:t>
      </w:r>
      <w:r>
        <w:rPr>
          <w:rFonts w:ascii="微软雅黑" w:eastAsia="微软雅黑" w:hAnsi="微软雅黑"/>
          <w:color w:val="C586C0"/>
          <w:sz w:val="20"/>
        </w:rPr>
        <w:t>sizeof</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total_longs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sizeof</w:t>
      </w:r>
      <w:r>
        <w:rPr>
          <w:rFonts w:ascii="微软雅黑" w:eastAsia="微软雅黑" w:hAnsi="微软雅黑"/>
          <w:color w:val="D16969"/>
          <w:sz w:val="20"/>
        </w:rPr>
        <w:t>(</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long</w:t>
      </w:r>
      <w:r>
        <w:rPr>
          <w:rFonts w:ascii="微软雅黑" w:eastAsia="微软雅黑" w:hAnsi="微软雅黑"/>
          <w:color w:val="D16969"/>
          <w:sz w:val="20"/>
        </w:rPr>
        <w:t>),</w:t>
      </w:r>
    </w:p>
    <w:p w14:paraId="198752C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gfp</w:t>
      </w:r>
      <w:r>
        <w:rPr>
          <w:rFonts w:ascii="微软雅黑" w:eastAsia="微软雅黑" w:hAnsi="微软雅黑"/>
          <w:color w:val="D16969"/>
          <w:sz w:val="20"/>
        </w:rPr>
        <w:t>);</w:t>
      </w:r>
    </w:p>
    <w:p w14:paraId="778057E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11B8A25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339B036"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729ED1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spin_lock_init</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6E78A34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folio_test_uptodate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51CCF8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bitmap_set</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i_blocks_per_folio</w:t>
      </w:r>
      <w:r>
        <w:rPr>
          <w:rFonts w:ascii="微软雅黑" w:eastAsia="微软雅黑" w:hAnsi="微软雅黑"/>
          <w:color w:val="D16969"/>
          <w:sz w:val="20"/>
        </w:rPr>
        <w:t>(</w:t>
      </w:r>
      <w:r>
        <w:rPr>
          <w:rFonts w:ascii="微软雅黑" w:eastAsia="微软雅黑" w:hAnsi="微软雅黑"/>
          <w:color w:val="DCDCAA"/>
          <w:sz w:val="20"/>
        </w:rPr>
        <w:t>folio_inode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D526E3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3E5C388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WRITE_ONCE</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16969"/>
          <w:sz w:val="20"/>
        </w:rPr>
        <w:t>);</w:t>
      </w:r>
    </w:p>
    <w:p w14:paraId="72F29F5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atomic_set</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write_bytes_pending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60D79AD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atomic_set</w:t>
      </w:r>
      <w:r>
        <w:rPr>
          <w:rFonts w:ascii="微软雅黑" w:eastAsia="微软雅黑" w:hAnsi="微软雅黑"/>
          <w:color w:val="D16969"/>
          <w:sz w:val="20"/>
        </w:rPr>
        <w:t>(</w:t>
      </w: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4A5BA92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folio_attach_private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p>
    <w:p w14:paraId="3974495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p>
    <w:p w14:paraId="3D2DFC66" w14:textId="77777777" w:rsidR="002D4922" w:rsidRDefault="00EA61A5">
      <w:pPr>
        <w:shd w:val="clear" w:color="auto" w:fill="1E1E1E"/>
        <w:spacing w:after="0" w:line="240" w:lineRule="auto"/>
      </w:pPr>
      <w:r>
        <w:rPr>
          <w:rFonts w:ascii="微软雅黑" w:eastAsia="微软雅黑" w:hAnsi="微软雅黑"/>
          <w:color w:val="D16969"/>
          <w:sz w:val="20"/>
        </w:rPr>
        <w:lastRenderedPageBreak/>
        <w:t>}</w:t>
      </w:r>
    </w:p>
    <w:p w14:paraId="2838A993" w14:textId="77777777" w:rsidR="002D4922" w:rsidRDefault="00EA61A5">
      <w:pPr>
        <w:spacing w:after="0" w:line="360" w:lineRule="auto"/>
        <w:ind w:firstLine="480"/>
        <w:jc w:val="both"/>
      </w:pPr>
      <w:r>
        <w:rPr>
          <w:rFonts w:ascii="Times New Roman" w:eastAsia="宋体" w:hAnsi="Times New Roman"/>
          <w:sz w:val="24"/>
        </w:rPr>
        <w:t>该函数的分支可以集中理解为以下四类：</w:t>
      </w:r>
    </w:p>
    <w:p w14:paraId="20CE420C" w14:textId="77777777" w:rsidR="002D4922" w:rsidRDefault="00EA61A5">
      <w:pPr>
        <w:spacing w:after="0" w:line="360" w:lineRule="auto"/>
        <w:ind w:left="480" w:firstLine="480"/>
        <w:jc w:val="both"/>
      </w:pPr>
      <w:r>
        <w:rPr>
          <w:rFonts w:ascii="Times New Roman" w:eastAsia="宋体" w:hAnsi="Times New Roman"/>
          <w:sz w:val="24"/>
        </w:rPr>
        <w:t>已经是</w:t>
      </w:r>
      <w:r>
        <w:rPr>
          <w:rFonts w:ascii="Times New Roman" w:eastAsia="宋体" w:hAnsi="Times New Roman"/>
          <w:sz w:val="24"/>
        </w:rPr>
        <w:t xml:space="preserve"> F2FS </w:t>
      </w:r>
      <w:r>
        <w:rPr>
          <w:rFonts w:ascii="Times New Roman" w:eastAsia="宋体" w:hAnsi="Times New Roman"/>
          <w:sz w:val="24"/>
        </w:rPr>
        <w:t>扩展状态：通过</w:t>
      </w:r>
      <w:r>
        <w:rPr>
          <w:rFonts w:ascii="Times New Roman" w:eastAsia="宋体" w:hAnsi="Times New Roman"/>
          <w:sz w:val="24"/>
        </w:rPr>
        <w:t xml:space="preserve"> read_bytes_pending </w:t>
      </w:r>
      <w:r>
        <w:rPr>
          <w:rFonts w:ascii="Times New Roman" w:eastAsia="宋体" w:hAnsi="Times New Roman"/>
          <w:sz w:val="24"/>
        </w:rPr>
        <w:t>中的</w:t>
      </w:r>
      <w:r>
        <w:rPr>
          <w:rFonts w:ascii="Times New Roman" w:eastAsia="宋体" w:hAnsi="Times New Roman"/>
          <w:sz w:val="24"/>
        </w:rPr>
        <w:t xml:space="preserve"> F2FS_IFS_MAGIC </w:t>
      </w:r>
      <w:r>
        <w:rPr>
          <w:rFonts w:ascii="Times New Roman" w:eastAsia="宋体" w:hAnsi="Times New Roman"/>
          <w:sz w:val="24"/>
        </w:rPr>
        <w:t>判断。若</w:t>
      </w:r>
      <w:r>
        <w:rPr>
          <w:rFonts w:ascii="Times New Roman" w:eastAsia="宋体" w:hAnsi="Times New Roman"/>
          <w:sz w:val="24"/>
        </w:rPr>
        <w:t xml:space="preserve"> folio-&gt;private </w:t>
      </w:r>
      <w:r>
        <w:rPr>
          <w:rFonts w:ascii="Times New Roman" w:eastAsia="宋体" w:hAnsi="Times New Roman"/>
          <w:sz w:val="24"/>
        </w:rPr>
        <w:t>已经指向</w:t>
      </w:r>
      <w:r>
        <w:rPr>
          <w:rFonts w:ascii="Times New Roman" w:eastAsia="宋体" w:hAnsi="Times New Roman"/>
          <w:sz w:val="24"/>
        </w:rPr>
        <w:t xml:space="preserve"> f2fs_folio_state</w:t>
      </w:r>
      <w:r>
        <w:rPr>
          <w:rFonts w:ascii="Times New Roman" w:eastAsia="宋体" w:hAnsi="Times New Roman"/>
          <w:sz w:val="24"/>
        </w:rPr>
        <w:t>，直接返回原对象，避免重复分配。</w:t>
      </w:r>
    </w:p>
    <w:p w14:paraId="23C89171" w14:textId="77777777" w:rsidR="002D4922" w:rsidRDefault="00EA61A5">
      <w:pPr>
        <w:spacing w:after="0" w:line="360" w:lineRule="auto"/>
        <w:ind w:left="480" w:firstLine="480"/>
        <w:jc w:val="both"/>
        <w:rPr>
          <w:lang w:eastAsia="zh-CN"/>
        </w:rPr>
      </w:pPr>
      <w:r>
        <w:rPr>
          <w:rFonts w:ascii="Times New Roman" w:eastAsia="宋体" w:hAnsi="Times New Roman"/>
          <w:sz w:val="24"/>
        </w:rPr>
        <w:t>已经存在</w:t>
      </w:r>
      <w:r>
        <w:rPr>
          <w:rFonts w:ascii="Times New Roman" w:eastAsia="宋体" w:hAnsi="Times New Roman"/>
          <w:sz w:val="24"/>
        </w:rPr>
        <w:t xml:space="preserve"> iomap </w:t>
      </w:r>
      <w:r>
        <w:rPr>
          <w:rFonts w:ascii="Times New Roman" w:eastAsia="宋体" w:hAnsi="Times New Roman"/>
          <w:sz w:val="24"/>
        </w:rPr>
        <w:t>状态：分配新的</w:t>
      </w:r>
      <w:r>
        <w:rPr>
          <w:rFonts w:ascii="Times New Roman" w:eastAsia="宋体" w:hAnsi="Times New Roman"/>
          <w:sz w:val="24"/>
        </w:rPr>
        <w:t xml:space="preserve"> f2fs_folio_state</w:t>
      </w:r>
      <w:r>
        <w:rPr>
          <w:rFonts w:ascii="Times New Roman" w:eastAsia="宋体" w:hAnsi="Times New Roman"/>
          <w:sz w:val="24"/>
        </w:rPr>
        <w:t>，调用</w:t>
      </w:r>
      <w:r>
        <w:rPr>
          <w:rFonts w:ascii="Times New Roman" w:eastAsia="宋体" w:hAnsi="Times New Roman"/>
          <w:sz w:val="24"/>
        </w:rPr>
        <w:t xml:space="preserve"> ifs_to_f2fs_ifs </w:t>
      </w:r>
      <w:r>
        <w:rPr>
          <w:rFonts w:ascii="Times New Roman" w:eastAsia="宋体" w:hAnsi="Times New Roman"/>
          <w:sz w:val="24"/>
        </w:rPr>
        <w:t>复制原有</w:t>
      </w:r>
      <w:r>
        <w:rPr>
          <w:rFonts w:ascii="Times New Roman" w:eastAsia="宋体" w:hAnsi="Times New Roman"/>
          <w:sz w:val="24"/>
        </w:rPr>
        <w:t xml:space="preserve"> uptodate / dirty </w:t>
      </w:r>
      <w:r>
        <w:rPr>
          <w:rFonts w:ascii="Times New Roman" w:eastAsia="宋体" w:hAnsi="Times New Roman"/>
          <w:sz w:val="24"/>
        </w:rPr>
        <w:t>位图。然后用</w:t>
      </w:r>
      <w:r>
        <w:rPr>
          <w:rFonts w:ascii="Times New Roman" w:eastAsia="宋体" w:hAnsi="Times New Roman"/>
          <w:sz w:val="24"/>
        </w:rPr>
        <w:t xml:space="preserve"> folio_change_private </w:t>
      </w:r>
      <w:r>
        <w:rPr>
          <w:rFonts w:ascii="Times New Roman" w:eastAsia="宋体" w:hAnsi="Times New Roman"/>
          <w:sz w:val="24"/>
        </w:rPr>
        <w:t>替换</w:t>
      </w:r>
      <w:r>
        <w:rPr>
          <w:rFonts w:ascii="Times New Roman" w:eastAsia="宋体" w:hAnsi="Times New Roman"/>
          <w:sz w:val="24"/>
        </w:rPr>
        <w:t xml:space="preserve"> folio-&gt;private</w:t>
      </w:r>
      <w:r>
        <w:rPr>
          <w:rFonts w:ascii="Times New Roman" w:eastAsia="宋体" w:hAnsi="Times New Roman"/>
          <w:sz w:val="24"/>
        </w:rPr>
        <w:t>。</w:t>
      </w:r>
      <w:r>
        <w:rPr>
          <w:rFonts w:ascii="Times New Roman" w:eastAsia="宋体" w:hAnsi="Times New Roman"/>
          <w:sz w:val="24"/>
          <w:lang w:eastAsia="zh-CN"/>
        </w:rPr>
        <w:t>这个分支保证状态迁移时不丢失</w:t>
      </w:r>
      <w:r>
        <w:rPr>
          <w:rFonts w:ascii="Times New Roman" w:eastAsia="宋体" w:hAnsi="Times New Roman"/>
          <w:sz w:val="24"/>
          <w:lang w:eastAsia="zh-CN"/>
        </w:rPr>
        <w:t xml:space="preserve"> iomap </w:t>
      </w:r>
      <w:r>
        <w:rPr>
          <w:rFonts w:ascii="Times New Roman" w:eastAsia="宋体" w:hAnsi="Times New Roman"/>
          <w:sz w:val="24"/>
          <w:lang w:eastAsia="zh-CN"/>
        </w:rPr>
        <w:t>已经维护的位图。</w:t>
      </w:r>
    </w:p>
    <w:p w14:paraId="60804FAD" w14:textId="77777777" w:rsidR="002D4922" w:rsidRDefault="00EA61A5">
      <w:pPr>
        <w:spacing w:after="0" w:line="360" w:lineRule="auto"/>
        <w:ind w:left="480" w:firstLine="480"/>
        <w:jc w:val="both"/>
      </w:pPr>
      <w:r>
        <w:rPr>
          <w:rFonts w:ascii="Times New Roman" w:eastAsia="宋体" w:hAnsi="Times New Roman"/>
          <w:sz w:val="24"/>
        </w:rPr>
        <w:t>尚未存在私有状态：按</w:t>
      </w:r>
      <w:r>
        <w:rPr>
          <w:rFonts w:ascii="Times New Roman" w:eastAsia="宋体" w:hAnsi="Times New Roman"/>
          <w:sz w:val="24"/>
        </w:rPr>
        <w:t xml:space="preserve"> folio </w:t>
      </w:r>
      <w:r>
        <w:rPr>
          <w:rFonts w:ascii="Times New Roman" w:eastAsia="宋体" w:hAnsi="Times New Roman"/>
          <w:sz w:val="24"/>
        </w:rPr>
        <w:t>覆盖的块数分配完整状态区，并根据</w:t>
      </w:r>
      <w:r>
        <w:rPr>
          <w:rFonts w:ascii="Times New Roman" w:eastAsia="宋体" w:hAnsi="Times New Roman"/>
          <w:sz w:val="24"/>
        </w:rPr>
        <w:t xml:space="preserve"> folio_test_uptodate</w:t>
      </w:r>
      <w:r>
        <w:rPr>
          <w:rFonts w:ascii="Times New Roman" w:eastAsia="宋体" w:hAnsi="Times New Roman"/>
          <w:sz w:val="24"/>
        </w:rPr>
        <w:t>、</w:t>
      </w:r>
      <w:r>
        <w:rPr>
          <w:rFonts w:ascii="Times New Roman" w:eastAsia="宋体" w:hAnsi="Times New Roman"/>
          <w:sz w:val="24"/>
        </w:rPr>
        <w:t xml:space="preserve">folio_test_dirty </w:t>
      </w:r>
      <w:r>
        <w:rPr>
          <w:rFonts w:ascii="Times New Roman" w:eastAsia="宋体" w:hAnsi="Times New Roman"/>
          <w:sz w:val="24"/>
        </w:rPr>
        <w:t>初始化位图。再通过</w:t>
      </w:r>
      <w:r>
        <w:rPr>
          <w:rFonts w:ascii="Times New Roman" w:eastAsia="宋体" w:hAnsi="Times New Roman"/>
          <w:sz w:val="24"/>
        </w:rPr>
        <w:t xml:space="preserve"> folio_attach_private </w:t>
      </w:r>
      <w:r>
        <w:rPr>
          <w:rFonts w:ascii="Times New Roman" w:eastAsia="宋体" w:hAnsi="Times New Roman"/>
          <w:sz w:val="24"/>
        </w:rPr>
        <w:t>绑定到</w:t>
      </w:r>
      <w:r>
        <w:rPr>
          <w:rFonts w:ascii="Times New Roman" w:eastAsia="宋体" w:hAnsi="Times New Roman"/>
          <w:sz w:val="24"/>
        </w:rPr>
        <w:t xml:space="preserve"> folio</w:t>
      </w:r>
      <w:r>
        <w:rPr>
          <w:rFonts w:ascii="Times New Roman" w:eastAsia="宋体" w:hAnsi="Times New Roman"/>
          <w:sz w:val="24"/>
        </w:rPr>
        <w:t>。</w:t>
      </w:r>
    </w:p>
    <w:p w14:paraId="357D7F75" w14:textId="77777777" w:rsidR="002D4922" w:rsidRDefault="00EA61A5">
      <w:pPr>
        <w:spacing w:after="0" w:line="360" w:lineRule="auto"/>
        <w:ind w:left="480" w:firstLine="480"/>
        <w:jc w:val="both"/>
      </w:pPr>
      <w:r>
        <w:rPr>
          <w:rFonts w:ascii="Times New Roman" w:eastAsia="宋体" w:hAnsi="Times New Roman"/>
          <w:sz w:val="24"/>
        </w:rPr>
        <w:t>必须强制分配状态：当</w:t>
      </w:r>
      <w:r>
        <w:rPr>
          <w:rFonts w:ascii="Times New Roman" w:eastAsia="宋体" w:hAnsi="Times New Roman"/>
          <w:sz w:val="24"/>
        </w:rPr>
        <w:t xml:space="preserve"> order-0 folio </w:t>
      </w:r>
      <w:r>
        <w:rPr>
          <w:rFonts w:ascii="Times New Roman" w:eastAsia="宋体" w:hAnsi="Times New Roman"/>
          <w:sz w:val="24"/>
        </w:rPr>
        <w:t>可能直接使用</w:t>
      </w:r>
      <w:r>
        <w:rPr>
          <w:rFonts w:ascii="Times New Roman" w:eastAsia="宋体" w:hAnsi="Times New Roman"/>
          <w:sz w:val="24"/>
        </w:rPr>
        <w:t xml:space="preserve"> folio-&gt;private </w:t>
      </w:r>
      <w:r>
        <w:rPr>
          <w:rFonts w:ascii="Times New Roman" w:eastAsia="宋体" w:hAnsi="Times New Roman"/>
          <w:sz w:val="24"/>
        </w:rPr>
        <w:t>保存</w:t>
      </w:r>
      <w:r>
        <w:rPr>
          <w:rFonts w:ascii="Times New Roman" w:eastAsia="宋体" w:hAnsi="Times New Roman"/>
          <w:sz w:val="24"/>
        </w:rPr>
        <w:t xml:space="preserve"> F2FS </w:t>
      </w:r>
      <w:r>
        <w:rPr>
          <w:rFonts w:ascii="Times New Roman" w:eastAsia="宋体" w:hAnsi="Times New Roman"/>
          <w:sz w:val="24"/>
        </w:rPr>
        <w:t>标志时，</w:t>
      </w:r>
      <w:r>
        <w:rPr>
          <w:rFonts w:ascii="Times New Roman" w:eastAsia="宋体" w:hAnsi="Times New Roman"/>
          <w:sz w:val="24"/>
        </w:rPr>
        <w:t xml:space="preserve">force_alloc </w:t>
      </w:r>
      <w:r>
        <w:rPr>
          <w:rFonts w:ascii="Times New Roman" w:eastAsia="宋体" w:hAnsi="Times New Roman"/>
          <w:sz w:val="24"/>
        </w:rPr>
        <w:t>可以要求分配指针型状态对象。避免后续</w:t>
      </w:r>
      <w:r>
        <w:rPr>
          <w:rFonts w:ascii="Times New Roman" w:eastAsia="宋体" w:hAnsi="Times New Roman"/>
          <w:sz w:val="24"/>
        </w:rPr>
        <w:t xml:space="preserve"> iomap </w:t>
      </w:r>
      <w:r>
        <w:rPr>
          <w:rFonts w:ascii="Times New Roman" w:eastAsia="宋体" w:hAnsi="Times New Roman"/>
          <w:sz w:val="24"/>
        </w:rPr>
        <w:t>路径把直接标志位误判为状态指针。</w:t>
      </w:r>
    </w:p>
    <w:p w14:paraId="2A8F7CA7"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对应的伪代码如下：</w:t>
      </w:r>
    </w:p>
    <w:p w14:paraId="5DADE1A4" w14:textId="77777777" w:rsidR="002D4922" w:rsidRDefault="00EA61A5">
      <w:pPr>
        <w:shd w:val="clear" w:color="auto" w:fill="1E1E1E"/>
        <w:spacing w:after="0" w:line="240" w:lineRule="auto"/>
        <w:rPr>
          <w:lang w:eastAsia="zh-CN"/>
        </w:rPr>
      </w:pPr>
      <w:r>
        <w:rPr>
          <w:rFonts w:ascii="微软雅黑" w:eastAsia="微软雅黑" w:hAnsi="微软雅黑"/>
          <w:color w:val="D4D4D4"/>
          <w:sz w:val="20"/>
          <w:lang w:eastAsia="zh-CN"/>
        </w:rPr>
        <w:t xml:space="preserve">算法 </w:t>
      </w:r>
      <w:r>
        <w:rPr>
          <w:rFonts w:ascii="微软雅黑" w:eastAsia="微软雅黑" w:hAnsi="微软雅黑"/>
          <w:color w:val="B5CEA8"/>
          <w:sz w:val="20"/>
          <w:lang w:eastAsia="zh-CN"/>
        </w:rPr>
        <w:t>4</w:t>
      </w:r>
      <w:r>
        <w:rPr>
          <w:rFonts w:ascii="微软雅黑" w:eastAsia="微软雅黑" w:hAnsi="微软雅黑"/>
          <w:color w:val="D16969"/>
          <w:sz w:val="20"/>
          <w:lang w:eastAsia="zh-CN"/>
        </w:rPr>
        <w:t>-</w:t>
      </w:r>
      <w:r>
        <w:rPr>
          <w:rFonts w:ascii="微软雅黑" w:eastAsia="微软雅黑" w:hAnsi="微软雅黑"/>
          <w:color w:val="B5CEA8"/>
          <w:sz w:val="20"/>
          <w:lang w:eastAsia="zh-CN"/>
        </w:rPr>
        <w:t>2</w:t>
      </w:r>
      <w:r>
        <w:rPr>
          <w:rFonts w:ascii="微软雅黑" w:eastAsia="微软雅黑" w:hAnsi="微软雅黑"/>
          <w:color w:val="D4D4D4"/>
          <w:sz w:val="20"/>
          <w:lang w:eastAsia="zh-CN"/>
        </w:rPr>
        <w:t xml:space="preserve"> </w:t>
      </w:r>
      <w:r>
        <w:rPr>
          <w:rFonts w:ascii="微软雅黑" w:eastAsia="微软雅黑" w:hAnsi="微软雅黑"/>
          <w:color w:val="9CDCFE"/>
          <w:sz w:val="20"/>
          <w:lang w:eastAsia="zh-CN"/>
        </w:rPr>
        <w:t>f2fs_ifs_alloc</w:t>
      </w:r>
      <w:r>
        <w:rPr>
          <w:rFonts w:ascii="微软雅黑" w:eastAsia="微软雅黑" w:hAnsi="微软雅黑"/>
          <w:color w:val="D4D4D4"/>
          <w:sz w:val="20"/>
          <w:lang w:eastAsia="zh-CN"/>
        </w:rPr>
        <w:t xml:space="preserve"> 的状态选择流程</w:t>
      </w:r>
    </w:p>
    <w:p w14:paraId="72B63BA6" w14:textId="77777777" w:rsidR="002D4922" w:rsidRDefault="00EA61A5">
      <w:pPr>
        <w:shd w:val="clear" w:color="auto" w:fill="1E1E1E"/>
        <w:spacing w:after="0" w:line="240" w:lineRule="auto"/>
      </w:pPr>
      <w:r>
        <w:rPr>
          <w:rFonts w:ascii="微软雅黑" w:eastAsia="微软雅黑" w:hAnsi="微软雅黑"/>
          <w:color w:val="D4D4D4"/>
          <w:sz w:val="20"/>
        </w:rPr>
        <w:t>输入：</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gfp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force_alloc</w:t>
      </w:r>
    </w:p>
    <w:p w14:paraId="541B3ECC" w14:textId="77777777" w:rsidR="002D4922" w:rsidRDefault="00EA61A5">
      <w:pPr>
        <w:shd w:val="clear" w:color="auto" w:fill="1E1E1E"/>
        <w:spacing w:after="0" w:line="240" w:lineRule="auto"/>
      </w:pPr>
      <w:r>
        <w:rPr>
          <w:rFonts w:ascii="微软雅黑" w:eastAsia="微软雅黑" w:hAnsi="微软雅黑"/>
          <w:color w:val="D4D4D4"/>
          <w:sz w:val="20"/>
        </w:rPr>
        <w:t>输出：</w:t>
      </w:r>
      <w:r>
        <w:rPr>
          <w:rFonts w:ascii="微软雅黑" w:eastAsia="微软雅黑" w:hAnsi="微软雅黑"/>
          <w:color w:val="9CDCFE"/>
          <w:sz w:val="20"/>
        </w:rPr>
        <w:t>f2fs_folio_state</w:t>
      </w:r>
      <w:r>
        <w:rPr>
          <w:rFonts w:ascii="微软雅黑" w:eastAsia="微软雅黑" w:hAnsi="微软雅黑"/>
          <w:color w:val="D4D4D4"/>
          <w:sz w:val="20"/>
        </w:rPr>
        <w:t xml:space="preserve"> 指针或 </w:t>
      </w:r>
      <w:r>
        <w:rPr>
          <w:rFonts w:ascii="微软雅黑" w:eastAsia="微软雅黑" w:hAnsi="微软雅黑"/>
          <w:color w:val="9CDCFE"/>
          <w:sz w:val="20"/>
        </w:rPr>
        <w:t>NULL</w:t>
      </w:r>
    </w:p>
    <w:p w14:paraId="3444FCBD"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5A0B653"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9CDCFE"/>
          <w:sz w:val="20"/>
        </w:rPr>
        <w:t>is</w:t>
      </w:r>
      <w:r>
        <w:rPr>
          <w:rFonts w:ascii="微软雅黑" w:eastAsia="微软雅黑" w:hAnsi="微软雅黑"/>
          <w:color w:val="D4D4D4"/>
          <w:sz w:val="20"/>
        </w:rPr>
        <w:t xml:space="preserve"> </w:t>
      </w:r>
      <w:r>
        <w:rPr>
          <w:rFonts w:ascii="微软雅黑" w:eastAsia="微软雅黑" w:hAnsi="微软雅黑"/>
          <w:color w:val="9CDCFE"/>
          <w:sz w:val="20"/>
        </w:rPr>
        <w:t>order</w:t>
      </w:r>
      <w:r>
        <w:rPr>
          <w:rFonts w:ascii="微软雅黑" w:eastAsia="微软雅黑" w:hAnsi="微软雅黑"/>
          <w:color w:val="D16969"/>
          <w:sz w:val="20"/>
        </w:rPr>
        <w:t>-</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9CDCFE"/>
          <w:sz w:val="20"/>
        </w:rPr>
        <w:t>and</w:t>
      </w:r>
      <w:r>
        <w:rPr>
          <w:rFonts w:ascii="微软雅黑" w:eastAsia="微软雅黑" w:hAnsi="微软雅黑"/>
          <w:color w:val="D4D4D4"/>
          <w:sz w:val="20"/>
        </w:rPr>
        <w:t xml:space="preserve"> </w:t>
      </w:r>
      <w:r>
        <w:rPr>
          <w:rFonts w:ascii="微软雅黑" w:eastAsia="微软雅黑" w:hAnsi="微软雅黑"/>
          <w:color w:val="9CDCFE"/>
          <w:sz w:val="20"/>
        </w:rPr>
        <w:t>force_alloc</w:t>
      </w:r>
      <w:r>
        <w:rPr>
          <w:rFonts w:ascii="微软雅黑" w:eastAsia="微软雅黑" w:hAnsi="微软雅黑"/>
          <w:color w:val="D4D4D4"/>
          <w:sz w:val="20"/>
        </w:rPr>
        <w:t xml:space="preserve"> </w:t>
      </w:r>
      <w:r>
        <w:rPr>
          <w:rFonts w:ascii="微软雅黑" w:eastAsia="微软雅黑" w:hAnsi="微软雅黑"/>
          <w:color w:val="9CDCFE"/>
          <w:sz w:val="20"/>
        </w:rPr>
        <w:t>is</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17F7BED"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NULL</w:t>
      </w:r>
    </w:p>
    <w:p w14:paraId="62C1EA8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44FC038" w14:textId="77777777" w:rsidR="002D4922" w:rsidRDefault="00EA61A5">
      <w:pPr>
        <w:shd w:val="clear" w:color="auto" w:fill="1E1E1E"/>
        <w:spacing w:after="0" w:line="240" w:lineRule="auto"/>
      </w:pPr>
      <w:r>
        <w:rPr>
          <w:rFonts w:ascii="微软雅黑" w:eastAsia="微软雅黑" w:hAnsi="微软雅黑"/>
          <w:color w:val="9CDCFE"/>
          <w:sz w:val="20"/>
        </w:rPr>
        <w:t>old_private</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DCDCAA"/>
          <w:sz w:val="20"/>
        </w:rPr>
        <w:t>folio_get_private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428E097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E0F2F37"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9CDCFE"/>
          <w:sz w:val="20"/>
        </w:rPr>
        <w:t>old_private</w:t>
      </w:r>
      <w:r>
        <w:rPr>
          <w:rFonts w:ascii="微软雅黑" w:eastAsia="微软雅黑" w:hAnsi="微软雅黑"/>
          <w:color w:val="D4D4D4"/>
          <w:sz w:val="20"/>
        </w:rPr>
        <w:t xml:space="preserve"> </w:t>
      </w:r>
      <w:r>
        <w:rPr>
          <w:rFonts w:ascii="微软雅黑" w:eastAsia="微软雅黑" w:hAnsi="微软雅黑"/>
          <w:color w:val="9CDCFE"/>
          <w:sz w:val="20"/>
        </w:rPr>
        <w:t>is</w:t>
      </w:r>
      <w:r>
        <w:rPr>
          <w:rFonts w:ascii="微软雅黑" w:eastAsia="微软雅黑" w:hAnsi="微软雅黑"/>
          <w:color w:val="D4D4D4"/>
          <w:sz w:val="20"/>
        </w:rPr>
        <w:t xml:space="preserve"> </w:t>
      </w:r>
      <w:r>
        <w:rPr>
          <w:rFonts w:ascii="微软雅黑" w:eastAsia="微软雅黑" w:hAnsi="微软雅黑"/>
          <w:color w:val="9CDCFE"/>
          <w:sz w:val="20"/>
        </w:rPr>
        <w:t>f2fs_folio_state</w:t>
      </w:r>
      <w:r>
        <w:rPr>
          <w:rFonts w:ascii="微软雅黑" w:eastAsia="微软雅黑" w:hAnsi="微软雅黑"/>
          <w:color w:val="D16969"/>
          <w:sz w:val="20"/>
        </w:rPr>
        <w:t>:</w:t>
      </w:r>
    </w:p>
    <w:p w14:paraId="0793484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old_private</w:t>
      </w:r>
    </w:p>
    <w:p w14:paraId="38483923"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5C4C4CA"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9CDCFE"/>
          <w:sz w:val="20"/>
        </w:rPr>
        <w:t>old_private</w:t>
      </w:r>
      <w:r>
        <w:rPr>
          <w:rFonts w:ascii="微软雅黑" w:eastAsia="微软雅黑" w:hAnsi="微软雅黑"/>
          <w:color w:val="D4D4D4"/>
          <w:sz w:val="20"/>
        </w:rPr>
        <w:t xml:space="preserve"> </w:t>
      </w:r>
      <w:r>
        <w:rPr>
          <w:rFonts w:ascii="微软雅黑" w:eastAsia="微软雅黑" w:hAnsi="微软雅黑"/>
          <w:color w:val="9CDCFE"/>
          <w:sz w:val="20"/>
        </w:rPr>
        <w:t>exists</w:t>
      </w:r>
      <w:r>
        <w:rPr>
          <w:rFonts w:ascii="微软雅黑" w:eastAsia="微软雅黑" w:hAnsi="微软雅黑"/>
          <w:color w:val="D4D4D4"/>
          <w:sz w:val="20"/>
        </w:rPr>
        <w:t xml:space="preserve"> </w:t>
      </w:r>
      <w:r>
        <w:rPr>
          <w:rFonts w:ascii="微软雅黑" w:eastAsia="微软雅黑" w:hAnsi="微软雅黑"/>
          <w:color w:val="9CDCFE"/>
          <w:sz w:val="20"/>
        </w:rPr>
        <w:t>but</w:t>
      </w:r>
      <w:r>
        <w:rPr>
          <w:rFonts w:ascii="微软雅黑" w:eastAsia="微软雅黑" w:hAnsi="微软雅黑"/>
          <w:color w:val="D4D4D4"/>
          <w:sz w:val="20"/>
        </w:rPr>
        <w:t xml:space="preserve"> </w:t>
      </w:r>
      <w:r>
        <w:rPr>
          <w:rFonts w:ascii="微软雅黑" w:eastAsia="微软雅黑" w:hAnsi="微软雅黑"/>
          <w:color w:val="9CDCFE"/>
          <w:sz w:val="20"/>
        </w:rPr>
        <w:t>is</w:t>
      </w:r>
      <w:r>
        <w:rPr>
          <w:rFonts w:ascii="微软雅黑" w:eastAsia="微软雅黑" w:hAnsi="微软雅黑"/>
          <w:color w:val="D4D4D4"/>
          <w:sz w:val="20"/>
        </w:rPr>
        <w:t xml:space="preserve"> </w:t>
      </w:r>
      <w:r>
        <w:rPr>
          <w:rFonts w:ascii="微软雅黑" w:eastAsia="微软雅黑" w:hAnsi="微软雅黑"/>
          <w:color w:val="9CDCFE"/>
          <w:sz w:val="20"/>
        </w:rPr>
        <w:t>not</w:t>
      </w:r>
      <w:r>
        <w:rPr>
          <w:rFonts w:ascii="微软雅黑" w:eastAsia="微软雅黑" w:hAnsi="微软雅黑"/>
          <w:color w:val="D4D4D4"/>
          <w:sz w:val="20"/>
        </w:rPr>
        <w:t xml:space="preserve"> </w:t>
      </w:r>
      <w:r>
        <w:rPr>
          <w:rFonts w:ascii="微软雅黑" w:eastAsia="微软雅黑" w:hAnsi="微软雅黑"/>
          <w:color w:val="9CDCFE"/>
          <w:sz w:val="20"/>
        </w:rPr>
        <w:t>f2fs_folio_state</w:t>
      </w:r>
      <w:r>
        <w:rPr>
          <w:rFonts w:ascii="微软雅黑" w:eastAsia="微软雅黑" w:hAnsi="微软雅黑"/>
          <w:color w:val="D16969"/>
          <w:sz w:val="20"/>
        </w:rPr>
        <w:t>:</w:t>
      </w:r>
    </w:p>
    <w:p w14:paraId="28BE4164"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allocate</w:t>
      </w:r>
      <w:r>
        <w:rPr>
          <w:rFonts w:ascii="微软雅黑" w:eastAsia="微软雅黑" w:hAnsi="微软雅黑"/>
          <w:color w:val="D4D4D4"/>
          <w:sz w:val="20"/>
        </w:rPr>
        <w:t xml:space="preserve"> </w:t>
      </w:r>
      <w:r>
        <w:rPr>
          <w:rFonts w:ascii="微软雅黑" w:eastAsia="微软雅黑" w:hAnsi="微软雅黑"/>
          <w:color w:val="9CDCFE"/>
          <w:sz w:val="20"/>
        </w:rPr>
        <w:t>f2fs_folio_state</w:t>
      </w:r>
    </w:p>
    <w:p w14:paraId="25DF622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copy</w:t>
      </w:r>
      <w:r>
        <w:rPr>
          <w:rFonts w:ascii="微软雅黑" w:eastAsia="微软雅黑" w:hAnsi="微软雅黑"/>
          <w:color w:val="D4D4D4"/>
          <w:sz w:val="20"/>
        </w:rPr>
        <w:t xml:space="preserve"> </w:t>
      </w:r>
      <w:r>
        <w:rPr>
          <w:rFonts w:ascii="微软雅黑" w:eastAsia="微软雅黑" w:hAnsi="微软雅黑"/>
          <w:color w:val="9CDCFE"/>
          <w:sz w:val="20"/>
        </w:rPr>
        <w:t>iomap</w:t>
      </w:r>
      <w:r>
        <w:rPr>
          <w:rFonts w:ascii="微软雅黑" w:eastAsia="微软雅黑" w:hAnsi="微软雅黑"/>
          <w:color w:val="D4D4D4"/>
          <w:sz w:val="20"/>
        </w:rPr>
        <w:t xml:space="preserve"> </w:t>
      </w:r>
      <w:r>
        <w:rPr>
          <w:rFonts w:ascii="微软雅黑" w:eastAsia="微软雅黑" w:hAnsi="微软雅黑"/>
          <w:color w:val="9CDCFE"/>
          <w:sz w:val="20"/>
        </w:rPr>
        <w:t>bitmap</w:t>
      </w:r>
      <w:r>
        <w:rPr>
          <w:rFonts w:ascii="微软雅黑" w:eastAsia="微软雅黑" w:hAnsi="微软雅黑"/>
          <w:color w:val="D4D4D4"/>
          <w:sz w:val="20"/>
        </w:rPr>
        <w:t xml:space="preserve"> </w:t>
      </w:r>
      <w:r>
        <w:rPr>
          <w:rFonts w:ascii="微软雅黑" w:eastAsia="微软雅黑" w:hAnsi="微软雅黑"/>
          <w:color w:val="9CDCFE"/>
          <w:sz w:val="20"/>
        </w:rPr>
        <w:t>from</w:t>
      </w:r>
      <w:r>
        <w:rPr>
          <w:rFonts w:ascii="微软雅黑" w:eastAsia="微软雅黑" w:hAnsi="微软雅黑"/>
          <w:color w:val="D4D4D4"/>
          <w:sz w:val="20"/>
        </w:rPr>
        <w:t xml:space="preserve"> </w:t>
      </w:r>
      <w:r>
        <w:rPr>
          <w:rFonts w:ascii="微软雅黑" w:eastAsia="微软雅黑" w:hAnsi="微软雅黑"/>
          <w:color w:val="9CDCFE"/>
          <w:sz w:val="20"/>
        </w:rPr>
        <w:t>old_private</w:t>
      </w:r>
      <w:r>
        <w:rPr>
          <w:rFonts w:ascii="微软雅黑" w:eastAsia="微软雅黑" w:hAnsi="微软雅黑"/>
          <w:color w:val="D4D4D4"/>
          <w:sz w:val="20"/>
        </w:rPr>
        <w:t xml:space="preserve"> </w:t>
      </w:r>
      <w:r>
        <w:rPr>
          <w:rFonts w:ascii="微软雅黑" w:eastAsia="微软雅黑" w:hAnsi="微软雅黑"/>
          <w:color w:val="9CDCFE"/>
          <w:sz w:val="20"/>
        </w:rPr>
        <w:t>to</w:t>
      </w:r>
      <w:r>
        <w:rPr>
          <w:rFonts w:ascii="微软雅黑" w:eastAsia="微软雅黑" w:hAnsi="微软雅黑"/>
          <w:color w:val="D4D4D4"/>
          <w:sz w:val="20"/>
        </w:rPr>
        <w:t xml:space="preserve"> </w:t>
      </w:r>
      <w:r>
        <w:rPr>
          <w:rFonts w:ascii="微软雅黑" w:eastAsia="微软雅黑" w:hAnsi="微软雅黑"/>
          <w:color w:val="9CDCFE"/>
          <w:sz w:val="20"/>
        </w:rPr>
        <w:t>fifs</w:t>
      </w:r>
    </w:p>
    <w:p w14:paraId="05C587A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initialize</w:t>
      </w:r>
      <w:r>
        <w:rPr>
          <w:rFonts w:ascii="微软雅黑" w:eastAsia="微软雅黑" w:hAnsi="微软雅黑"/>
          <w:color w:val="D4D4D4"/>
          <w:sz w:val="20"/>
        </w:rPr>
        <w:t xml:space="preserve"> </w:t>
      </w:r>
      <w:r>
        <w:rPr>
          <w:rFonts w:ascii="微软雅黑" w:eastAsia="微软雅黑" w:hAnsi="微软雅黑"/>
          <w:color w:val="9CDCFE"/>
          <w:sz w:val="20"/>
        </w:rPr>
        <w:t>F2FS</w:t>
      </w:r>
      <w:r>
        <w:rPr>
          <w:rFonts w:ascii="微软雅黑" w:eastAsia="微软雅黑" w:hAnsi="微软雅黑"/>
          <w:color w:val="D4D4D4"/>
          <w:sz w:val="20"/>
        </w:rPr>
        <w:t xml:space="preserve"> </w:t>
      </w:r>
      <w:r>
        <w:rPr>
          <w:rFonts w:ascii="微软雅黑" w:eastAsia="微软雅黑" w:hAnsi="微软雅黑"/>
          <w:color w:val="9CDCFE"/>
          <w:sz w:val="20"/>
        </w:rPr>
        <w:t>private</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9CDCFE"/>
          <w:sz w:val="20"/>
        </w:rPr>
        <w:t>and</w:t>
      </w:r>
      <w:r>
        <w:rPr>
          <w:rFonts w:ascii="微软雅黑" w:eastAsia="微软雅黑" w:hAnsi="微软雅黑"/>
          <w:color w:val="D4D4D4"/>
          <w:sz w:val="20"/>
        </w:rPr>
        <w:t xml:space="preserve"> </w:t>
      </w:r>
      <w:r>
        <w:rPr>
          <w:rFonts w:ascii="微软雅黑" w:eastAsia="微软雅黑" w:hAnsi="微软雅黑"/>
          <w:color w:val="9CDCFE"/>
          <w:sz w:val="20"/>
        </w:rPr>
        <w:t>pending</w:t>
      </w:r>
      <w:r>
        <w:rPr>
          <w:rFonts w:ascii="微软雅黑" w:eastAsia="微软雅黑" w:hAnsi="微软雅黑"/>
          <w:color w:val="D4D4D4"/>
          <w:sz w:val="20"/>
        </w:rPr>
        <w:t xml:space="preserve"> </w:t>
      </w:r>
      <w:r>
        <w:rPr>
          <w:rFonts w:ascii="微软雅黑" w:eastAsia="微软雅黑" w:hAnsi="微软雅黑"/>
          <w:color w:val="9CDCFE"/>
          <w:sz w:val="20"/>
        </w:rPr>
        <w:t>counters</w:t>
      </w:r>
    </w:p>
    <w:p w14:paraId="05F1D37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replace</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4D4D4"/>
          <w:sz w:val="20"/>
        </w:rPr>
        <w:t xml:space="preserve"> </w:t>
      </w:r>
      <w:r>
        <w:rPr>
          <w:rFonts w:ascii="微软雅黑" w:eastAsia="微软雅黑" w:hAnsi="微软雅黑"/>
          <w:color w:val="9CDCFE"/>
          <w:sz w:val="20"/>
        </w:rPr>
        <w:t>with</w:t>
      </w:r>
      <w:r>
        <w:rPr>
          <w:rFonts w:ascii="微软雅黑" w:eastAsia="微软雅黑" w:hAnsi="微软雅黑"/>
          <w:color w:val="D4D4D4"/>
          <w:sz w:val="20"/>
        </w:rPr>
        <w:t xml:space="preserve"> </w:t>
      </w:r>
      <w:r>
        <w:rPr>
          <w:rFonts w:ascii="微软雅黑" w:eastAsia="微软雅黑" w:hAnsi="微软雅黑"/>
          <w:color w:val="9CDCFE"/>
          <w:sz w:val="20"/>
        </w:rPr>
        <w:t>fifs</w:t>
      </w:r>
    </w:p>
    <w:p w14:paraId="2949F56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free</w:t>
      </w:r>
      <w:r>
        <w:rPr>
          <w:rFonts w:ascii="微软雅黑" w:eastAsia="微软雅黑" w:hAnsi="微软雅黑"/>
          <w:color w:val="D4D4D4"/>
          <w:sz w:val="20"/>
        </w:rPr>
        <w:t xml:space="preserve"> </w:t>
      </w:r>
      <w:r>
        <w:rPr>
          <w:rFonts w:ascii="微软雅黑" w:eastAsia="微软雅黑" w:hAnsi="微软雅黑"/>
          <w:color w:val="9CDCFE"/>
          <w:sz w:val="20"/>
        </w:rPr>
        <w:t>old_private</w:t>
      </w:r>
    </w:p>
    <w:p w14:paraId="1558A90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fifs</w:t>
      </w:r>
    </w:p>
    <w:p w14:paraId="0559D40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228D462" w14:textId="77777777" w:rsidR="002D4922" w:rsidRDefault="00EA61A5">
      <w:pPr>
        <w:shd w:val="clear" w:color="auto" w:fill="1E1E1E"/>
        <w:spacing w:after="0" w:line="240" w:lineRule="auto"/>
      </w:pP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allocate</w:t>
      </w:r>
      <w:r>
        <w:rPr>
          <w:rFonts w:ascii="微软雅黑" w:eastAsia="微软雅黑" w:hAnsi="微软雅黑"/>
          <w:color w:val="D4D4D4"/>
          <w:sz w:val="20"/>
        </w:rPr>
        <w:t xml:space="preserve"> </w:t>
      </w:r>
      <w:r>
        <w:rPr>
          <w:rFonts w:ascii="微软雅黑" w:eastAsia="微软雅黑" w:hAnsi="微软雅黑"/>
          <w:color w:val="9CDCFE"/>
          <w:sz w:val="20"/>
        </w:rPr>
        <w:t>empty</w:t>
      </w:r>
      <w:r>
        <w:rPr>
          <w:rFonts w:ascii="微软雅黑" w:eastAsia="微软雅黑" w:hAnsi="微软雅黑"/>
          <w:color w:val="D4D4D4"/>
          <w:sz w:val="20"/>
        </w:rPr>
        <w:t xml:space="preserve"> </w:t>
      </w:r>
      <w:r>
        <w:rPr>
          <w:rFonts w:ascii="微软雅黑" w:eastAsia="微软雅黑" w:hAnsi="微软雅黑"/>
          <w:color w:val="9CDCFE"/>
          <w:sz w:val="20"/>
        </w:rPr>
        <w:t>f2fs_folio_state</w:t>
      </w:r>
    </w:p>
    <w:p w14:paraId="53688F63" w14:textId="77777777" w:rsidR="002D4922" w:rsidRDefault="00EA61A5">
      <w:pPr>
        <w:shd w:val="clear" w:color="auto" w:fill="1E1E1E"/>
        <w:spacing w:after="0" w:line="240" w:lineRule="auto"/>
      </w:pPr>
      <w:r>
        <w:rPr>
          <w:rFonts w:ascii="微软雅黑" w:eastAsia="微软雅黑" w:hAnsi="微软雅黑"/>
          <w:color w:val="9CDCFE"/>
          <w:sz w:val="20"/>
        </w:rPr>
        <w:t>initialize</w:t>
      </w:r>
      <w:r>
        <w:rPr>
          <w:rFonts w:ascii="微软雅黑" w:eastAsia="微软雅黑" w:hAnsi="微软雅黑"/>
          <w:color w:val="D4D4D4"/>
          <w:sz w:val="20"/>
        </w:rPr>
        <w:t xml:space="preserve"> </w:t>
      </w:r>
      <w:r>
        <w:rPr>
          <w:rFonts w:ascii="微软雅黑" w:eastAsia="微软雅黑" w:hAnsi="微软雅黑"/>
          <w:color w:val="9CDCFE"/>
          <w:sz w:val="20"/>
        </w:rPr>
        <w:t>bitmap</w:t>
      </w:r>
      <w:r>
        <w:rPr>
          <w:rFonts w:ascii="微软雅黑" w:eastAsia="微软雅黑" w:hAnsi="微软雅黑"/>
          <w:color w:val="D4D4D4"/>
          <w:sz w:val="20"/>
        </w:rPr>
        <w:t xml:space="preserve"> </w:t>
      </w:r>
      <w:r>
        <w:rPr>
          <w:rFonts w:ascii="微软雅黑" w:eastAsia="微软雅黑" w:hAnsi="微软雅黑"/>
          <w:color w:val="9CDCFE"/>
          <w:sz w:val="20"/>
        </w:rPr>
        <w:t>from</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9CDCFE"/>
          <w:sz w:val="20"/>
        </w:rPr>
        <w:t>uptodate</w:t>
      </w:r>
      <w:r>
        <w:rPr>
          <w:rFonts w:ascii="微软雅黑" w:eastAsia="微软雅黑" w:hAnsi="微软雅黑"/>
          <w:color w:val="D4D4D4"/>
          <w:sz w:val="20"/>
        </w:rPr>
        <w:t xml:space="preserve"> </w:t>
      </w:r>
      <w:r>
        <w:rPr>
          <w:rFonts w:ascii="微软雅黑" w:eastAsia="微软雅黑" w:hAnsi="微软雅黑"/>
          <w:color w:val="9CDCFE"/>
          <w:sz w:val="20"/>
        </w:rPr>
        <w:t>and</w:t>
      </w:r>
      <w:r>
        <w:rPr>
          <w:rFonts w:ascii="微软雅黑" w:eastAsia="微软雅黑" w:hAnsi="微软雅黑"/>
          <w:color w:val="D4D4D4"/>
          <w:sz w:val="20"/>
        </w:rPr>
        <w:t xml:space="preserve"> </w:t>
      </w:r>
      <w:r>
        <w:rPr>
          <w:rFonts w:ascii="微软雅黑" w:eastAsia="微软雅黑" w:hAnsi="微软雅黑"/>
          <w:color w:val="9CDCFE"/>
          <w:sz w:val="20"/>
        </w:rPr>
        <w:t>dirty</w:t>
      </w:r>
      <w:r>
        <w:rPr>
          <w:rFonts w:ascii="微软雅黑" w:eastAsia="微软雅黑" w:hAnsi="微软雅黑"/>
          <w:color w:val="D4D4D4"/>
          <w:sz w:val="20"/>
        </w:rPr>
        <w:t xml:space="preserve"> </w:t>
      </w:r>
      <w:r>
        <w:rPr>
          <w:rFonts w:ascii="微软雅黑" w:eastAsia="微软雅黑" w:hAnsi="微软雅黑"/>
          <w:color w:val="9CDCFE"/>
          <w:sz w:val="20"/>
        </w:rPr>
        <w:t>flags</w:t>
      </w:r>
    </w:p>
    <w:p w14:paraId="6D51B65C" w14:textId="77777777" w:rsidR="002D4922" w:rsidRDefault="00EA61A5">
      <w:pPr>
        <w:shd w:val="clear" w:color="auto" w:fill="1E1E1E"/>
        <w:spacing w:after="0" w:line="240" w:lineRule="auto"/>
      </w:pPr>
      <w:r>
        <w:rPr>
          <w:rFonts w:ascii="微软雅黑" w:eastAsia="微软雅黑" w:hAnsi="微软雅黑"/>
          <w:color w:val="9CDCFE"/>
          <w:sz w:val="20"/>
        </w:rPr>
        <w:t>initialize</w:t>
      </w:r>
      <w:r>
        <w:rPr>
          <w:rFonts w:ascii="微软雅黑" w:eastAsia="微软雅黑" w:hAnsi="微软雅黑"/>
          <w:color w:val="D4D4D4"/>
          <w:sz w:val="20"/>
        </w:rPr>
        <w:t xml:space="preserve"> </w:t>
      </w:r>
      <w:r>
        <w:rPr>
          <w:rFonts w:ascii="微软雅黑" w:eastAsia="微软雅黑" w:hAnsi="微软雅黑"/>
          <w:color w:val="9CDCFE"/>
          <w:sz w:val="20"/>
        </w:rPr>
        <w:t>F2FS</w:t>
      </w:r>
      <w:r>
        <w:rPr>
          <w:rFonts w:ascii="微软雅黑" w:eastAsia="微软雅黑" w:hAnsi="微软雅黑"/>
          <w:color w:val="D4D4D4"/>
          <w:sz w:val="20"/>
        </w:rPr>
        <w:t xml:space="preserve"> </w:t>
      </w:r>
      <w:r>
        <w:rPr>
          <w:rFonts w:ascii="微软雅黑" w:eastAsia="微软雅黑" w:hAnsi="微软雅黑"/>
          <w:color w:val="9CDCFE"/>
          <w:sz w:val="20"/>
        </w:rPr>
        <w:t>private</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9CDCFE"/>
          <w:sz w:val="20"/>
        </w:rPr>
        <w:t>and</w:t>
      </w:r>
      <w:r>
        <w:rPr>
          <w:rFonts w:ascii="微软雅黑" w:eastAsia="微软雅黑" w:hAnsi="微软雅黑"/>
          <w:color w:val="D4D4D4"/>
          <w:sz w:val="20"/>
        </w:rPr>
        <w:t xml:space="preserve"> </w:t>
      </w:r>
      <w:r>
        <w:rPr>
          <w:rFonts w:ascii="微软雅黑" w:eastAsia="微软雅黑" w:hAnsi="微软雅黑"/>
          <w:color w:val="9CDCFE"/>
          <w:sz w:val="20"/>
        </w:rPr>
        <w:t>pending</w:t>
      </w:r>
      <w:r>
        <w:rPr>
          <w:rFonts w:ascii="微软雅黑" w:eastAsia="微软雅黑" w:hAnsi="微软雅黑"/>
          <w:color w:val="D4D4D4"/>
          <w:sz w:val="20"/>
        </w:rPr>
        <w:t xml:space="preserve"> </w:t>
      </w:r>
      <w:r>
        <w:rPr>
          <w:rFonts w:ascii="微软雅黑" w:eastAsia="微软雅黑" w:hAnsi="微软雅黑"/>
          <w:color w:val="9CDCFE"/>
          <w:sz w:val="20"/>
        </w:rPr>
        <w:t>counters</w:t>
      </w:r>
    </w:p>
    <w:p w14:paraId="72CDC8C0" w14:textId="77777777" w:rsidR="002D4922" w:rsidRDefault="00EA61A5">
      <w:pPr>
        <w:shd w:val="clear" w:color="auto" w:fill="1E1E1E"/>
        <w:spacing w:after="0" w:line="240" w:lineRule="auto"/>
      </w:pPr>
      <w:r>
        <w:rPr>
          <w:rFonts w:ascii="微软雅黑" w:eastAsia="微软雅黑" w:hAnsi="微软雅黑"/>
          <w:color w:val="9CDCFE"/>
          <w:sz w:val="20"/>
        </w:rPr>
        <w:lastRenderedPageBreak/>
        <w:t>attach</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9CDCFE"/>
          <w:sz w:val="20"/>
        </w:rPr>
        <w:t>to</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private</w:t>
      </w:r>
    </w:p>
    <w:p w14:paraId="5B9B6C27" w14:textId="77777777" w:rsidR="002D4922" w:rsidRDefault="00EA61A5">
      <w:pPr>
        <w:shd w:val="clear" w:color="auto" w:fill="1E1E1E"/>
        <w:spacing w:after="0" w:line="240" w:lineRule="auto"/>
      </w:pP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fifs</w:t>
      </w:r>
    </w:p>
    <w:p w14:paraId="7490FE7D" w14:textId="77777777" w:rsidR="002D4922" w:rsidRDefault="00EA61A5">
      <w:pPr>
        <w:spacing w:after="0" w:line="360" w:lineRule="auto"/>
        <w:ind w:firstLine="480"/>
        <w:jc w:val="both"/>
      </w:pPr>
      <w:r>
        <w:rPr>
          <w:rFonts w:ascii="Times New Roman" w:eastAsia="宋体" w:hAnsi="Times New Roman"/>
          <w:sz w:val="24"/>
        </w:rPr>
        <w:t>通过上述流程，</w:t>
      </w:r>
      <w:r>
        <w:rPr>
          <w:rFonts w:ascii="Times New Roman" w:eastAsia="宋体" w:hAnsi="Times New Roman"/>
          <w:sz w:val="24"/>
        </w:rPr>
        <w:t xml:space="preserve">f2fs_ifs_alloc </w:t>
      </w:r>
      <w:r>
        <w:rPr>
          <w:rFonts w:ascii="Times New Roman" w:eastAsia="宋体" w:hAnsi="Times New Roman"/>
          <w:sz w:val="24"/>
        </w:rPr>
        <w:t>把</w:t>
      </w:r>
      <w:r>
        <w:rPr>
          <w:rFonts w:ascii="Times New Roman" w:eastAsia="宋体" w:hAnsi="Times New Roman"/>
          <w:sz w:val="24"/>
        </w:rPr>
        <w:t xml:space="preserve"> folio-&gt;private </w:t>
      </w:r>
      <w:r>
        <w:rPr>
          <w:rFonts w:ascii="Times New Roman" w:eastAsia="宋体" w:hAnsi="Times New Roman"/>
          <w:sz w:val="24"/>
        </w:rPr>
        <w:t>的所有权转换集中到一个入口处理。普通读写路径、写回路径、</w:t>
      </w:r>
      <w:r>
        <w:rPr>
          <w:rFonts w:ascii="Times New Roman" w:eastAsia="宋体" w:hAnsi="Times New Roman"/>
          <w:sz w:val="24"/>
        </w:rPr>
        <w:t xml:space="preserve">GC </w:t>
      </w:r>
      <w:r>
        <w:rPr>
          <w:rFonts w:ascii="Times New Roman" w:eastAsia="宋体" w:hAnsi="Times New Roman"/>
          <w:sz w:val="24"/>
        </w:rPr>
        <w:t>路径和压缩路径不需要分别判断</w:t>
      </w:r>
      <w:r>
        <w:rPr>
          <w:rFonts w:ascii="Times New Roman" w:eastAsia="宋体" w:hAnsi="Times New Roman"/>
          <w:sz w:val="24"/>
        </w:rPr>
        <w:t xml:space="preserve"> folio-&gt;private </w:t>
      </w:r>
      <w:r>
        <w:rPr>
          <w:rFonts w:ascii="Times New Roman" w:eastAsia="宋体" w:hAnsi="Times New Roman"/>
          <w:sz w:val="24"/>
        </w:rPr>
        <w:t>当前属于谁。而是通过</w:t>
      </w:r>
      <w:r>
        <w:rPr>
          <w:rFonts w:ascii="Times New Roman" w:eastAsia="宋体" w:hAnsi="Times New Roman"/>
          <w:sz w:val="24"/>
        </w:rPr>
        <w:t xml:space="preserve"> f2fs_folio_state </w:t>
      </w:r>
      <w:r>
        <w:rPr>
          <w:rFonts w:ascii="Times New Roman" w:eastAsia="宋体" w:hAnsi="Times New Roman"/>
          <w:sz w:val="24"/>
        </w:rPr>
        <w:t>访问统一的状态布局。</w:t>
      </w:r>
    </w:p>
    <w:p w14:paraId="797FF7F2" w14:textId="77777777" w:rsidR="002D4922" w:rsidRDefault="00EA61A5">
      <w:pPr>
        <w:pStyle w:val="31"/>
      </w:pPr>
      <w:bookmarkStart w:id="124" w:name="_Toc229385009"/>
      <w:r>
        <w:rPr>
          <w:rFonts w:ascii="Times New Roman" w:eastAsia="宋体" w:hAnsi="Times New Roman"/>
        </w:rPr>
        <w:t xml:space="preserve">4.3.3 </w:t>
      </w:r>
      <w:r>
        <w:rPr>
          <w:rFonts w:ascii="Times New Roman" w:eastAsia="宋体" w:hAnsi="Times New Roman"/>
        </w:rPr>
        <w:t>读完成计数</w:t>
      </w:r>
      <w:bookmarkEnd w:id="124"/>
    </w:p>
    <w:p w14:paraId="3D57E68A" w14:textId="77777777" w:rsidR="002D4922" w:rsidRDefault="00EA61A5">
      <w:pPr>
        <w:spacing w:after="0" w:line="360" w:lineRule="auto"/>
        <w:ind w:firstLine="480"/>
        <w:jc w:val="both"/>
      </w:pPr>
      <w:r>
        <w:rPr>
          <w:rFonts w:ascii="Times New Roman" w:eastAsia="宋体" w:hAnsi="Times New Roman"/>
          <w:sz w:val="24"/>
        </w:rPr>
        <w:t xml:space="preserve">Large Folio </w:t>
      </w:r>
      <w:r>
        <w:rPr>
          <w:rFonts w:ascii="Times New Roman" w:eastAsia="宋体" w:hAnsi="Times New Roman"/>
          <w:sz w:val="24"/>
        </w:rPr>
        <w:t>中一次读请求可能只覆盖</w:t>
      </w:r>
      <w:r>
        <w:rPr>
          <w:rFonts w:ascii="Times New Roman" w:eastAsia="宋体" w:hAnsi="Times New Roman"/>
          <w:sz w:val="24"/>
        </w:rPr>
        <w:t xml:space="preserve"> folio </w:t>
      </w:r>
      <w:r>
        <w:rPr>
          <w:rFonts w:ascii="Times New Roman" w:eastAsia="宋体" w:hAnsi="Times New Roman"/>
          <w:sz w:val="24"/>
        </w:rPr>
        <w:t>的部分范围，也可能由多个</w:t>
      </w:r>
      <w:r>
        <w:rPr>
          <w:rFonts w:ascii="Times New Roman" w:eastAsia="宋体" w:hAnsi="Times New Roman"/>
          <w:sz w:val="24"/>
        </w:rPr>
        <w:t xml:space="preserve"> bio </w:t>
      </w:r>
      <w:r>
        <w:rPr>
          <w:rFonts w:ascii="Times New Roman" w:eastAsia="宋体" w:hAnsi="Times New Roman"/>
          <w:sz w:val="24"/>
        </w:rPr>
        <w:t>分段完成。若仍然在任意一个</w:t>
      </w:r>
      <w:r>
        <w:rPr>
          <w:rFonts w:ascii="Times New Roman" w:eastAsia="宋体" w:hAnsi="Times New Roman"/>
          <w:sz w:val="24"/>
        </w:rPr>
        <w:t xml:space="preserve"> bio </w:t>
      </w:r>
      <w:r>
        <w:rPr>
          <w:rFonts w:ascii="Times New Roman" w:eastAsia="宋体" w:hAnsi="Times New Roman"/>
          <w:sz w:val="24"/>
        </w:rPr>
        <w:t>完成时直接调用</w:t>
      </w:r>
      <w:r>
        <w:rPr>
          <w:rFonts w:ascii="Times New Roman" w:eastAsia="宋体" w:hAnsi="Times New Roman"/>
          <w:sz w:val="24"/>
        </w:rPr>
        <w:t xml:space="preserve"> folio_end_read</w:t>
      </w:r>
      <w:r>
        <w:rPr>
          <w:rFonts w:ascii="Times New Roman" w:eastAsia="宋体" w:hAnsi="Times New Roman"/>
          <w:sz w:val="24"/>
        </w:rPr>
        <w:t>，就可能提前释放</w:t>
      </w:r>
      <w:r>
        <w:rPr>
          <w:rFonts w:ascii="Times New Roman" w:eastAsia="宋体" w:hAnsi="Times New Roman"/>
          <w:sz w:val="24"/>
        </w:rPr>
        <w:t xml:space="preserve"> folio </w:t>
      </w:r>
      <w:r>
        <w:rPr>
          <w:rFonts w:ascii="Times New Roman" w:eastAsia="宋体" w:hAnsi="Times New Roman"/>
          <w:sz w:val="24"/>
        </w:rPr>
        <w:t>锁或提前把</w:t>
      </w:r>
      <w:r>
        <w:rPr>
          <w:rFonts w:ascii="Times New Roman" w:eastAsia="宋体" w:hAnsi="Times New Roman"/>
          <w:sz w:val="24"/>
        </w:rPr>
        <w:t xml:space="preserve"> folio </w:t>
      </w:r>
      <w:r>
        <w:rPr>
          <w:rFonts w:ascii="Times New Roman" w:eastAsia="宋体" w:hAnsi="Times New Roman"/>
          <w:sz w:val="24"/>
        </w:rPr>
        <w:t>标记为</w:t>
      </w:r>
      <w:r>
        <w:rPr>
          <w:rFonts w:ascii="Times New Roman" w:eastAsia="宋体" w:hAnsi="Times New Roman"/>
          <w:sz w:val="24"/>
        </w:rPr>
        <w:t xml:space="preserve"> uptodate</w:t>
      </w:r>
      <w:r>
        <w:rPr>
          <w:rFonts w:ascii="Times New Roman" w:eastAsia="宋体" w:hAnsi="Times New Roman"/>
          <w:sz w:val="24"/>
        </w:rPr>
        <w:t>。为此，读完成路径使用</w:t>
      </w:r>
      <w:r>
        <w:rPr>
          <w:rFonts w:ascii="Times New Roman" w:eastAsia="宋体" w:hAnsi="Times New Roman"/>
          <w:sz w:val="24"/>
        </w:rPr>
        <w:t xml:space="preserve"> read_bytes_pending </w:t>
      </w:r>
      <w:r>
        <w:rPr>
          <w:rFonts w:ascii="Times New Roman" w:eastAsia="宋体" w:hAnsi="Times New Roman"/>
          <w:sz w:val="24"/>
        </w:rPr>
        <w:t>记录尚未完成的字节数。</w:t>
      </w:r>
    </w:p>
    <w:p w14:paraId="70341E10" w14:textId="77777777" w:rsidR="002D4922" w:rsidRDefault="00EA61A5">
      <w:pPr>
        <w:shd w:val="clear" w:color="auto" w:fill="1E1E1E"/>
        <w:spacing w:after="0" w:line="240" w:lineRule="auto"/>
      </w:pPr>
      <w:r>
        <w:rPr>
          <w:rFonts w:ascii="Consolas" w:eastAsia="微软雅黑" w:hAnsi="Consolas"/>
          <w:color w:val="D4D4D4"/>
          <w:sz w:val="20"/>
        </w:rPr>
        <w:t>/* Source: fs/f2fs/data.c:172-206, f2fs_iomap_finish_folio_read */</w:t>
      </w:r>
    </w:p>
    <w:p w14:paraId="1A72352A" w14:textId="77777777" w:rsidR="002D4922" w:rsidRDefault="00EA61A5">
      <w:pPr>
        <w:shd w:val="clear" w:color="auto" w:fill="1E1E1E"/>
        <w:spacing w:after="0" w:line="240" w:lineRule="auto"/>
      </w:pPr>
      <w:r>
        <w:rPr>
          <w:rFonts w:ascii="微软雅黑" w:eastAsia="微软雅黑" w:hAnsi="微软雅黑"/>
          <w:color w:val="569CD6"/>
          <w:sz w:val="20"/>
        </w:rPr>
        <w:t>void</w:t>
      </w:r>
      <w:r>
        <w:rPr>
          <w:rFonts w:ascii="微软雅黑" w:eastAsia="微软雅黑" w:hAnsi="微软雅黑"/>
          <w:color w:val="D4D4D4"/>
          <w:sz w:val="20"/>
        </w:rPr>
        <w:t xml:space="preserve"> </w:t>
      </w:r>
      <w:r>
        <w:rPr>
          <w:rFonts w:ascii="微软雅黑" w:eastAsia="微软雅黑" w:hAnsi="微软雅黑"/>
          <w:color w:val="DCDCAA"/>
          <w:sz w:val="20"/>
        </w:rPr>
        <w:t>f2fs_iomap_finish_folio_read</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A6E4EB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size_t</w:t>
      </w:r>
      <w:r>
        <w:rPr>
          <w:rFonts w:ascii="微软雅黑" w:eastAsia="微软雅黑" w:hAnsi="微软雅黑"/>
          <w:color w:val="D4D4D4"/>
          <w:sz w:val="20"/>
        </w:rPr>
        <w:t xml:space="preserve"> </w:t>
      </w:r>
      <w:r>
        <w:rPr>
          <w:rFonts w:ascii="微软雅黑" w:eastAsia="微软雅黑" w:hAnsi="微软雅黑"/>
          <w:color w:val="9CDCFE"/>
          <w:sz w:val="20"/>
        </w:rPr>
        <w:t>off</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size_t</w:t>
      </w:r>
      <w:r>
        <w:rPr>
          <w:rFonts w:ascii="微软雅黑" w:eastAsia="微软雅黑" w:hAnsi="微软雅黑"/>
          <w:color w:val="D4D4D4"/>
          <w:sz w:val="20"/>
        </w:rPr>
        <w:t xml:space="preserve"> </w:t>
      </w:r>
      <w:r>
        <w:rPr>
          <w:rFonts w:ascii="微软雅黑" w:eastAsia="微软雅黑" w:hAnsi="微软雅黑"/>
          <w:color w:val="9CDCFE"/>
          <w:sz w:val="20"/>
        </w:rPr>
        <w:t>len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error</w:t>
      </w:r>
      <w:r>
        <w:rPr>
          <w:rFonts w:ascii="微软雅黑" w:eastAsia="微软雅黑" w:hAnsi="微软雅黑"/>
          <w:color w:val="D16969"/>
          <w:sz w:val="20"/>
        </w:rPr>
        <w:t>)</w:t>
      </w:r>
    </w:p>
    <w:p w14:paraId="64CEC71A" w14:textId="77777777" w:rsidR="002D4922" w:rsidRDefault="00EA61A5">
      <w:pPr>
        <w:shd w:val="clear" w:color="auto" w:fill="1E1E1E"/>
        <w:spacing w:after="0" w:line="240" w:lineRule="auto"/>
      </w:pPr>
      <w:r>
        <w:rPr>
          <w:rFonts w:ascii="微软雅黑" w:eastAsia="微软雅黑" w:hAnsi="微软雅黑"/>
          <w:color w:val="D16969"/>
          <w:sz w:val="20"/>
        </w:rPr>
        <w:t>{</w:t>
      </w:r>
    </w:p>
    <w:p w14:paraId="6BB91D9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16969"/>
          <w:sz w:val="20"/>
        </w:rPr>
        <w:t>;</w:t>
      </w:r>
    </w:p>
    <w:p w14:paraId="37B202D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uptodate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error</w:t>
      </w:r>
      <w:r>
        <w:rPr>
          <w:rFonts w:ascii="微软雅黑" w:eastAsia="微软雅黑" w:hAnsi="微软雅黑"/>
          <w:color w:val="D16969"/>
          <w:sz w:val="20"/>
        </w:rPr>
        <w:t>;</w:t>
      </w:r>
    </w:p>
    <w:p w14:paraId="43233CF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finished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39E74B5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942207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8E5847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long</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1817013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596D2A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spin_lock_irqsave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461B4C0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w:t>
      </w:r>
      <w:r>
        <w:rPr>
          <w:rFonts w:ascii="微软雅黑" w:eastAsia="微软雅黑" w:hAnsi="微软雅黑"/>
          <w:color w:val="D16969"/>
          <w:sz w:val="20"/>
        </w:rPr>
        <w:t>;</w:t>
      </w:r>
    </w:p>
    <w:p w14:paraId="20412ED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error</w:t>
      </w:r>
      <w:r>
        <w:rPr>
          <w:rFonts w:ascii="微软雅黑" w:eastAsia="微软雅黑" w:hAnsi="微软雅黑"/>
          <w:color w:val="D16969"/>
          <w:sz w:val="20"/>
        </w:rPr>
        <w:t>)</w:t>
      </w:r>
    </w:p>
    <w:p w14:paraId="7FAFD19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uptodate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ifs_set_range_uptodate</w:t>
      </w:r>
      <w:r>
        <w:rPr>
          <w:rFonts w:ascii="微软雅黑" w:eastAsia="微软雅黑" w:hAnsi="微软雅黑"/>
          <w:color w:val="D16969"/>
          <w:sz w:val="20"/>
        </w:rPr>
        <w:t>(</w:t>
      </w:r>
    </w:p>
    <w:p w14:paraId="1707762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144B8A5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off</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w:t>
      </w:r>
      <w:r>
        <w:rPr>
          <w:rFonts w:ascii="微软雅黑" w:eastAsia="微软雅黑" w:hAnsi="微软雅黑"/>
          <w:color w:val="D16969"/>
          <w:sz w:val="20"/>
        </w:rPr>
        <w:t>);</w:t>
      </w:r>
    </w:p>
    <w:p w14:paraId="3107B20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finished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w:t>
      </w:r>
    </w:p>
    <w:p w14:paraId="0F44AE4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16969"/>
          <w:sz w:val="20"/>
        </w:rPr>
        <w:t>;</w:t>
      </w:r>
    </w:p>
    <w:p w14:paraId="58DD979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spin_unlock_irqrestore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480CE9CC"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272199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finished</w:t>
      </w:r>
      <w:r>
        <w:rPr>
          <w:rFonts w:ascii="微软雅黑" w:eastAsia="微软雅黑" w:hAnsi="微软雅黑"/>
          <w:color w:val="D16969"/>
          <w:sz w:val="20"/>
        </w:rPr>
        <w:t>)</w:t>
      </w:r>
    </w:p>
    <w:p w14:paraId="5E4B9D1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folio_end_read</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uptodate</w:t>
      </w:r>
      <w:r>
        <w:rPr>
          <w:rFonts w:ascii="微软雅黑" w:eastAsia="微软雅黑" w:hAnsi="微软雅黑"/>
          <w:color w:val="D16969"/>
          <w:sz w:val="20"/>
        </w:rPr>
        <w:t>);</w:t>
      </w:r>
    </w:p>
    <w:p w14:paraId="15D5D41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16969"/>
          <w:sz w:val="20"/>
        </w:rPr>
        <w:t>;</w:t>
      </w:r>
    </w:p>
    <w:p w14:paraId="47366FA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0E66A986"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382283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folio_end_read</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error</w:t>
      </w:r>
      <w:r>
        <w:rPr>
          <w:rFonts w:ascii="微软雅黑" w:eastAsia="微软雅黑" w:hAnsi="微软雅黑"/>
          <w:color w:val="D16969"/>
          <w:sz w:val="20"/>
        </w:rPr>
        <w:t>);</w:t>
      </w:r>
    </w:p>
    <w:p w14:paraId="034D71BE" w14:textId="77777777" w:rsidR="002D4922" w:rsidRDefault="00EA61A5">
      <w:pPr>
        <w:shd w:val="clear" w:color="auto" w:fill="1E1E1E"/>
        <w:spacing w:after="0" w:line="240" w:lineRule="auto"/>
      </w:pPr>
      <w:r>
        <w:rPr>
          <w:rFonts w:ascii="微软雅黑" w:eastAsia="微软雅黑" w:hAnsi="微软雅黑"/>
          <w:color w:val="D16969"/>
          <w:sz w:val="20"/>
        </w:rPr>
        <w:t>}</w:t>
      </w:r>
    </w:p>
    <w:p w14:paraId="4D113C7F" w14:textId="77777777" w:rsidR="002D4922" w:rsidRDefault="00EA61A5">
      <w:pPr>
        <w:spacing w:after="0" w:line="360" w:lineRule="auto"/>
        <w:ind w:firstLine="480"/>
        <w:jc w:val="both"/>
        <w:rPr>
          <w:lang w:eastAsia="zh-CN"/>
        </w:rPr>
      </w:pPr>
      <w:r>
        <w:rPr>
          <w:rFonts w:ascii="Times New Roman" w:eastAsia="宋体" w:hAnsi="Times New Roman"/>
          <w:sz w:val="24"/>
        </w:rPr>
        <w:lastRenderedPageBreak/>
        <w:t>该函数根据</w:t>
      </w:r>
      <w:r>
        <w:rPr>
          <w:rFonts w:ascii="Times New Roman" w:eastAsia="宋体" w:hAnsi="Times New Roman"/>
          <w:sz w:val="24"/>
        </w:rPr>
        <w:t xml:space="preserve"> bio </w:t>
      </w:r>
      <w:r>
        <w:rPr>
          <w:rFonts w:ascii="Times New Roman" w:eastAsia="宋体" w:hAnsi="Times New Roman"/>
          <w:sz w:val="24"/>
        </w:rPr>
        <w:t>完成时传入的</w:t>
      </w:r>
      <w:r>
        <w:rPr>
          <w:rFonts w:ascii="Times New Roman" w:eastAsia="宋体" w:hAnsi="Times New Roman"/>
          <w:sz w:val="24"/>
        </w:rPr>
        <w:t xml:space="preserve"> off </w:t>
      </w:r>
      <w:r>
        <w:rPr>
          <w:rFonts w:ascii="Times New Roman" w:eastAsia="宋体" w:hAnsi="Times New Roman"/>
          <w:sz w:val="24"/>
        </w:rPr>
        <w:t>和</w:t>
      </w:r>
      <w:r>
        <w:rPr>
          <w:rFonts w:ascii="Times New Roman" w:eastAsia="宋体" w:hAnsi="Times New Roman"/>
          <w:sz w:val="24"/>
        </w:rPr>
        <w:t xml:space="preserve"> len </w:t>
      </w:r>
      <w:r>
        <w:rPr>
          <w:rFonts w:ascii="Times New Roman" w:eastAsia="宋体" w:hAnsi="Times New Roman"/>
          <w:sz w:val="24"/>
        </w:rPr>
        <w:t>更新</w:t>
      </w:r>
      <w:r>
        <w:rPr>
          <w:rFonts w:ascii="Times New Roman" w:eastAsia="宋体" w:hAnsi="Times New Roman"/>
          <w:sz w:val="24"/>
        </w:rPr>
        <w:t xml:space="preserve"> folio </w:t>
      </w:r>
      <w:r>
        <w:rPr>
          <w:rFonts w:ascii="Times New Roman" w:eastAsia="宋体" w:hAnsi="Times New Roman"/>
          <w:sz w:val="24"/>
        </w:rPr>
        <w:t>内的</w:t>
      </w:r>
      <w:r>
        <w:rPr>
          <w:rFonts w:ascii="Times New Roman" w:eastAsia="宋体" w:hAnsi="Times New Roman"/>
          <w:sz w:val="24"/>
        </w:rPr>
        <w:t xml:space="preserve"> uptodate </w:t>
      </w:r>
      <w:r>
        <w:rPr>
          <w:rFonts w:ascii="Times New Roman" w:eastAsia="宋体" w:hAnsi="Times New Roman"/>
          <w:sz w:val="24"/>
        </w:rPr>
        <w:t>范围，并在所有相关字节完成后调用</w:t>
      </w:r>
      <w:r>
        <w:rPr>
          <w:rFonts w:ascii="Times New Roman" w:eastAsia="宋体" w:hAnsi="Times New Roman"/>
          <w:sz w:val="24"/>
        </w:rPr>
        <w:t xml:space="preserve"> folio_end_read</w:t>
      </w:r>
      <w:r>
        <w:rPr>
          <w:rFonts w:ascii="Times New Roman" w:eastAsia="宋体" w:hAnsi="Times New Roman"/>
          <w:sz w:val="24"/>
        </w:rPr>
        <w:t>。这样，完成路径的判断对象从</w:t>
      </w:r>
      <w:r>
        <w:rPr>
          <w:rFonts w:ascii="Times New Roman" w:eastAsia="宋体" w:hAnsi="Times New Roman"/>
          <w:sz w:val="24"/>
        </w:rPr>
        <w:t>“</w:t>
      </w:r>
      <w:r>
        <w:rPr>
          <w:rFonts w:ascii="Times New Roman" w:eastAsia="宋体" w:hAnsi="Times New Roman"/>
          <w:sz w:val="24"/>
        </w:rPr>
        <w:t>某个</w:t>
      </w:r>
      <w:r>
        <w:rPr>
          <w:rFonts w:ascii="Times New Roman" w:eastAsia="宋体" w:hAnsi="Times New Roman"/>
          <w:sz w:val="24"/>
        </w:rPr>
        <w:t xml:space="preserve"> page </w:t>
      </w:r>
      <w:r>
        <w:rPr>
          <w:rFonts w:ascii="Times New Roman" w:eastAsia="宋体" w:hAnsi="Times New Roman"/>
          <w:sz w:val="24"/>
        </w:rPr>
        <w:t>是否完成</w:t>
      </w:r>
      <w:r>
        <w:rPr>
          <w:rFonts w:ascii="Times New Roman" w:eastAsia="宋体" w:hAnsi="Times New Roman"/>
          <w:sz w:val="24"/>
        </w:rPr>
        <w:t>”</w:t>
      </w:r>
      <w:r>
        <w:rPr>
          <w:rFonts w:ascii="Times New Roman" w:eastAsia="宋体" w:hAnsi="Times New Roman"/>
          <w:sz w:val="24"/>
        </w:rPr>
        <w:t>转为</w:t>
      </w:r>
      <w:r>
        <w:rPr>
          <w:rFonts w:ascii="Times New Roman" w:eastAsia="宋体" w:hAnsi="Times New Roman"/>
          <w:sz w:val="24"/>
        </w:rPr>
        <w:t xml:space="preserve">“folio </w:t>
      </w:r>
      <w:r>
        <w:rPr>
          <w:rFonts w:ascii="Times New Roman" w:eastAsia="宋体" w:hAnsi="Times New Roman"/>
          <w:sz w:val="24"/>
        </w:rPr>
        <w:t>中本次读取覆盖的字节范围是否完成</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lang w:eastAsia="zh-CN"/>
        </w:rPr>
        <w:t>压缩读和普通读都可以复用这一完成语义。</w:t>
      </w:r>
    </w:p>
    <w:p w14:paraId="294AB001" w14:textId="77777777" w:rsidR="002D4922" w:rsidRDefault="00EA61A5">
      <w:pPr>
        <w:pStyle w:val="21"/>
        <w:rPr>
          <w:lang w:eastAsia="zh-CN"/>
        </w:rPr>
      </w:pPr>
      <w:bookmarkStart w:id="125" w:name="_Toc229385010"/>
      <w:r>
        <w:rPr>
          <w:rFonts w:ascii="Times New Roman" w:eastAsia="宋体" w:hAnsi="Times New Roman"/>
          <w:lang w:eastAsia="zh-CN"/>
        </w:rPr>
        <w:t xml:space="preserve">4.4 </w:t>
      </w:r>
      <w:r>
        <w:rPr>
          <w:rFonts w:ascii="Times New Roman" w:eastAsia="宋体" w:hAnsi="Times New Roman"/>
          <w:lang w:eastAsia="zh-CN"/>
        </w:rPr>
        <w:t>脏页写回路径中的粒度控制</w:t>
      </w:r>
      <w:bookmarkEnd w:id="125"/>
    </w:p>
    <w:p w14:paraId="314ED501" w14:textId="77777777" w:rsidR="002D4922" w:rsidRDefault="00EA61A5">
      <w:pPr>
        <w:spacing w:after="0" w:line="360" w:lineRule="auto"/>
        <w:ind w:firstLine="480"/>
        <w:jc w:val="both"/>
      </w:pPr>
      <w:r>
        <w:rPr>
          <w:rFonts w:ascii="Times New Roman" w:eastAsia="宋体" w:hAnsi="Times New Roman"/>
          <w:sz w:val="24"/>
        </w:rPr>
        <w:t>在</w:t>
      </w:r>
      <w:r>
        <w:rPr>
          <w:rFonts w:ascii="Times New Roman" w:eastAsia="宋体" w:hAnsi="Times New Roman"/>
          <w:sz w:val="24"/>
        </w:rPr>
        <w:t xml:space="preserve"> buffered write </w:t>
      </w:r>
      <w:r>
        <w:rPr>
          <w:rFonts w:ascii="Times New Roman" w:eastAsia="宋体" w:hAnsi="Times New Roman"/>
          <w:sz w:val="24"/>
        </w:rPr>
        <w:t>完成后，用户数据首先停留在页缓存中，随后由</w:t>
      </w:r>
      <w:r>
        <w:rPr>
          <w:rFonts w:ascii="Times New Roman" w:eastAsia="宋体" w:hAnsi="Times New Roman"/>
          <w:sz w:val="24"/>
        </w:rPr>
        <w:t xml:space="preserve"> </w:t>
      </w:r>
      <w:r>
        <w:rPr>
          <w:rFonts w:ascii="Times New Roman" w:eastAsia="宋体" w:hAnsi="Times New Roman"/>
          <w:sz w:val="24"/>
        </w:rPr>
        <w:t>写回路径写入磁盘。</w:t>
      </w:r>
      <w:r>
        <w:rPr>
          <w:rFonts w:ascii="Times New Roman" w:eastAsia="宋体" w:hAnsi="Times New Roman"/>
          <w:sz w:val="24"/>
        </w:rPr>
        <w:t xml:space="preserve">Large Folio </w:t>
      </w:r>
      <w:r>
        <w:rPr>
          <w:rFonts w:ascii="Times New Roman" w:eastAsia="宋体" w:hAnsi="Times New Roman"/>
          <w:sz w:val="24"/>
        </w:rPr>
        <w:t>引入后，一个</w:t>
      </w:r>
      <w:r>
        <w:rPr>
          <w:rFonts w:ascii="Times New Roman" w:eastAsia="宋体" w:hAnsi="Times New Roman"/>
          <w:sz w:val="24"/>
        </w:rPr>
        <w:t xml:space="preserve"> folio </w:t>
      </w:r>
      <w:r>
        <w:rPr>
          <w:rFonts w:ascii="Times New Roman" w:eastAsia="宋体" w:hAnsi="Times New Roman"/>
          <w:sz w:val="24"/>
        </w:rPr>
        <w:t>内可能只有部分文件系统块被修改。如果写回阶段直接把整个</w:t>
      </w:r>
      <w:r>
        <w:rPr>
          <w:rFonts w:ascii="Times New Roman" w:eastAsia="宋体" w:hAnsi="Times New Roman"/>
          <w:sz w:val="24"/>
        </w:rPr>
        <w:t xml:space="preserve"> folio </w:t>
      </w:r>
      <w:r>
        <w:rPr>
          <w:rFonts w:ascii="Times New Roman" w:eastAsia="宋体" w:hAnsi="Times New Roman"/>
          <w:sz w:val="24"/>
        </w:rPr>
        <w:t>当作脏数据提交，就会放大</w:t>
      </w:r>
      <w:r>
        <w:rPr>
          <w:rFonts w:ascii="Times New Roman" w:eastAsia="宋体" w:hAnsi="Times New Roman"/>
          <w:sz w:val="24"/>
        </w:rPr>
        <w:t xml:space="preserve"> I/O </w:t>
      </w:r>
      <w:r>
        <w:rPr>
          <w:rFonts w:ascii="Times New Roman" w:eastAsia="宋体" w:hAnsi="Times New Roman"/>
          <w:sz w:val="24"/>
        </w:rPr>
        <w:t>范围，也会影响压缩文件和</w:t>
      </w:r>
      <w:r>
        <w:rPr>
          <w:rFonts w:ascii="Times New Roman" w:eastAsia="宋体" w:hAnsi="Times New Roman"/>
          <w:sz w:val="24"/>
        </w:rPr>
        <w:t xml:space="preserve"> GC </w:t>
      </w:r>
      <w:r>
        <w:rPr>
          <w:rFonts w:ascii="Times New Roman" w:eastAsia="宋体" w:hAnsi="Times New Roman"/>
          <w:sz w:val="24"/>
        </w:rPr>
        <w:t>路径对</w:t>
      </w:r>
      <w:r>
        <w:rPr>
          <w:rFonts w:ascii="Times New Roman" w:eastAsia="宋体" w:hAnsi="Times New Roman"/>
          <w:sz w:val="24"/>
        </w:rPr>
        <w:t xml:space="preserve"> folio </w:t>
      </w:r>
      <w:r>
        <w:rPr>
          <w:rFonts w:ascii="Times New Roman" w:eastAsia="宋体" w:hAnsi="Times New Roman"/>
          <w:sz w:val="24"/>
        </w:rPr>
        <w:t>生命周期的判断。</w:t>
      </w:r>
    </w:p>
    <w:p w14:paraId="384E5B82"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本节的核心是</w:t>
      </w:r>
      <w:r>
        <w:rPr>
          <w:rFonts w:ascii="Times New Roman" w:eastAsia="宋体" w:hAnsi="Times New Roman"/>
          <w:sz w:val="24"/>
          <w:lang w:eastAsia="zh-CN"/>
        </w:rPr>
        <w:t xml:space="preserve"> folio </w:t>
      </w:r>
      <w:r>
        <w:rPr>
          <w:rFonts w:ascii="Times New Roman" w:eastAsia="宋体" w:hAnsi="Times New Roman"/>
          <w:sz w:val="24"/>
          <w:lang w:eastAsia="zh-CN"/>
        </w:rPr>
        <w:t>内脏区定位和子范围写回。</w:t>
      </w:r>
      <w:r>
        <w:rPr>
          <w:rFonts w:ascii="Times New Roman" w:eastAsia="宋体" w:hAnsi="Times New Roman"/>
          <w:sz w:val="24"/>
          <w:lang w:eastAsia="zh-CN"/>
        </w:rPr>
        <w:t xml:space="preserve">F2FS </w:t>
      </w:r>
      <w:r>
        <w:rPr>
          <w:rFonts w:ascii="Times New Roman" w:eastAsia="宋体" w:hAnsi="Times New Roman"/>
          <w:sz w:val="24"/>
          <w:lang w:eastAsia="zh-CN"/>
        </w:rPr>
        <w:t>在</w:t>
      </w:r>
      <w:r>
        <w:rPr>
          <w:rFonts w:ascii="Times New Roman" w:eastAsia="宋体" w:hAnsi="Times New Roman"/>
          <w:sz w:val="24"/>
          <w:lang w:eastAsia="zh-CN"/>
        </w:rPr>
        <w:t xml:space="preserve"> f2fs_write_cache_folios </w:t>
      </w:r>
      <w:r>
        <w:rPr>
          <w:rFonts w:ascii="Times New Roman" w:eastAsia="宋体" w:hAnsi="Times New Roman"/>
          <w:sz w:val="24"/>
          <w:lang w:eastAsia="zh-CN"/>
        </w:rPr>
        <w:t>中使用</w:t>
      </w:r>
      <w:r>
        <w:rPr>
          <w:rFonts w:ascii="Times New Roman" w:eastAsia="宋体" w:hAnsi="Times New Roman"/>
          <w:sz w:val="24"/>
          <w:lang w:eastAsia="zh-CN"/>
        </w:rPr>
        <w:t xml:space="preserve"> writeback_iter </w:t>
      </w:r>
      <w:r>
        <w:rPr>
          <w:rFonts w:ascii="Times New Roman" w:eastAsia="宋体" w:hAnsi="Times New Roman"/>
          <w:sz w:val="24"/>
          <w:lang w:eastAsia="zh-CN"/>
        </w:rPr>
        <w:t>遍历待写回</w:t>
      </w:r>
      <w:r>
        <w:rPr>
          <w:rFonts w:ascii="Times New Roman" w:eastAsia="宋体" w:hAnsi="Times New Roman"/>
          <w:sz w:val="24"/>
          <w:lang w:eastAsia="zh-CN"/>
        </w:rPr>
        <w:t xml:space="preserve"> folio</w:t>
      </w:r>
      <w:r>
        <w:rPr>
          <w:rFonts w:ascii="Times New Roman" w:eastAsia="宋体" w:hAnsi="Times New Roman"/>
          <w:sz w:val="24"/>
          <w:lang w:eastAsia="zh-CN"/>
        </w:rPr>
        <w:t>。再通过</w:t>
      </w:r>
      <w:r>
        <w:rPr>
          <w:rFonts w:ascii="Times New Roman" w:eastAsia="宋体" w:hAnsi="Times New Roman"/>
          <w:sz w:val="24"/>
          <w:lang w:eastAsia="zh-CN"/>
        </w:rPr>
        <w:t xml:space="preserve"> f2fs_iomap_find_dirty_range </w:t>
      </w:r>
      <w:r>
        <w:rPr>
          <w:rFonts w:ascii="Times New Roman" w:eastAsia="宋体" w:hAnsi="Times New Roman"/>
          <w:sz w:val="24"/>
          <w:lang w:eastAsia="zh-CN"/>
        </w:rPr>
        <w:t>查找</w:t>
      </w:r>
      <w:r>
        <w:rPr>
          <w:rFonts w:ascii="Times New Roman" w:eastAsia="宋体" w:hAnsi="Times New Roman"/>
          <w:sz w:val="24"/>
          <w:lang w:eastAsia="zh-CN"/>
        </w:rPr>
        <w:t xml:space="preserve"> folio </w:t>
      </w:r>
      <w:r>
        <w:rPr>
          <w:rFonts w:ascii="Times New Roman" w:eastAsia="宋体" w:hAnsi="Times New Roman"/>
          <w:sz w:val="24"/>
          <w:lang w:eastAsia="zh-CN"/>
        </w:rPr>
        <w:t>内的脏区间。普通文件脏区交给</w:t>
      </w:r>
      <w:r>
        <w:rPr>
          <w:rFonts w:ascii="Times New Roman" w:eastAsia="宋体" w:hAnsi="Times New Roman"/>
          <w:sz w:val="24"/>
          <w:lang w:eastAsia="zh-CN"/>
        </w:rPr>
        <w:t xml:space="preserve"> f2fs_write_single_data_folio </w:t>
      </w:r>
      <w:r>
        <w:rPr>
          <w:rFonts w:ascii="Times New Roman" w:eastAsia="宋体" w:hAnsi="Times New Roman"/>
          <w:sz w:val="24"/>
          <w:lang w:eastAsia="zh-CN"/>
        </w:rPr>
        <w:t>提交；压缩文件脏区则先进入压缩上下文。由后续压缩写回路径统一处理。</w:t>
      </w:r>
    </w:p>
    <w:p w14:paraId="31196364" w14:textId="77777777" w:rsidR="002D4922" w:rsidRDefault="00EA61A5">
      <w:pPr>
        <w:pStyle w:val="31"/>
        <w:rPr>
          <w:lang w:eastAsia="zh-CN"/>
        </w:rPr>
      </w:pPr>
      <w:bookmarkStart w:id="126" w:name="_Toc229385011"/>
      <w:r>
        <w:rPr>
          <w:rFonts w:ascii="Times New Roman" w:eastAsia="宋体" w:hAnsi="Times New Roman"/>
          <w:lang w:eastAsia="zh-CN"/>
        </w:rPr>
        <w:t xml:space="preserve">4.4.1 </w:t>
      </w:r>
      <w:r>
        <w:rPr>
          <w:rFonts w:ascii="Times New Roman" w:eastAsia="宋体" w:hAnsi="Times New Roman"/>
          <w:lang w:eastAsia="zh-CN"/>
        </w:rPr>
        <w:t>从逐页写回到</w:t>
      </w:r>
      <w:r>
        <w:rPr>
          <w:rFonts w:ascii="Times New Roman" w:eastAsia="宋体" w:hAnsi="Times New Roman"/>
          <w:lang w:eastAsia="zh-CN"/>
        </w:rPr>
        <w:t xml:space="preserve"> Folio </w:t>
      </w:r>
      <w:r>
        <w:rPr>
          <w:rFonts w:ascii="Times New Roman" w:eastAsia="宋体" w:hAnsi="Times New Roman"/>
          <w:lang w:eastAsia="zh-CN"/>
        </w:rPr>
        <w:t>内脏区定位</w:t>
      </w:r>
      <w:bookmarkEnd w:id="126"/>
    </w:p>
    <w:p w14:paraId="3606D303"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原有</w:t>
      </w:r>
      <w:r>
        <w:rPr>
          <w:rFonts w:ascii="Times New Roman" w:eastAsia="宋体" w:hAnsi="Times New Roman"/>
          <w:sz w:val="24"/>
          <w:lang w:eastAsia="zh-CN"/>
        </w:rPr>
        <w:t xml:space="preserve"> f2fs_write_cache_pages </w:t>
      </w:r>
      <w:r>
        <w:rPr>
          <w:rFonts w:ascii="Times New Roman" w:eastAsia="宋体" w:hAnsi="Times New Roman"/>
          <w:sz w:val="24"/>
          <w:lang w:eastAsia="zh-CN"/>
        </w:rPr>
        <w:t>来自通用</w:t>
      </w:r>
      <w:r>
        <w:rPr>
          <w:rFonts w:ascii="Times New Roman" w:eastAsia="宋体" w:hAnsi="Times New Roman"/>
          <w:sz w:val="24"/>
          <w:lang w:eastAsia="zh-CN"/>
        </w:rPr>
        <w:t xml:space="preserve"> write_cache_pages </w:t>
      </w:r>
      <w:r>
        <w:rPr>
          <w:rFonts w:ascii="Times New Roman" w:eastAsia="宋体" w:hAnsi="Times New Roman"/>
          <w:sz w:val="24"/>
          <w:lang w:eastAsia="zh-CN"/>
        </w:rPr>
        <w:t>的改造版本。该路径先通过</w:t>
      </w:r>
      <w:r>
        <w:rPr>
          <w:rFonts w:ascii="Times New Roman" w:eastAsia="宋体" w:hAnsi="Times New Roman"/>
          <w:sz w:val="24"/>
          <w:lang w:eastAsia="zh-CN"/>
        </w:rPr>
        <w:t xml:space="preserve"> filemap_get_folios_tag </w:t>
      </w:r>
      <w:r>
        <w:rPr>
          <w:rFonts w:ascii="Times New Roman" w:eastAsia="宋体" w:hAnsi="Times New Roman"/>
          <w:sz w:val="24"/>
          <w:lang w:eastAsia="zh-CN"/>
        </w:rPr>
        <w:t>找到带</w:t>
      </w:r>
      <w:r>
        <w:rPr>
          <w:rFonts w:ascii="Times New Roman" w:eastAsia="宋体" w:hAnsi="Times New Roman"/>
          <w:sz w:val="24"/>
          <w:lang w:eastAsia="zh-CN"/>
        </w:rPr>
        <w:t xml:space="preserve"> dirty </w:t>
      </w:r>
      <w:r>
        <w:rPr>
          <w:rFonts w:ascii="Times New Roman" w:eastAsia="宋体" w:hAnsi="Times New Roman"/>
          <w:sz w:val="24"/>
          <w:lang w:eastAsia="zh-CN"/>
        </w:rPr>
        <w:t>标记的</w:t>
      </w:r>
      <w:r>
        <w:rPr>
          <w:rFonts w:ascii="Times New Roman" w:eastAsia="宋体" w:hAnsi="Times New Roman"/>
          <w:sz w:val="24"/>
          <w:lang w:eastAsia="zh-CN"/>
        </w:rPr>
        <w:t xml:space="preserve"> folio</w:t>
      </w:r>
      <w:r>
        <w:rPr>
          <w:rFonts w:ascii="Times New Roman" w:eastAsia="宋体" w:hAnsi="Times New Roman"/>
          <w:sz w:val="24"/>
          <w:lang w:eastAsia="zh-CN"/>
        </w:rPr>
        <w:t>，再把每个</w:t>
      </w:r>
      <w:r>
        <w:rPr>
          <w:rFonts w:ascii="Times New Roman" w:eastAsia="宋体" w:hAnsi="Times New Roman"/>
          <w:sz w:val="24"/>
          <w:lang w:eastAsia="zh-CN"/>
        </w:rPr>
        <w:t xml:space="preserve"> folio </w:t>
      </w:r>
      <w:r>
        <w:rPr>
          <w:rFonts w:ascii="Times New Roman" w:eastAsia="宋体" w:hAnsi="Times New Roman"/>
          <w:sz w:val="24"/>
          <w:lang w:eastAsia="zh-CN"/>
        </w:rPr>
        <w:t>展开为</w:t>
      </w:r>
      <w:r>
        <w:rPr>
          <w:rFonts w:ascii="Times New Roman" w:eastAsia="宋体" w:hAnsi="Times New Roman"/>
          <w:sz w:val="24"/>
          <w:lang w:eastAsia="zh-CN"/>
        </w:rPr>
        <w:t xml:space="preserve"> page </w:t>
      </w:r>
      <w:r>
        <w:rPr>
          <w:rFonts w:ascii="Times New Roman" w:eastAsia="宋体" w:hAnsi="Times New Roman"/>
          <w:sz w:val="24"/>
          <w:lang w:eastAsia="zh-CN"/>
        </w:rPr>
        <w:t>数组。这种处理在</w:t>
      </w:r>
      <w:r>
        <w:rPr>
          <w:rFonts w:ascii="Times New Roman" w:eastAsia="宋体" w:hAnsi="Times New Roman"/>
          <w:sz w:val="24"/>
          <w:lang w:eastAsia="zh-CN"/>
        </w:rPr>
        <w:t xml:space="preserve"> page </w:t>
      </w:r>
      <w:r>
        <w:rPr>
          <w:rFonts w:ascii="Times New Roman" w:eastAsia="宋体" w:hAnsi="Times New Roman"/>
          <w:sz w:val="24"/>
          <w:lang w:eastAsia="zh-CN"/>
        </w:rPr>
        <w:t>粒度路径中可以工作，但在</w:t>
      </w:r>
      <w:r>
        <w:rPr>
          <w:rFonts w:ascii="Times New Roman" w:eastAsia="宋体" w:hAnsi="Times New Roman"/>
          <w:sz w:val="24"/>
          <w:lang w:eastAsia="zh-CN"/>
        </w:rPr>
        <w:t xml:space="preserve"> Large Folio </w:t>
      </w:r>
      <w:r>
        <w:rPr>
          <w:rFonts w:ascii="Times New Roman" w:eastAsia="宋体" w:hAnsi="Times New Roman"/>
          <w:sz w:val="24"/>
          <w:lang w:eastAsia="zh-CN"/>
        </w:rPr>
        <w:t>中会把一个</w:t>
      </w:r>
      <w:r>
        <w:rPr>
          <w:rFonts w:ascii="Times New Roman" w:eastAsia="宋体" w:hAnsi="Times New Roman"/>
          <w:sz w:val="24"/>
          <w:lang w:eastAsia="zh-CN"/>
        </w:rPr>
        <w:t xml:space="preserve"> folio </w:t>
      </w:r>
      <w:r>
        <w:rPr>
          <w:rFonts w:ascii="Times New Roman" w:eastAsia="宋体" w:hAnsi="Times New Roman"/>
          <w:sz w:val="24"/>
          <w:lang w:eastAsia="zh-CN"/>
        </w:rPr>
        <w:t>内的多个子页重新拆散。</w:t>
      </w:r>
    </w:p>
    <w:p w14:paraId="3ED9F235" w14:textId="77777777" w:rsidR="002D4922" w:rsidRDefault="00EA61A5">
      <w:pPr>
        <w:shd w:val="clear" w:color="auto" w:fill="1E1E1E"/>
        <w:spacing w:after="0" w:line="240" w:lineRule="auto"/>
      </w:pPr>
      <w:r>
        <w:rPr>
          <w:rFonts w:ascii="Consolas" w:eastAsia="微软雅黑" w:hAnsi="Consolas"/>
          <w:color w:val="D4D4D4"/>
          <w:sz w:val="20"/>
        </w:rPr>
        <w:t>/* Source: fs/f2fs/data.c:3666-3791, f2fs_write_cache_pages */</w:t>
      </w:r>
    </w:p>
    <w:p w14:paraId="4A2DA61B" w14:textId="77777777" w:rsidR="002D4922" w:rsidRDefault="00EA61A5">
      <w:pPr>
        <w:shd w:val="clear" w:color="auto" w:fill="1E1E1E"/>
        <w:spacing w:after="0" w:line="240" w:lineRule="auto"/>
      </w:pPr>
      <w:r>
        <w:rPr>
          <w:rFonts w:ascii="微软雅黑" w:eastAsia="微软雅黑" w:hAnsi="微软雅黑"/>
          <w:color w:val="9CDCFE"/>
          <w:sz w:val="20"/>
        </w:rPr>
        <w:t>nr_folios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filemap_get_folios_tag</w:t>
      </w:r>
      <w:r>
        <w:rPr>
          <w:rFonts w:ascii="微软雅黑" w:eastAsia="微软雅黑" w:hAnsi="微软雅黑"/>
          <w:color w:val="D16969"/>
          <w:sz w:val="20"/>
        </w:rPr>
        <w:t>(</w:t>
      </w:r>
      <w:r>
        <w:rPr>
          <w:rFonts w:ascii="微软雅黑" w:eastAsia="微软雅黑" w:hAnsi="微软雅黑"/>
          <w:color w:val="9CDCFE"/>
          <w:sz w:val="20"/>
        </w:rPr>
        <w:t>mapping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index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end</w:t>
      </w:r>
      <w:r>
        <w:rPr>
          <w:rFonts w:ascii="微软雅黑" w:eastAsia="微软雅黑" w:hAnsi="微软雅黑"/>
          <w:color w:val="D16969"/>
          <w:sz w:val="20"/>
        </w:rPr>
        <w:t>,</w:t>
      </w:r>
    </w:p>
    <w:p w14:paraId="544A454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tag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fbatch</w:t>
      </w:r>
      <w:r>
        <w:rPr>
          <w:rFonts w:ascii="微软雅黑" w:eastAsia="微软雅黑" w:hAnsi="微软雅黑"/>
          <w:color w:val="D16969"/>
          <w:sz w:val="20"/>
        </w:rPr>
        <w:t>);</w:t>
      </w:r>
    </w:p>
    <w:p w14:paraId="404FBA96" w14:textId="77777777" w:rsidR="002D4922" w:rsidRDefault="00EA61A5">
      <w:pPr>
        <w:shd w:val="clear" w:color="auto" w:fill="1E1E1E"/>
        <w:spacing w:after="0" w:line="240" w:lineRule="auto"/>
      </w:pP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nr_folios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DB5DC8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fbatch</w:t>
      </w:r>
      <w:r>
        <w:rPr>
          <w:rFonts w:ascii="微软雅黑" w:eastAsia="微软雅黑" w:hAnsi="微软雅黑"/>
          <w:color w:val="D16969"/>
          <w:sz w:val="20"/>
        </w:rPr>
        <w:t>.</w:t>
      </w:r>
      <w:r>
        <w:rPr>
          <w:rFonts w:ascii="微软雅黑" w:eastAsia="微软雅黑" w:hAnsi="微软雅黑"/>
          <w:color w:val="9CDCFE"/>
          <w:sz w:val="20"/>
        </w:rPr>
        <w:t>folios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p>
    <w:p w14:paraId="54D98D7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915F6F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AAF18B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folio_nr_pages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4A5357C1" w14:textId="77777777" w:rsidR="002D4922" w:rsidRDefault="00EA61A5">
      <w:pPr>
        <w:shd w:val="clear" w:color="auto" w:fill="1E1E1E"/>
        <w:spacing w:after="0" w:line="240" w:lineRule="auto"/>
      </w:pPr>
      <w:r>
        <w:rPr>
          <w:rFonts w:ascii="微软雅黑" w:eastAsia="微软雅黑" w:hAnsi="微软雅黑"/>
          <w:color w:val="9CDCFE"/>
          <w:sz w:val="20"/>
        </w:rPr>
        <w:t>add_more</w:t>
      </w:r>
      <w:r>
        <w:rPr>
          <w:rFonts w:ascii="微软雅黑" w:eastAsia="微软雅黑" w:hAnsi="微软雅黑"/>
          <w:color w:val="D16969"/>
          <w:sz w:val="20"/>
        </w:rPr>
        <w:t>:</w:t>
      </w:r>
    </w:p>
    <w:p w14:paraId="7A5A60F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pages</w:t>
      </w:r>
      <w:r>
        <w:rPr>
          <w:rFonts w:ascii="微软雅黑" w:eastAsia="微软雅黑" w:hAnsi="微软雅黑"/>
          <w:color w:val="D16969"/>
          <w:sz w:val="20"/>
        </w:rPr>
        <w:t>[</w:t>
      </w:r>
      <w:r>
        <w:rPr>
          <w:rFonts w:ascii="微软雅黑" w:eastAsia="微软雅黑" w:hAnsi="微软雅黑"/>
          <w:color w:val="9CDCFE"/>
          <w:sz w:val="20"/>
        </w:rPr>
        <w:t>nr_pages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folio_page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idx</w:t>
      </w:r>
      <w:r>
        <w:rPr>
          <w:rFonts w:ascii="微软雅黑" w:eastAsia="微软雅黑" w:hAnsi="微软雅黑"/>
          <w:color w:val="D16969"/>
          <w:sz w:val="20"/>
        </w:rPr>
        <w:t>);</w:t>
      </w:r>
    </w:p>
    <w:p w14:paraId="7846424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folio_get</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3A6AD0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nr_pages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max_pages</w:t>
      </w:r>
      <w:r>
        <w:rPr>
          <w:rFonts w:ascii="微软雅黑" w:eastAsia="微软雅黑" w:hAnsi="微软雅黑"/>
          <w:color w:val="D16969"/>
          <w:sz w:val="20"/>
        </w:rPr>
        <w:t>)</w:t>
      </w:r>
    </w:p>
    <w:p w14:paraId="2ED1802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write</w:t>
      </w:r>
      <w:r>
        <w:rPr>
          <w:rFonts w:ascii="微软雅黑" w:eastAsia="微软雅黑" w:hAnsi="微软雅黑"/>
          <w:color w:val="D16969"/>
          <w:sz w:val="20"/>
        </w:rPr>
        <w:t>;</w:t>
      </w:r>
    </w:p>
    <w:p w14:paraId="362F558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idx</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p</w:t>
      </w:r>
      <w:r>
        <w:rPr>
          <w:rFonts w:ascii="微软雅黑" w:eastAsia="微软雅黑" w:hAnsi="微软雅黑"/>
          <w:color w:val="D16969"/>
          <w:sz w:val="20"/>
        </w:rPr>
        <w:t>)</w:t>
      </w:r>
    </w:p>
    <w:p w14:paraId="50F1F13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add_more</w:t>
      </w:r>
      <w:r>
        <w:rPr>
          <w:rFonts w:ascii="微软雅黑" w:eastAsia="微软雅黑" w:hAnsi="微软雅黑"/>
          <w:color w:val="D16969"/>
          <w:sz w:val="20"/>
        </w:rPr>
        <w:t>;</w:t>
      </w:r>
    </w:p>
    <w:p w14:paraId="6CBEBF03" w14:textId="77777777" w:rsidR="002D4922" w:rsidRDefault="00EA61A5">
      <w:pPr>
        <w:shd w:val="clear" w:color="auto" w:fill="1E1E1E"/>
        <w:spacing w:after="0" w:line="240" w:lineRule="auto"/>
      </w:pPr>
      <w:r>
        <w:rPr>
          <w:rFonts w:ascii="微软雅黑" w:eastAsia="微软雅黑" w:hAnsi="微软雅黑"/>
          <w:color w:val="D16969"/>
          <w:sz w:val="20"/>
        </w:rPr>
        <w:t>}</w:t>
      </w:r>
    </w:p>
    <w:p w14:paraId="6CB2CA9A" w14:textId="77777777" w:rsidR="002D4922" w:rsidRDefault="00EA61A5">
      <w:pPr>
        <w:shd w:val="clear" w:color="auto" w:fill="1E1E1E"/>
        <w:spacing w:after="0" w:line="240" w:lineRule="auto"/>
      </w:pPr>
      <w:r>
        <w:rPr>
          <w:rFonts w:ascii="微软雅黑" w:eastAsia="微软雅黑" w:hAnsi="微软雅黑"/>
          <w:color w:val="D4D4D4"/>
          <w:sz w:val="20"/>
        </w:rPr>
        <w:lastRenderedPageBreak/>
        <w:t xml:space="preserve"> </w:t>
      </w:r>
    </w:p>
    <w:p w14:paraId="2213612B" w14:textId="77777777" w:rsidR="002D4922" w:rsidRDefault="00EA61A5">
      <w:pPr>
        <w:shd w:val="clear" w:color="auto" w:fill="1E1E1E"/>
        <w:spacing w:after="0" w:line="240" w:lineRule="auto"/>
      </w:pPr>
      <w:r>
        <w:rPr>
          <w:rFonts w:ascii="微软雅黑" w:eastAsia="微软雅黑" w:hAnsi="微软雅黑"/>
          <w:color w:val="9CDCFE"/>
          <w:sz w:val="20"/>
        </w:rPr>
        <w:t>write</w:t>
      </w:r>
      <w:r>
        <w:rPr>
          <w:rFonts w:ascii="微软雅黑" w:eastAsia="微软雅黑" w:hAnsi="微软雅黑"/>
          <w:color w:val="D16969"/>
          <w:sz w:val="20"/>
        </w:rPr>
        <w:t>:</w:t>
      </w:r>
    </w:p>
    <w:p w14:paraId="5C8385C3" w14:textId="77777777" w:rsidR="002D4922" w:rsidRDefault="00EA61A5">
      <w:pPr>
        <w:shd w:val="clear" w:color="auto" w:fill="1E1E1E"/>
        <w:spacing w:after="0" w:line="240" w:lineRule="auto"/>
      </w:pP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nr_pages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CAF6D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pages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p>
    <w:p w14:paraId="30FCEB7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page_folio</w:t>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16969"/>
          <w:sz w:val="20"/>
        </w:rPr>
        <w:t>);</w:t>
      </w:r>
    </w:p>
    <w:p w14:paraId="71E1CE9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EBFE7B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32A89B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folio_clear_dirty_for_io</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31F1162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continue</w:t>
      </w:r>
      <w:r>
        <w:rPr>
          <w:rFonts w:ascii="微软雅黑" w:eastAsia="微软雅黑" w:hAnsi="微软雅黑"/>
          <w:color w:val="D16969"/>
          <w:sz w:val="20"/>
        </w:rPr>
        <w:t>;</w:t>
      </w:r>
    </w:p>
    <w:p w14:paraId="08EBC19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76F900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f2fs_write_single_data_page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submitted</w:t>
      </w:r>
      <w:r>
        <w:rPr>
          <w:rFonts w:ascii="微软雅黑" w:eastAsia="微软雅黑" w:hAnsi="微软雅黑"/>
          <w:color w:val="D16969"/>
          <w:sz w:val="20"/>
        </w:rPr>
        <w:t>,</w:t>
      </w:r>
    </w:p>
    <w:p w14:paraId="6DF46CB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&amp;</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last_block</w:t>
      </w:r>
      <w:r>
        <w:rPr>
          <w:rFonts w:ascii="微软雅黑" w:eastAsia="微软雅黑" w:hAnsi="微软雅黑"/>
          <w:color w:val="D16969"/>
          <w:sz w:val="20"/>
        </w:rPr>
        <w:t>,</w:t>
      </w:r>
    </w:p>
    <w:p w14:paraId="54FCDB4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03758220" w14:textId="77777777" w:rsidR="002D4922" w:rsidRDefault="00EA61A5">
      <w:pPr>
        <w:shd w:val="clear" w:color="auto" w:fill="1E1E1E"/>
        <w:spacing w:after="0" w:line="240" w:lineRule="auto"/>
        <w:rPr>
          <w:lang w:eastAsia="zh-CN"/>
        </w:rPr>
      </w:pPr>
      <w:r>
        <w:rPr>
          <w:rFonts w:ascii="微软雅黑" w:eastAsia="微软雅黑" w:hAnsi="微软雅黑"/>
          <w:color w:val="D16969"/>
          <w:sz w:val="20"/>
          <w:lang w:eastAsia="zh-CN"/>
        </w:rPr>
        <w:t>}</w:t>
      </w:r>
    </w:p>
    <w:p w14:paraId="4E0DA9BD"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这种</w:t>
      </w:r>
      <w:r>
        <w:rPr>
          <w:rFonts w:ascii="Times New Roman" w:eastAsia="宋体" w:hAnsi="Times New Roman"/>
          <w:sz w:val="24"/>
          <w:lang w:eastAsia="zh-CN"/>
        </w:rPr>
        <w:t xml:space="preserve"> subpage </w:t>
      </w:r>
      <w:r>
        <w:rPr>
          <w:rFonts w:ascii="Times New Roman" w:eastAsia="宋体" w:hAnsi="Times New Roman"/>
          <w:sz w:val="24"/>
          <w:lang w:eastAsia="zh-CN"/>
        </w:rPr>
        <w:t>拆分会带来几类直接后果：</w:t>
      </w:r>
    </w:p>
    <w:p w14:paraId="7D35A6A0" w14:textId="77777777" w:rsidR="002D4922" w:rsidRDefault="00EA61A5">
      <w:pPr>
        <w:spacing w:after="0" w:line="360" w:lineRule="auto"/>
        <w:ind w:left="480" w:firstLine="480"/>
        <w:jc w:val="both"/>
      </w:pPr>
      <w:r>
        <w:rPr>
          <w:rFonts w:ascii="Times New Roman" w:eastAsia="宋体" w:hAnsi="Times New Roman"/>
          <w:sz w:val="24"/>
        </w:rPr>
        <w:t>脏区信息被粗化。旧路径通过</w:t>
      </w:r>
      <w:r>
        <w:rPr>
          <w:rFonts w:ascii="Times New Roman" w:eastAsia="宋体" w:hAnsi="Times New Roman"/>
          <w:sz w:val="24"/>
        </w:rPr>
        <w:t xml:space="preserve"> folio_clear_dirty_for_io </w:t>
      </w:r>
      <w:r>
        <w:rPr>
          <w:rFonts w:ascii="Times New Roman" w:eastAsia="宋体" w:hAnsi="Times New Roman"/>
          <w:sz w:val="24"/>
        </w:rPr>
        <w:t>清除</w:t>
      </w:r>
      <w:r>
        <w:rPr>
          <w:rFonts w:ascii="Times New Roman" w:eastAsia="宋体" w:hAnsi="Times New Roman"/>
          <w:sz w:val="24"/>
        </w:rPr>
        <w:t xml:space="preserve"> folio </w:t>
      </w:r>
      <w:r>
        <w:rPr>
          <w:rFonts w:ascii="Times New Roman" w:eastAsia="宋体" w:hAnsi="Times New Roman"/>
          <w:sz w:val="24"/>
        </w:rPr>
        <w:t>的</w:t>
      </w:r>
      <w:r>
        <w:rPr>
          <w:rFonts w:ascii="Times New Roman" w:eastAsia="宋体" w:hAnsi="Times New Roman"/>
          <w:sz w:val="24"/>
        </w:rPr>
        <w:t xml:space="preserve"> dirty </w:t>
      </w:r>
      <w:r>
        <w:rPr>
          <w:rFonts w:ascii="Times New Roman" w:eastAsia="宋体" w:hAnsi="Times New Roman"/>
          <w:sz w:val="24"/>
        </w:rPr>
        <w:t>状态。而不是在</w:t>
      </w:r>
      <w:r>
        <w:rPr>
          <w:rFonts w:ascii="Times New Roman" w:eastAsia="宋体" w:hAnsi="Times New Roman"/>
          <w:sz w:val="24"/>
        </w:rPr>
        <w:t xml:space="preserve"> folio </w:t>
      </w:r>
      <w:r>
        <w:rPr>
          <w:rFonts w:ascii="Times New Roman" w:eastAsia="宋体" w:hAnsi="Times New Roman"/>
          <w:sz w:val="24"/>
        </w:rPr>
        <w:t>内保存</w:t>
      </w:r>
      <w:r>
        <w:rPr>
          <w:rFonts w:ascii="Times New Roman" w:eastAsia="宋体" w:hAnsi="Times New Roman"/>
          <w:sz w:val="24"/>
        </w:rPr>
        <w:t xml:space="preserve"> dirty bitmap</w:t>
      </w:r>
      <w:r>
        <w:rPr>
          <w:rFonts w:ascii="Times New Roman" w:eastAsia="宋体" w:hAnsi="Times New Roman"/>
          <w:sz w:val="24"/>
        </w:rPr>
        <w:t>。若一个高阶</w:t>
      </w:r>
      <w:r>
        <w:rPr>
          <w:rFonts w:ascii="Times New Roman" w:eastAsia="宋体" w:hAnsi="Times New Roman"/>
          <w:sz w:val="24"/>
        </w:rPr>
        <w:t xml:space="preserve"> folio </w:t>
      </w:r>
      <w:r>
        <w:rPr>
          <w:rFonts w:ascii="Times New Roman" w:eastAsia="宋体" w:hAnsi="Times New Roman"/>
          <w:sz w:val="24"/>
        </w:rPr>
        <w:t>只有部分块被修改，旧路径无法把</w:t>
      </w:r>
      <w:r>
        <w:rPr>
          <w:rFonts w:ascii="Times New Roman" w:eastAsia="宋体" w:hAnsi="Times New Roman"/>
          <w:sz w:val="24"/>
        </w:rPr>
        <w:t>“</w:t>
      </w:r>
      <w:r>
        <w:rPr>
          <w:rFonts w:ascii="Times New Roman" w:eastAsia="宋体" w:hAnsi="Times New Roman"/>
          <w:sz w:val="24"/>
        </w:rPr>
        <w:t>哪些块需要写回</w:t>
      </w:r>
      <w:r>
        <w:rPr>
          <w:rFonts w:ascii="Times New Roman" w:eastAsia="宋体" w:hAnsi="Times New Roman"/>
          <w:sz w:val="24"/>
        </w:rPr>
        <w:t>”</w:t>
      </w:r>
      <w:r>
        <w:rPr>
          <w:rFonts w:ascii="Times New Roman" w:eastAsia="宋体" w:hAnsi="Times New Roman"/>
          <w:sz w:val="24"/>
        </w:rPr>
        <w:t>继续传递到提交阶段。</w:t>
      </w:r>
    </w:p>
    <w:p w14:paraId="0E4648B5"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子页身份在提交阶段丢失。外层虽然把</w:t>
      </w:r>
      <w:r>
        <w:rPr>
          <w:rFonts w:ascii="Times New Roman" w:eastAsia="宋体" w:hAnsi="Times New Roman"/>
          <w:sz w:val="24"/>
          <w:lang w:eastAsia="zh-CN"/>
        </w:rPr>
        <w:t xml:space="preserve"> folio </w:t>
      </w:r>
      <w:r>
        <w:rPr>
          <w:rFonts w:ascii="Times New Roman" w:eastAsia="宋体" w:hAnsi="Times New Roman"/>
          <w:sz w:val="24"/>
          <w:lang w:eastAsia="zh-CN"/>
        </w:rPr>
        <w:t>拆成</w:t>
      </w:r>
      <w:r>
        <w:rPr>
          <w:rFonts w:ascii="Times New Roman" w:eastAsia="宋体" w:hAnsi="Times New Roman"/>
          <w:sz w:val="24"/>
          <w:lang w:eastAsia="zh-CN"/>
        </w:rPr>
        <w:t xml:space="preserve"> pages[]</w:t>
      </w:r>
      <w:r>
        <w:rPr>
          <w:rFonts w:ascii="Times New Roman" w:eastAsia="宋体" w:hAnsi="Times New Roman"/>
          <w:sz w:val="24"/>
          <w:lang w:eastAsia="zh-CN"/>
        </w:rPr>
        <w:t>，但</w:t>
      </w:r>
      <w:r>
        <w:rPr>
          <w:rFonts w:ascii="Times New Roman" w:eastAsia="宋体" w:hAnsi="Times New Roman"/>
          <w:sz w:val="24"/>
          <w:lang w:eastAsia="zh-CN"/>
        </w:rPr>
        <w:t xml:space="preserve"> f2fs_write_single_data_page </w:t>
      </w:r>
      <w:r>
        <w:rPr>
          <w:rFonts w:ascii="Times New Roman" w:eastAsia="宋体" w:hAnsi="Times New Roman"/>
          <w:sz w:val="24"/>
          <w:lang w:eastAsia="zh-CN"/>
        </w:rPr>
        <w:t>的接口仍接收</w:t>
      </w:r>
      <w:r>
        <w:rPr>
          <w:rFonts w:ascii="Times New Roman" w:eastAsia="宋体" w:hAnsi="Times New Roman"/>
          <w:sz w:val="24"/>
          <w:lang w:eastAsia="zh-CN"/>
        </w:rPr>
        <w:t xml:space="preserve"> folio</w:t>
      </w:r>
      <w:r>
        <w:rPr>
          <w:rFonts w:ascii="Times New Roman" w:eastAsia="宋体" w:hAnsi="Times New Roman"/>
          <w:sz w:val="24"/>
          <w:lang w:eastAsia="zh-CN"/>
        </w:rPr>
        <w:t>。函数内部又通过</w:t>
      </w:r>
      <w:r>
        <w:rPr>
          <w:rFonts w:ascii="Times New Roman" w:eastAsia="宋体" w:hAnsi="Times New Roman"/>
          <w:sz w:val="24"/>
          <w:lang w:eastAsia="zh-CN"/>
        </w:rPr>
        <w:t xml:space="preserve"> folio_page(folio, 0) </w:t>
      </w:r>
      <w:r>
        <w:rPr>
          <w:rFonts w:ascii="Times New Roman" w:eastAsia="宋体" w:hAnsi="Times New Roman"/>
          <w:sz w:val="24"/>
          <w:lang w:eastAsia="zh-CN"/>
        </w:rPr>
        <w:t>取页。这样，非首页</w:t>
      </w:r>
      <w:r>
        <w:rPr>
          <w:rFonts w:ascii="Times New Roman" w:eastAsia="宋体" w:hAnsi="Times New Roman"/>
          <w:sz w:val="24"/>
          <w:lang w:eastAsia="zh-CN"/>
        </w:rPr>
        <w:t xml:space="preserve"> subpage </w:t>
      </w:r>
      <w:r>
        <w:rPr>
          <w:rFonts w:ascii="Times New Roman" w:eastAsia="宋体" w:hAnsi="Times New Roman"/>
          <w:sz w:val="24"/>
          <w:lang w:eastAsia="zh-CN"/>
        </w:rPr>
        <w:t>的位置信息没有成为最终</w:t>
      </w:r>
      <w:r>
        <w:rPr>
          <w:rFonts w:ascii="Times New Roman" w:eastAsia="宋体" w:hAnsi="Times New Roman"/>
          <w:sz w:val="24"/>
          <w:lang w:eastAsia="zh-CN"/>
        </w:rPr>
        <w:t xml:space="preserve"> I/O </w:t>
      </w:r>
      <w:r>
        <w:rPr>
          <w:rFonts w:ascii="Times New Roman" w:eastAsia="宋体" w:hAnsi="Times New Roman"/>
          <w:sz w:val="24"/>
          <w:lang w:eastAsia="zh-CN"/>
        </w:rPr>
        <w:t>提交参数。</w:t>
      </w:r>
    </w:p>
    <w:p w14:paraId="395FEF8B" w14:textId="77777777" w:rsidR="002D4922" w:rsidRDefault="00EA61A5">
      <w:pPr>
        <w:spacing w:after="0" w:line="360" w:lineRule="auto"/>
        <w:ind w:left="480" w:firstLine="480"/>
        <w:jc w:val="both"/>
        <w:rPr>
          <w:lang w:eastAsia="zh-CN"/>
        </w:rPr>
      </w:pPr>
      <w:r>
        <w:rPr>
          <w:rFonts w:ascii="Times New Roman" w:eastAsia="宋体" w:hAnsi="Times New Roman"/>
          <w:sz w:val="24"/>
        </w:rPr>
        <w:t>同一</w:t>
      </w:r>
      <w:r>
        <w:rPr>
          <w:rFonts w:ascii="Times New Roman" w:eastAsia="宋体" w:hAnsi="Times New Roman"/>
          <w:sz w:val="24"/>
        </w:rPr>
        <w:t xml:space="preserve"> folio </w:t>
      </w:r>
      <w:r>
        <w:rPr>
          <w:rFonts w:ascii="Times New Roman" w:eastAsia="宋体" w:hAnsi="Times New Roman"/>
          <w:sz w:val="24"/>
        </w:rPr>
        <w:t>会被重复处理。一个高阶</w:t>
      </w:r>
      <w:r>
        <w:rPr>
          <w:rFonts w:ascii="Times New Roman" w:eastAsia="宋体" w:hAnsi="Times New Roman"/>
          <w:sz w:val="24"/>
        </w:rPr>
        <w:t xml:space="preserve"> folio </w:t>
      </w:r>
      <w:r>
        <w:rPr>
          <w:rFonts w:ascii="Times New Roman" w:eastAsia="宋体" w:hAnsi="Times New Roman"/>
          <w:sz w:val="24"/>
        </w:rPr>
        <w:t>展开后会在</w:t>
      </w:r>
      <w:r>
        <w:rPr>
          <w:rFonts w:ascii="Times New Roman" w:eastAsia="宋体" w:hAnsi="Times New Roman"/>
          <w:sz w:val="24"/>
        </w:rPr>
        <w:t xml:space="preserve"> pages[] </w:t>
      </w:r>
      <w:r>
        <w:rPr>
          <w:rFonts w:ascii="Times New Roman" w:eastAsia="宋体" w:hAnsi="Times New Roman"/>
          <w:sz w:val="24"/>
        </w:rPr>
        <w:t>中出现多次。循环中会反复对同一个</w:t>
      </w:r>
      <w:r>
        <w:rPr>
          <w:rFonts w:ascii="Times New Roman" w:eastAsia="宋体" w:hAnsi="Times New Roman"/>
          <w:sz w:val="24"/>
        </w:rPr>
        <w:t xml:space="preserve"> folio </w:t>
      </w:r>
      <w:r>
        <w:rPr>
          <w:rFonts w:ascii="Times New Roman" w:eastAsia="宋体" w:hAnsi="Times New Roman"/>
          <w:sz w:val="24"/>
        </w:rPr>
        <w:t>加锁、检查</w:t>
      </w:r>
      <w:r>
        <w:rPr>
          <w:rFonts w:ascii="Times New Roman" w:eastAsia="宋体" w:hAnsi="Times New Roman"/>
          <w:sz w:val="24"/>
        </w:rPr>
        <w:t xml:space="preserve"> dirty/writeback </w:t>
      </w:r>
      <w:r>
        <w:rPr>
          <w:rFonts w:ascii="Times New Roman" w:eastAsia="宋体" w:hAnsi="Times New Roman"/>
          <w:sz w:val="24"/>
        </w:rPr>
        <w:t>状态。第一次清除</w:t>
      </w:r>
      <w:r>
        <w:rPr>
          <w:rFonts w:ascii="Times New Roman" w:eastAsia="宋体" w:hAnsi="Times New Roman"/>
          <w:sz w:val="24"/>
        </w:rPr>
        <w:t xml:space="preserve"> dirty </w:t>
      </w:r>
      <w:r>
        <w:rPr>
          <w:rFonts w:ascii="Times New Roman" w:eastAsia="宋体" w:hAnsi="Times New Roman"/>
          <w:sz w:val="24"/>
        </w:rPr>
        <w:t>后，后续子页迭代可能只能走跳过或重试路径。</w:t>
      </w:r>
      <w:r>
        <w:rPr>
          <w:rFonts w:ascii="Times New Roman" w:eastAsia="宋体" w:hAnsi="Times New Roman"/>
          <w:sz w:val="24"/>
          <w:lang w:eastAsia="zh-CN"/>
        </w:rPr>
        <w:t>生命周期判断与真实脏区不再一一对应。</w:t>
      </w:r>
    </w:p>
    <w:p w14:paraId="30756C48"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压缩文件的簇级聚合被打散。压缩路径需要按</w:t>
      </w:r>
      <w:r>
        <w:rPr>
          <w:rFonts w:ascii="Times New Roman" w:eastAsia="宋体" w:hAnsi="Times New Roman"/>
          <w:sz w:val="24"/>
          <w:lang w:eastAsia="zh-CN"/>
        </w:rPr>
        <w:t xml:space="preserve"> cluster </w:t>
      </w:r>
      <w:r>
        <w:rPr>
          <w:rFonts w:ascii="Times New Roman" w:eastAsia="宋体" w:hAnsi="Times New Roman"/>
          <w:sz w:val="24"/>
          <w:lang w:eastAsia="zh-CN"/>
        </w:rPr>
        <w:t>收集待写页。而</w:t>
      </w:r>
      <w:r>
        <w:rPr>
          <w:rFonts w:ascii="Times New Roman" w:eastAsia="宋体" w:hAnsi="Times New Roman"/>
          <w:sz w:val="24"/>
          <w:lang w:eastAsia="zh-CN"/>
        </w:rPr>
        <w:t xml:space="preserve"> Large Folio </w:t>
      </w:r>
      <w:r>
        <w:rPr>
          <w:rFonts w:ascii="Times New Roman" w:eastAsia="宋体" w:hAnsi="Times New Roman"/>
          <w:sz w:val="24"/>
          <w:lang w:eastAsia="zh-CN"/>
        </w:rPr>
        <w:t>可能横跨多个</w:t>
      </w:r>
      <w:r>
        <w:rPr>
          <w:rFonts w:ascii="Times New Roman" w:eastAsia="宋体" w:hAnsi="Times New Roman"/>
          <w:sz w:val="24"/>
          <w:lang w:eastAsia="zh-CN"/>
        </w:rPr>
        <w:t xml:space="preserve"> cluster</w:t>
      </w:r>
      <w:r>
        <w:rPr>
          <w:rFonts w:ascii="Times New Roman" w:eastAsia="宋体" w:hAnsi="Times New Roman"/>
          <w:sz w:val="24"/>
          <w:lang w:eastAsia="zh-CN"/>
        </w:rPr>
        <w:t>。旧的</w:t>
      </w:r>
      <w:r>
        <w:rPr>
          <w:rFonts w:ascii="Times New Roman" w:eastAsia="宋体" w:hAnsi="Times New Roman"/>
          <w:sz w:val="24"/>
          <w:lang w:eastAsia="zh-CN"/>
        </w:rPr>
        <w:t xml:space="preserve"> pages[] </w:t>
      </w:r>
      <w:r>
        <w:rPr>
          <w:rFonts w:ascii="Times New Roman" w:eastAsia="宋体" w:hAnsi="Times New Roman"/>
          <w:sz w:val="24"/>
          <w:lang w:eastAsia="zh-CN"/>
        </w:rPr>
        <w:t>视角只能逐页判断</w:t>
      </w:r>
      <w:r>
        <w:rPr>
          <w:rFonts w:ascii="Times New Roman" w:eastAsia="宋体" w:hAnsi="Times New Roman"/>
          <w:sz w:val="24"/>
          <w:lang w:eastAsia="zh-CN"/>
        </w:rPr>
        <w:t xml:space="preserve"> cluster ready</w:t>
      </w:r>
      <w:r>
        <w:rPr>
          <w:rFonts w:ascii="Times New Roman" w:eastAsia="宋体" w:hAnsi="Times New Roman"/>
          <w:sz w:val="24"/>
          <w:lang w:eastAsia="zh-CN"/>
        </w:rPr>
        <w:t>。难以表达同一</w:t>
      </w:r>
      <w:r>
        <w:rPr>
          <w:rFonts w:ascii="Times New Roman" w:eastAsia="宋体" w:hAnsi="Times New Roman"/>
          <w:sz w:val="24"/>
          <w:lang w:eastAsia="zh-CN"/>
        </w:rPr>
        <w:t xml:space="preserve"> folio </w:t>
      </w:r>
      <w:r>
        <w:rPr>
          <w:rFonts w:ascii="Times New Roman" w:eastAsia="宋体" w:hAnsi="Times New Roman"/>
          <w:sz w:val="24"/>
          <w:lang w:eastAsia="zh-CN"/>
        </w:rPr>
        <w:t>内不同范围分别属于不同压缩簇的情况。</w:t>
      </w:r>
    </w:p>
    <w:p w14:paraId="23C7D642"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写回计数与提交范围不一致。旧路径按</w:t>
      </w:r>
      <w:r>
        <w:rPr>
          <w:rFonts w:ascii="Times New Roman" w:eastAsia="宋体" w:hAnsi="Times New Roman"/>
          <w:sz w:val="24"/>
          <w:lang w:eastAsia="zh-CN"/>
        </w:rPr>
        <w:t xml:space="preserve"> submitted </w:t>
      </w:r>
      <w:r>
        <w:rPr>
          <w:rFonts w:ascii="Times New Roman" w:eastAsia="宋体" w:hAnsi="Times New Roman"/>
          <w:sz w:val="24"/>
          <w:lang w:eastAsia="zh-CN"/>
        </w:rPr>
        <w:t>调整</w:t>
      </w:r>
      <w:r>
        <w:rPr>
          <w:rFonts w:ascii="Times New Roman" w:eastAsia="宋体" w:hAnsi="Times New Roman"/>
          <w:sz w:val="24"/>
          <w:lang w:eastAsia="zh-CN"/>
        </w:rPr>
        <w:t xml:space="preserve"> wbc-&gt;nr_to_write</w:t>
      </w:r>
      <w:r>
        <w:rPr>
          <w:rFonts w:ascii="Times New Roman" w:eastAsia="宋体" w:hAnsi="Times New Roman"/>
          <w:sz w:val="24"/>
          <w:lang w:eastAsia="zh-CN"/>
        </w:rPr>
        <w:t>。而</w:t>
      </w:r>
      <w:r>
        <w:rPr>
          <w:rFonts w:ascii="Times New Roman" w:eastAsia="宋体" w:hAnsi="Times New Roman"/>
          <w:sz w:val="24"/>
          <w:lang w:eastAsia="zh-CN"/>
        </w:rPr>
        <w:t xml:space="preserve"> Large Folio </w:t>
      </w:r>
      <w:r>
        <w:rPr>
          <w:rFonts w:ascii="Times New Roman" w:eastAsia="宋体" w:hAnsi="Times New Roman"/>
          <w:sz w:val="24"/>
          <w:lang w:eastAsia="zh-CN"/>
        </w:rPr>
        <w:t>下实际提交范围应由</w:t>
      </w:r>
      <w:r>
        <w:rPr>
          <w:rFonts w:ascii="Times New Roman" w:eastAsia="宋体" w:hAnsi="Times New Roman"/>
          <w:sz w:val="24"/>
          <w:lang w:eastAsia="zh-CN"/>
        </w:rPr>
        <w:t xml:space="preserve"> folio </w:t>
      </w:r>
      <w:r>
        <w:rPr>
          <w:rFonts w:ascii="Times New Roman" w:eastAsia="宋体" w:hAnsi="Times New Roman"/>
          <w:sz w:val="24"/>
          <w:lang w:eastAsia="zh-CN"/>
        </w:rPr>
        <w:t>内</w:t>
      </w:r>
      <w:r>
        <w:rPr>
          <w:rFonts w:ascii="Times New Roman" w:eastAsia="宋体" w:hAnsi="Times New Roman"/>
          <w:sz w:val="24"/>
          <w:lang w:eastAsia="zh-CN"/>
        </w:rPr>
        <w:t xml:space="preserve"> dirty range </w:t>
      </w:r>
      <w:r>
        <w:rPr>
          <w:rFonts w:ascii="Times New Roman" w:eastAsia="宋体" w:hAnsi="Times New Roman"/>
          <w:sz w:val="24"/>
          <w:lang w:eastAsia="zh-CN"/>
        </w:rPr>
        <w:t>决定。若仍按拆出的</w:t>
      </w:r>
      <w:r>
        <w:rPr>
          <w:rFonts w:ascii="Times New Roman" w:eastAsia="宋体" w:hAnsi="Times New Roman"/>
          <w:sz w:val="24"/>
          <w:lang w:eastAsia="zh-CN"/>
        </w:rPr>
        <w:t xml:space="preserve"> page </w:t>
      </w:r>
      <w:r>
        <w:rPr>
          <w:rFonts w:ascii="Times New Roman" w:eastAsia="宋体" w:hAnsi="Times New Roman"/>
          <w:sz w:val="24"/>
          <w:lang w:eastAsia="zh-CN"/>
        </w:rPr>
        <w:t>计数，写回控制与真实</w:t>
      </w:r>
      <w:r>
        <w:rPr>
          <w:rFonts w:ascii="Times New Roman" w:eastAsia="宋体" w:hAnsi="Times New Roman"/>
          <w:sz w:val="24"/>
          <w:lang w:eastAsia="zh-CN"/>
        </w:rPr>
        <w:t xml:space="preserve"> I/O </w:t>
      </w:r>
      <w:r>
        <w:rPr>
          <w:rFonts w:ascii="Times New Roman" w:eastAsia="宋体" w:hAnsi="Times New Roman"/>
          <w:sz w:val="24"/>
          <w:lang w:eastAsia="zh-CN"/>
        </w:rPr>
        <w:t>范围容易脱节。</w:t>
      </w:r>
    </w:p>
    <w:p w14:paraId="44735C1F" w14:textId="77777777" w:rsidR="002D4922" w:rsidRDefault="00EA61A5">
      <w:pPr>
        <w:spacing w:after="0" w:line="360" w:lineRule="auto"/>
        <w:ind w:firstLine="480"/>
        <w:jc w:val="both"/>
      </w:pPr>
      <w:r>
        <w:rPr>
          <w:rFonts w:ascii="Times New Roman" w:eastAsia="宋体" w:hAnsi="Times New Roman"/>
          <w:sz w:val="24"/>
        </w:rPr>
        <w:t>新路径</w:t>
      </w:r>
      <w:r>
        <w:rPr>
          <w:rFonts w:ascii="Times New Roman" w:eastAsia="宋体" w:hAnsi="Times New Roman"/>
          <w:sz w:val="24"/>
        </w:rPr>
        <w:t xml:space="preserve"> f2fs_write_cache_folios </w:t>
      </w:r>
      <w:r>
        <w:rPr>
          <w:rFonts w:ascii="Times New Roman" w:eastAsia="宋体" w:hAnsi="Times New Roman"/>
          <w:sz w:val="24"/>
        </w:rPr>
        <w:t>改为直接使用</w:t>
      </w:r>
      <w:r>
        <w:rPr>
          <w:rFonts w:ascii="Times New Roman" w:eastAsia="宋体" w:hAnsi="Times New Roman"/>
          <w:sz w:val="24"/>
        </w:rPr>
        <w:t xml:space="preserve"> writeback_iter</w:t>
      </w:r>
      <w:r>
        <w:rPr>
          <w:rFonts w:ascii="Times New Roman" w:eastAsia="宋体" w:hAnsi="Times New Roman"/>
          <w:sz w:val="24"/>
        </w:rPr>
        <w:t>。该迭代器返回的对象是</w:t>
      </w:r>
      <w:r>
        <w:rPr>
          <w:rFonts w:ascii="Times New Roman" w:eastAsia="宋体" w:hAnsi="Times New Roman"/>
          <w:sz w:val="24"/>
        </w:rPr>
        <w:t xml:space="preserve"> folio</w:t>
      </w:r>
      <w:r>
        <w:rPr>
          <w:rFonts w:ascii="Times New Roman" w:eastAsia="宋体" w:hAnsi="Times New Roman"/>
          <w:sz w:val="24"/>
        </w:rPr>
        <w:t>，写回逻辑也不再先拆成</w:t>
      </w:r>
      <w:r>
        <w:rPr>
          <w:rFonts w:ascii="Times New Roman" w:eastAsia="宋体" w:hAnsi="Times New Roman"/>
          <w:sz w:val="24"/>
        </w:rPr>
        <w:t xml:space="preserve"> page </w:t>
      </w:r>
      <w:r>
        <w:rPr>
          <w:rFonts w:ascii="Times New Roman" w:eastAsia="宋体" w:hAnsi="Times New Roman"/>
          <w:sz w:val="24"/>
        </w:rPr>
        <w:t>数组，而是在</w:t>
      </w:r>
      <w:r>
        <w:rPr>
          <w:rFonts w:ascii="Times New Roman" w:eastAsia="宋体" w:hAnsi="Times New Roman"/>
          <w:sz w:val="24"/>
        </w:rPr>
        <w:t xml:space="preserve"> folio </w:t>
      </w:r>
      <w:r>
        <w:rPr>
          <w:rFonts w:ascii="Times New Roman" w:eastAsia="宋体" w:hAnsi="Times New Roman"/>
          <w:sz w:val="24"/>
        </w:rPr>
        <w:t>内部继续查找</w:t>
      </w:r>
      <w:r>
        <w:rPr>
          <w:rFonts w:ascii="Times New Roman" w:eastAsia="宋体" w:hAnsi="Times New Roman"/>
          <w:sz w:val="24"/>
        </w:rPr>
        <w:t xml:space="preserve"> dirty range</w:t>
      </w:r>
      <w:r>
        <w:rPr>
          <w:rFonts w:ascii="Times New Roman" w:eastAsia="宋体" w:hAnsi="Times New Roman"/>
          <w:sz w:val="24"/>
        </w:rPr>
        <w:t>。写回入口的主体逻辑如下：</w:t>
      </w:r>
    </w:p>
    <w:p w14:paraId="18A1E94E" w14:textId="77777777" w:rsidR="002D4922" w:rsidRDefault="00EA61A5">
      <w:pPr>
        <w:shd w:val="clear" w:color="auto" w:fill="1E1E1E"/>
        <w:spacing w:after="0" w:line="240" w:lineRule="auto"/>
      </w:pPr>
      <w:r>
        <w:rPr>
          <w:rFonts w:ascii="Consolas" w:eastAsia="微软雅黑" w:hAnsi="Consolas"/>
          <w:color w:val="D4D4D4"/>
          <w:sz w:val="20"/>
        </w:rPr>
        <w:lastRenderedPageBreak/>
        <w:t>/* Source: fs/f2fs/data.c:3874-4010, f2fs_write_cache_folios */</w:t>
      </w:r>
    </w:p>
    <w:p w14:paraId="16801939" w14:textId="77777777" w:rsidR="002D4922" w:rsidRDefault="00EA61A5">
      <w:pPr>
        <w:shd w:val="clear" w:color="auto" w:fill="1E1E1E"/>
        <w:spacing w:after="0" w:line="240" w:lineRule="auto"/>
      </w:pPr>
      <w:r>
        <w:rPr>
          <w:rFonts w:ascii="微软雅黑" w:eastAsia="微软雅黑" w:hAnsi="微软雅黑"/>
          <w:color w:val="C586C0"/>
          <w:sz w:val="20"/>
        </w:rPr>
        <w:t>while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writeback_iter</w:t>
      </w:r>
      <w:r>
        <w:rPr>
          <w:rFonts w:ascii="微软雅黑" w:eastAsia="微软雅黑" w:hAnsi="微软雅黑"/>
          <w:color w:val="D16969"/>
          <w:sz w:val="20"/>
        </w:rPr>
        <w:t>(</w:t>
      </w:r>
      <w:r>
        <w:rPr>
          <w:rFonts w:ascii="微软雅黑" w:eastAsia="微软雅黑" w:hAnsi="微软雅黑"/>
          <w:color w:val="9CDCFE"/>
          <w:sz w:val="20"/>
        </w:rPr>
        <w:t>mapping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err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B5468E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16969"/>
          <w:sz w:val="20"/>
        </w:rPr>
        <w:t>;</w:t>
      </w:r>
    </w:p>
    <w:p w14:paraId="00499E3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u64</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folio_pos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348841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u64</w:t>
      </w:r>
      <w:r>
        <w:rPr>
          <w:rFonts w:ascii="微软雅黑" w:eastAsia="微软雅黑" w:hAnsi="微软雅黑"/>
          <w:color w:val="D4D4D4"/>
          <w:sz w:val="20"/>
        </w:rPr>
        <w:t xml:space="preserve"> </w:t>
      </w:r>
      <w:r>
        <w:rPr>
          <w:rFonts w:ascii="微软雅黑" w:eastAsia="微软雅黑" w:hAnsi="微软雅黑"/>
          <w:color w:val="9CDCFE"/>
          <w:sz w:val="20"/>
        </w:rPr>
        <w:t>end_pos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folio_size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FFF6E5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u64</w:t>
      </w:r>
      <w:r>
        <w:rPr>
          <w:rFonts w:ascii="微软雅黑" w:eastAsia="微软雅黑" w:hAnsi="微软雅黑"/>
          <w:color w:val="D4D4D4"/>
          <w:sz w:val="20"/>
        </w:rPr>
        <w:t xml:space="preserve"> </w:t>
      </w:r>
      <w:r>
        <w:rPr>
          <w:rFonts w:ascii="微软雅黑" w:eastAsia="微软雅黑" w:hAnsi="微软雅黑"/>
          <w:color w:val="9CDCFE"/>
          <w:sz w:val="20"/>
        </w:rPr>
        <w:t>end_aligned</w:t>
      </w:r>
      <w:r>
        <w:rPr>
          <w:rFonts w:ascii="微软雅黑" w:eastAsia="微软雅黑" w:hAnsi="微软雅黑"/>
          <w:color w:val="D16969"/>
          <w:sz w:val="20"/>
        </w:rPr>
        <w:t>;</w:t>
      </w:r>
    </w:p>
    <w:p w14:paraId="7538287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u32</w:t>
      </w:r>
      <w:r>
        <w:rPr>
          <w:rFonts w:ascii="微软雅黑" w:eastAsia="微软雅黑" w:hAnsi="微软雅黑"/>
          <w:color w:val="D4D4D4"/>
          <w:sz w:val="20"/>
        </w:rPr>
        <w:t xml:space="preserve"> </w:t>
      </w:r>
      <w:r>
        <w:rPr>
          <w:rFonts w:ascii="微软雅黑" w:eastAsia="微软雅黑" w:hAnsi="微软雅黑"/>
          <w:color w:val="9CDCFE"/>
          <w:sz w:val="20"/>
        </w:rPr>
        <w:t>r_len</w:t>
      </w:r>
      <w:r>
        <w:rPr>
          <w:rFonts w:ascii="微软雅黑" w:eastAsia="微软雅黑" w:hAnsi="微软雅黑"/>
          <w:color w:val="D16969"/>
          <w:sz w:val="20"/>
        </w:rPr>
        <w:t>;</w:t>
      </w:r>
    </w:p>
    <w:p w14:paraId="06752D8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8616FA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iomap_writepage_handle_eof</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end_pos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D048BE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277953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60A3AA8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01D1F78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F12B56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i_blocks_per_folio</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BC576A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f2fs_ifs_alloc</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2165AD6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iomap_set_range_dirty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end_pos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p>
    <w:p w14:paraId="54BAF06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22A4CBE0"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72E15E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folio_start_writeback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E0B54B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end_aligned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round_up</w:t>
      </w:r>
      <w:r>
        <w:rPr>
          <w:rFonts w:ascii="微软雅黑" w:eastAsia="微软雅黑" w:hAnsi="微软雅黑"/>
          <w:color w:val="D16969"/>
          <w:sz w:val="20"/>
        </w:rPr>
        <w:t>(</w:t>
      </w:r>
      <w:r>
        <w:rPr>
          <w:rFonts w:ascii="微软雅黑" w:eastAsia="微软雅黑" w:hAnsi="微软雅黑"/>
          <w:color w:val="9CDCFE"/>
          <w:sz w:val="20"/>
        </w:rPr>
        <w:t>end_pos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i_blocksize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03BD34B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C9B1FB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while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r_len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f2fs_iomap_find_dirty_range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pos</w:t>
      </w:r>
      <w:r>
        <w:rPr>
          <w:rFonts w:ascii="微软雅黑" w:eastAsia="微软雅黑" w:hAnsi="微软雅黑"/>
          <w:color w:val="D16969"/>
          <w:sz w:val="20"/>
        </w:rPr>
        <w:t>,</w:t>
      </w:r>
    </w:p>
    <w:p w14:paraId="361CE9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end_aligned</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0E3A9A4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f2fs_write_single_data_folio</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submitted</w:t>
      </w:r>
      <w:r>
        <w:rPr>
          <w:rFonts w:ascii="微软雅黑" w:eastAsia="微软雅黑" w:hAnsi="微软雅黑"/>
          <w:color w:val="D16969"/>
          <w:sz w:val="20"/>
        </w:rPr>
        <w:t>,</w:t>
      </w:r>
    </w:p>
    <w:p w14:paraId="793D6DC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NULL</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p>
    <w:p w14:paraId="44A88EC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17975E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r_len</w:t>
      </w:r>
      <w:r>
        <w:rPr>
          <w:rFonts w:ascii="微软雅黑" w:eastAsia="微软雅黑" w:hAnsi="微软雅黑"/>
          <w:color w:val="D16969"/>
          <w:sz w:val="20"/>
        </w:rPr>
        <w:t>);</w:t>
      </w:r>
    </w:p>
    <w:p w14:paraId="7BAC049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16969"/>
          <w:sz w:val="20"/>
        </w:rPr>
        <w:t>)</w:t>
      </w:r>
    </w:p>
    <w:p w14:paraId="113801A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handle_current_folio_error</w:t>
      </w:r>
      <w:r>
        <w:rPr>
          <w:rFonts w:ascii="微软雅黑" w:eastAsia="微软雅黑" w:hAnsi="微软雅黑"/>
          <w:color w:val="D16969"/>
          <w:sz w:val="20"/>
        </w:rPr>
        <w:t>;</w:t>
      </w:r>
    </w:p>
    <w:p w14:paraId="2CA30D9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r_len</w:t>
      </w:r>
      <w:r>
        <w:rPr>
          <w:rFonts w:ascii="微软雅黑" w:eastAsia="微软雅黑" w:hAnsi="微软雅黑"/>
          <w:color w:val="D16969"/>
          <w:sz w:val="20"/>
        </w:rPr>
        <w:t>;</w:t>
      </w:r>
    </w:p>
    <w:p w14:paraId="064D827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66921D6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E7F48B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iomap_clear_range_dirty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folio_size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4415932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folio_test_locked</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0ABC51D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759C3776" w14:textId="77777777" w:rsidR="002D4922" w:rsidRDefault="00EA61A5">
      <w:pPr>
        <w:shd w:val="clear" w:color="auto" w:fill="1E1E1E"/>
        <w:spacing w:after="0" w:line="240" w:lineRule="auto"/>
      </w:pPr>
      <w:r>
        <w:rPr>
          <w:rFonts w:ascii="微软雅黑" w:eastAsia="微软雅黑" w:hAnsi="微软雅黑"/>
          <w:color w:val="D16969"/>
          <w:sz w:val="20"/>
        </w:rPr>
        <w:t>}</w:t>
      </w:r>
    </w:p>
    <w:p w14:paraId="050896F7" w14:textId="77777777" w:rsidR="002D4922" w:rsidRDefault="00EA61A5">
      <w:pPr>
        <w:spacing w:after="0" w:line="360" w:lineRule="auto"/>
        <w:ind w:firstLine="480"/>
        <w:jc w:val="both"/>
      </w:pPr>
      <w:r>
        <w:rPr>
          <w:rFonts w:ascii="Times New Roman" w:eastAsia="宋体" w:hAnsi="Times New Roman"/>
          <w:sz w:val="24"/>
        </w:rPr>
        <w:t xml:space="preserve">writeback_iter </w:t>
      </w:r>
      <w:r>
        <w:rPr>
          <w:rFonts w:ascii="Times New Roman" w:eastAsia="宋体" w:hAnsi="Times New Roman"/>
          <w:sz w:val="24"/>
        </w:rPr>
        <w:t>负责从</w:t>
      </w:r>
      <w:r>
        <w:rPr>
          <w:rFonts w:ascii="Times New Roman" w:eastAsia="宋体" w:hAnsi="Times New Roman"/>
          <w:sz w:val="24"/>
        </w:rPr>
        <w:t xml:space="preserve"> address space </w:t>
      </w:r>
      <w:r>
        <w:rPr>
          <w:rFonts w:ascii="Times New Roman" w:eastAsia="宋体" w:hAnsi="Times New Roman"/>
          <w:sz w:val="24"/>
        </w:rPr>
        <w:t>中取出需要写回的</w:t>
      </w:r>
      <w:r>
        <w:rPr>
          <w:rFonts w:ascii="Times New Roman" w:eastAsia="宋体" w:hAnsi="Times New Roman"/>
          <w:sz w:val="24"/>
        </w:rPr>
        <w:t xml:space="preserve"> folio</w:t>
      </w:r>
      <w:r>
        <w:rPr>
          <w:rFonts w:ascii="Times New Roman" w:eastAsia="宋体" w:hAnsi="Times New Roman"/>
          <w:sz w:val="24"/>
        </w:rPr>
        <w:t>。对于包含多个块的</w:t>
      </w:r>
      <w:r>
        <w:rPr>
          <w:rFonts w:ascii="Times New Roman" w:eastAsia="宋体" w:hAnsi="Times New Roman"/>
          <w:sz w:val="24"/>
        </w:rPr>
        <w:t xml:space="preserve"> folio</w:t>
      </w:r>
      <w:r>
        <w:rPr>
          <w:rFonts w:ascii="Times New Roman" w:eastAsia="宋体" w:hAnsi="Times New Roman"/>
          <w:sz w:val="24"/>
        </w:rPr>
        <w:t>，如果尚未分配</w:t>
      </w:r>
      <w:r>
        <w:rPr>
          <w:rFonts w:ascii="Times New Roman" w:eastAsia="宋体" w:hAnsi="Times New Roman"/>
          <w:sz w:val="24"/>
        </w:rPr>
        <w:t xml:space="preserve"> f2fs_folio_state</w:t>
      </w:r>
      <w:r>
        <w:rPr>
          <w:rFonts w:ascii="Times New Roman" w:eastAsia="宋体" w:hAnsi="Times New Roman"/>
          <w:sz w:val="24"/>
        </w:rPr>
        <w:t>，代码会先分配状态结构，并把当前有效范围标记为</w:t>
      </w:r>
      <w:r>
        <w:rPr>
          <w:rFonts w:ascii="Times New Roman" w:eastAsia="宋体" w:hAnsi="Times New Roman"/>
          <w:sz w:val="24"/>
        </w:rPr>
        <w:t xml:space="preserve"> dirty</w:t>
      </w:r>
      <w:r>
        <w:rPr>
          <w:rFonts w:ascii="Times New Roman" w:eastAsia="宋体" w:hAnsi="Times New Roman"/>
          <w:sz w:val="24"/>
        </w:rPr>
        <w:t>。随后，</w:t>
      </w:r>
      <w:r>
        <w:rPr>
          <w:rFonts w:ascii="Times New Roman" w:eastAsia="宋体" w:hAnsi="Times New Roman"/>
          <w:sz w:val="24"/>
        </w:rPr>
        <w:t xml:space="preserve">f2fs_iomap_find_dirty_range </w:t>
      </w:r>
      <w:r>
        <w:rPr>
          <w:rFonts w:ascii="Times New Roman" w:eastAsia="宋体" w:hAnsi="Times New Roman"/>
          <w:sz w:val="24"/>
        </w:rPr>
        <w:t>在</w:t>
      </w:r>
      <w:r>
        <w:rPr>
          <w:rFonts w:ascii="Times New Roman" w:eastAsia="宋体" w:hAnsi="Times New Roman"/>
          <w:sz w:val="24"/>
        </w:rPr>
        <w:t xml:space="preserve"> folio </w:t>
      </w:r>
      <w:r>
        <w:rPr>
          <w:rFonts w:ascii="Times New Roman" w:eastAsia="宋体" w:hAnsi="Times New Roman"/>
          <w:sz w:val="24"/>
        </w:rPr>
        <w:t>内寻找下一段脏区间，并将该范围传给</w:t>
      </w:r>
      <w:r>
        <w:rPr>
          <w:rFonts w:ascii="Times New Roman" w:eastAsia="宋体" w:hAnsi="Times New Roman"/>
          <w:sz w:val="24"/>
        </w:rPr>
        <w:t xml:space="preserve"> f2fs_write_single_data_folio</w:t>
      </w:r>
      <w:r>
        <w:rPr>
          <w:rFonts w:ascii="Times New Roman" w:eastAsia="宋体" w:hAnsi="Times New Roman"/>
          <w:sz w:val="24"/>
        </w:rPr>
        <w:t>。</w:t>
      </w:r>
    </w:p>
    <w:p w14:paraId="35944731"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lastRenderedPageBreak/>
        <w:t>这两条路径的差异集中在三个方面：</w:t>
      </w:r>
    </w:p>
    <w:p w14:paraId="147BE4E4"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两条路径的遍历对象不同。旧路径虽然从</w:t>
      </w:r>
      <w:r>
        <w:rPr>
          <w:rFonts w:ascii="Times New Roman" w:eastAsia="宋体" w:hAnsi="Times New Roman"/>
          <w:sz w:val="24"/>
          <w:lang w:eastAsia="zh-CN"/>
        </w:rPr>
        <w:t xml:space="preserve"> </w:t>
      </w:r>
      <w:r>
        <w:rPr>
          <w:rFonts w:ascii="Times New Roman" w:eastAsia="宋体" w:hAnsi="Times New Roman"/>
          <w:sz w:val="24"/>
          <w:lang w:eastAsia="zh-CN"/>
        </w:rPr>
        <w:t>页缓存</w:t>
      </w:r>
      <w:r>
        <w:rPr>
          <w:rFonts w:ascii="Times New Roman" w:eastAsia="宋体" w:hAnsi="Times New Roman"/>
          <w:sz w:val="24"/>
          <w:lang w:eastAsia="zh-CN"/>
        </w:rPr>
        <w:t xml:space="preserve"> </w:t>
      </w:r>
      <w:r>
        <w:rPr>
          <w:rFonts w:ascii="Times New Roman" w:eastAsia="宋体" w:hAnsi="Times New Roman"/>
          <w:sz w:val="24"/>
          <w:lang w:eastAsia="zh-CN"/>
        </w:rPr>
        <w:t>中取出</w:t>
      </w:r>
      <w:r>
        <w:rPr>
          <w:rFonts w:ascii="Times New Roman" w:eastAsia="宋体" w:hAnsi="Times New Roman"/>
          <w:sz w:val="24"/>
          <w:lang w:eastAsia="zh-CN"/>
        </w:rPr>
        <w:t xml:space="preserve"> folio</w:t>
      </w:r>
      <w:r>
        <w:rPr>
          <w:rFonts w:ascii="Times New Roman" w:eastAsia="宋体" w:hAnsi="Times New Roman"/>
          <w:sz w:val="24"/>
          <w:lang w:eastAsia="zh-CN"/>
        </w:rPr>
        <w:t>，但随后会展开为</w:t>
      </w:r>
      <w:r>
        <w:rPr>
          <w:rFonts w:ascii="Times New Roman" w:eastAsia="宋体" w:hAnsi="Times New Roman"/>
          <w:sz w:val="24"/>
          <w:lang w:eastAsia="zh-CN"/>
        </w:rPr>
        <w:t xml:space="preserve"> struct page *pages[]</w:t>
      </w:r>
      <w:r>
        <w:rPr>
          <w:rFonts w:ascii="Times New Roman" w:eastAsia="宋体" w:hAnsi="Times New Roman"/>
          <w:sz w:val="24"/>
          <w:lang w:eastAsia="zh-CN"/>
        </w:rPr>
        <w:t>。新路径则保留</w:t>
      </w:r>
      <w:r>
        <w:rPr>
          <w:rFonts w:ascii="Times New Roman" w:eastAsia="宋体" w:hAnsi="Times New Roman"/>
          <w:sz w:val="24"/>
          <w:lang w:eastAsia="zh-CN"/>
        </w:rPr>
        <w:t xml:space="preserve"> folio </w:t>
      </w:r>
      <w:r>
        <w:rPr>
          <w:rFonts w:ascii="Times New Roman" w:eastAsia="宋体" w:hAnsi="Times New Roman"/>
          <w:sz w:val="24"/>
          <w:lang w:eastAsia="zh-CN"/>
        </w:rPr>
        <w:t>作为</w:t>
      </w:r>
      <w:r>
        <w:rPr>
          <w:rFonts w:ascii="Times New Roman" w:eastAsia="宋体" w:hAnsi="Times New Roman"/>
          <w:sz w:val="24"/>
          <w:lang w:eastAsia="zh-CN"/>
        </w:rPr>
        <w:t xml:space="preserve"> </w:t>
      </w:r>
      <w:r>
        <w:rPr>
          <w:rFonts w:ascii="Times New Roman" w:eastAsia="宋体" w:hAnsi="Times New Roman"/>
          <w:sz w:val="24"/>
          <w:lang w:eastAsia="zh-CN"/>
        </w:rPr>
        <w:t>写回的基本对象。</w:t>
      </w:r>
    </w:p>
    <w:p w14:paraId="7008BA3E"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两条路径的脏区表达也不同。旧路径依赖</w:t>
      </w:r>
      <w:r>
        <w:rPr>
          <w:rFonts w:ascii="Times New Roman" w:eastAsia="宋体" w:hAnsi="Times New Roman"/>
          <w:sz w:val="24"/>
          <w:lang w:eastAsia="zh-CN"/>
        </w:rPr>
        <w:t xml:space="preserve"> folio_clear_dirty_for_io </w:t>
      </w:r>
      <w:r>
        <w:rPr>
          <w:rFonts w:ascii="Times New Roman" w:eastAsia="宋体" w:hAnsi="Times New Roman"/>
          <w:sz w:val="24"/>
          <w:lang w:eastAsia="zh-CN"/>
        </w:rPr>
        <w:t>处理整个</w:t>
      </w:r>
      <w:r>
        <w:rPr>
          <w:rFonts w:ascii="Times New Roman" w:eastAsia="宋体" w:hAnsi="Times New Roman"/>
          <w:sz w:val="24"/>
          <w:lang w:eastAsia="zh-CN"/>
        </w:rPr>
        <w:t xml:space="preserve"> folio </w:t>
      </w:r>
      <w:r>
        <w:rPr>
          <w:rFonts w:ascii="Times New Roman" w:eastAsia="宋体" w:hAnsi="Times New Roman"/>
          <w:sz w:val="24"/>
          <w:lang w:eastAsia="zh-CN"/>
        </w:rPr>
        <w:t>的</w:t>
      </w:r>
      <w:r>
        <w:rPr>
          <w:rFonts w:ascii="Times New Roman" w:eastAsia="宋体" w:hAnsi="Times New Roman"/>
          <w:sz w:val="24"/>
          <w:lang w:eastAsia="zh-CN"/>
        </w:rPr>
        <w:t xml:space="preserve"> dirty </w:t>
      </w:r>
      <w:r>
        <w:rPr>
          <w:rFonts w:ascii="Times New Roman" w:eastAsia="宋体" w:hAnsi="Times New Roman"/>
          <w:sz w:val="24"/>
          <w:lang w:eastAsia="zh-CN"/>
        </w:rPr>
        <w:t>状态。新路径通过</w:t>
      </w:r>
      <w:r>
        <w:rPr>
          <w:rFonts w:ascii="Times New Roman" w:eastAsia="宋体" w:hAnsi="Times New Roman"/>
          <w:sz w:val="24"/>
          <w:lang w:eastAsia="zh-CN"/>
        </w:rPr>
        <w:t xml:space="preserve"> f2fs_iomap_find_dirty_range </w:t>
      </w:r>
      <w:r>
        <w:rPr>
          <w:rFonts w:ascii="Times New Roman" w:eastAsia="宋体" w:hAnsi="Times New Roman"/>
          <w:sz w:val="24"/>
          <w:lang w:eastAsia="zh-CN"/>
        </w:rPr>
        <w:t>在</w:t>
      </w:r>
      <w:r>
        <w:rPr>
          <w:rFonts w:ascii="Times New Roman" w:eastAsia="宋体" w:hAnsi="Times New Roman"/>
          <w:sz w:val="24"/>
          <w:lang w:eastAsia="zh-CN"/>
        </w:rPr>
        <w:t xml:space="preserve"> folio </w:t>
      </w:r>
      <w:r>
        <w:rPr>
          <w:rFonts w:ascii="Times New Roman" w:eastAsia="宋体" w:hAnsi="Times New Roman"/>
          <w:sz w:val="24"/>
          <w:lang w:eastAsia="zh-CN"/>
        </w:rPr>
        <w:t>内部寻找实际脏区间。</w:t>
      </w:r>
    </w:p>
    <w:p w14:paraId="19DDDE4D" w14:textId="77777777" w:rsidR="002D4922" w:rsidRDefault="00EA61A5">
      <w:pPr>
        <w:spacing w:after="0" w:line="360" w:lineRule="auto"/>
        <w:ind w:left="480" w:firstLine="480"/>
        <w:jc w:val="both"/>
        <w:rPr>
          <w:lang w:eastAsia="zh-CN"/>
        </w:rPr>
      </w:pPr>
      <w:r>
        <w:rPr>
          <w:rFonts w:ascii="Times New Roman" w:eastAsia="宋体" w:hAnsi="Times New Roman"/>
          <w:sz w:val="24"/>
        </w:rPr>
        <w:t>提交入口不同：旧路径调用</w:t>
      </w:r>
      <w:r>
        <w:rPr>
          <w:rFonts w:ascii="Times New Roman" w:eastAsia="宋体" w:hAnsi="Times New Roman"/>
          <w:sz w:val="24"/>
        </w:rPr>
        <w:t xml:space="preserve"> f2fs_write_single_data_page</w:t>
      </w:r>
      <w:r>
        <w:rPr>
          <w:rFonts w:ascii="Times New Roman" w:eastAsia="宋体" w:hAnsi="Times New Roman"/>
          <w:sz w:val="24"/>
        </w:rPr>
        <w:t>。且没有向该函数传递</w:t>
      </w:r>
      <w:r>
        <w:rPr>
          <w:rFonts w:ascii="Times New Roman" w:eastAsia="宋体" w:hAnsi="Times New Roman"/>
          <w:sz w:val="24"/>
        </w:rPr>
        <w:t xml:space="preserve"> folio </w:t>
      </w:r>
      <w:r>
        <w:rPr>
          <w:rFonts w:ascii="Times New Roman" w:eastAsia="宋体" w:hAnsi="Times New Roman"/>
          <w:sz w:val="24"/>
        </w:rPr>
        <w:t>内子范围；新路径调用</w:t>
      </w:r>
      <w:r>
        <w:rPr>
          <w:rFonts w:ascii="Times New Roman" w:eastAsia="宋体" w:hAnsi="Times New Roman"/>
          <w:sz w:val="24"/>
        </w:rPr>
        <w:t xml:space="preserve"> f2fs_write_single_data_folio</w:t>
      </w:r>
      <w:r>
        <w:rPr>
          <w:rFonts w:ascii="Times New Roman" w:eastAsia="宋体" w:hAnsi="Times New Roman"/>
          <w:sz w:val="24"/>
        </w:rPr>
        <w:t>，并显式传入</w:t>
      </w:r>
      <w:r>
        <w:rPr>
          <w:rFonts w:ascii="Times New Roman" w:eastAsia="宋体" w:hAnsi="Times New Roman"/>
          <w:sz w:val="24"/>
        </w:rPr>
        <w:t xml:space="preserve"> pos </w:t>
      </w:r>
      <w:r>
        <w:rPr>
          <w:rFonts w:ascii="Times New Roman" w:eastAsia="宋体" w:hAnsi="Times New Roman"/>
          <w:sz w:val="24"/>
        </w:rPr>
        <w:t>与</w:t>
      </w:r>
      <w:r>
        <w:rPr>
          <w:rFonts w:ascii="Times New Roman" w:eastAsia="宋体" w:hAnsi="Times New Roman"/>
          <w:sz w:val="24"/>
        </w:rPr>
        <w:t xml:space="preserve"> pos + r_len</w:t>
      </w:r>
      <w:r>
        <w:rPr>
          <w:rFonts w:ascii="Times New Roman" w:eastAsia="宋体" w:hAnsi="Times New Roman"/>
          <w:sz w:val="24"/>
        </w:rPr>
        <w:t>。</w:t>
      </w:r>
      <w:r>
        <w:rPr>
          <w:rFonts w:ascii="Times New Roman" w:eastAsia="宋体" w:hAnsi="Times New Roman"/>
          <w:sz w:val="24"/>
          <w:lang w:eastAsia="zh-CN"/>
        </w:rPr>
        <w:t>使提交范围能够落到</w:t>
      </w:r>
      <w:r>
        <w:rPr>
          <w:rFonts w:ascii="Times New Roman" w:eastAsia="宋体" w:hAnsi="Times New Roman"/>
          <w:sz w:val="24"/>
          <w:lang w:eastAsia="zh-CN"/>
        </w:rPr>
        <w:t xml:space="preserve"> folio </w:t>
      </w:r>
      <w:r>
        <w:rPr>
          <w:rFonts w:ascii="Times New Roman" w:eastAsia="宋体" w:hAnsi="Times New Roman"/>
          <w:sz w:val="24"/>
          <w:lang w:eastAsia="zh-CN"/>
        </w:rPr>
        <w:t>内的子区间。</w:t>
      </w:r>
    </w:p>
    <w:p w14:paraId="6FA5FA86" w14:textId="77777777" w:rsidR="002D4922" w:rsidRDefault="00EA61A5">
      <w:pPr>
        <w:spacing w:after="0" w:line="360" w:lineRule="auto"/>
        <w:ind w:left="480" w:firstLine="480"/>
        <w:jc w:val="both"/>
        <w:rPr>
          <w:lang w:eastAsia="zh-CN"/>
        </w:rPr>
      </w:pPr>
      <w:r>
        <w:rPr>
          <w:rFonts w:ascii="Times New Roman" w:eastAsia="宋体" w:hAnsi="Times New Roman"/>
          <w:sz w:val="24"/>
          <w:lang w:eastAsia="zh-CN"/>
        </w:rPr>
        <w:t>生命周期控制也不同。旧路径的锁、</w:t>
      </w:r>
      <w:r>
        <w:rPr>
          <w:rFonts w:ascii="Times New Roman" w:eastAsia="宋体" w:hAnsi="Times New Roman"/>
          <w:sz w:val="24"/>
          <w:lang w:eastAsia="zh-CN"/>
        </w:rPr>
        <w:t xml:space="preserve">dirty </w:t>
      </w:r>
      <w:r>
        <w:rPr>
          <w:rFonts w:ascii="Times New Roman" w:eastAsia="宋体" w:hAnsi="Times New Roman"/>
          <w:sz w:val="24"/>
          <w:lang w:eastAsia="zh-CN"/>
        </w:rPr>
        <w:t>清理、写回结束和重试逻辑分散在逐页循环中。新路径把</w:t>
      </w:r>
      <w:r>
        <w:rPr>
          <w:rFonts w:ascii="Times New Roman" w:eastAsia="宋体" w:hAnsi="Times New Roman"/>
          <w:sz w:val="24"/>
          <w:lang w:eastAsia="zh-CN"/>
        </w:rPr>
        <w:t xml:space="preserve"> folio </w:t>
      </w:r>
      <w:r>
        <w:rPr>
          <w:rFonts w:ascii="Times New Roman" w:eastAsia="宋体" w:hAnsi="Times New Roman"/>
          <w:sz w:val="24"/>
          <w:lang w:eastAsia="zh-CN"/>
        </w:rPr>
        <w:t>遍历、</w:t>
      </w:r>
      <w:r>
        <w:rPr>
          <w:rFonts w:ascii="Times New Roman" w:eastAsia="宋体" w:hAnsi="Times New Roman"/>
          <w:sz w:val="24"/>
          <w:lang w:eastAsia="zh-CN"/>
        </w:rPr>
        <w:t xml:space="preserve">dirty range </w:t>
      </w:r>
      <w:r>
        <w:rPr>
          <w:rFonts w:ascii="Times New Roman" w:eastAsia="宋体" w:hAnsi="Times New Roman"/>
          <w:sz w:val="24"/>
          <w:lang w:eastAsia="zh-CN"/>
        </w:rPr>
        <w:t>查找和子范围提交放在同一个</w:t>
      </w:r>
      <w:r>
        <w:rPr>
          <w:rFonts w:ascii="Times New Roman" w:eastAsia="宋体" w:hAnsi="Times New Roman"/>
          <w:sz w:val="24"/>
          <w:lang w:eastAsia="zh-CN"/>
        </w:rPr>
        <w:t xml:space="preserve"> folio </w:t>
      </w:r>
      <w:r>
        <w:rPr>
          <w:rFonts w:ascii="Times New Roman" w:eastAsia="宋体" w:hAnsi="Times New Roman"/>
          <w:sz w:val="24"/>
          <w:lang w:eastAsia="zh-CN"/>
        </w:rPr>
        <w:t>上下文内，因此更便于处理未提交范围的解锁和写回收尾。</w:t>
      </w:r>
    </w:p>
    <w:p w14:paraId="4D88DC9E"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这种处理方式把</w:t>
      </w:r>
      <w:r>
        <w:rPr>
          <w:rFonts w:ascii="Times New Roman" w:eastAsia="宋体" w:hAnsi="Times New Roman"/>
          <w:sz w:val="24"/>
          <w:lang w:eastAsia="zh-CN"/>
        </w:rPr>
        <w:t xml:space="preserve"> </w:t>
      </w:r>
      <w:r>
        <w:rPr>
          <w:rFonts w:ascii="Times New Roman" w:eastAsia="宋体" w:hAnsi="Times New Roman"/>
          <w:sz w:val="24"/>
          <w:lang w:eastAsia="zh-CN"/>
        </w:rPr>
        <w:t>写回的最小决策单位从整个</w:t>
      </w:r>
      <w:r>
        <w:rPr>
          <w:rFonts w:ascii="Times New Roman" w:eastAsia="宋体" w:hAnsi="Times New Roman"/>
          <w:sz w:val="24"/>
          <w:lang w:eastAsia="zh-CN"/>
        </w:rPr>
        <w:t xml:space="preserve"> folio </w:t>
      </w:r>
      <w:r>
        <w:rPr>
          <w:rFonts w:ascii="Times New Roman" w:eastAsia="宋体" w:hAnsi="Times New Roman"/>
          <w:sz w:val="24"/>
          <w:lang w:eastAsia="zh-CN"/>
        </w:rPr>
        <w:t>收窄到</w:t>
      </w:r>
      <w:r>
        <w:rPr>
          <w:rFonts w:ascii="Times New Roman" w:eastAsia="宋体" w:hAnsi="Times New Roman"/>
          <w:sz w:val="24"/>
          <w:lang w:eastAsia="zh-CN"/>
        </w:rPr>
        <w:t xml:space="preserve"> folio </w:t>
      </w:r>
      <w:r>
        <w:rPr>
          <w:rFonts w:ascii="Times New Roman" w:eastAsia="宋体" w:hAnsi="Times New Roman"/>
          <w:sz w:val="24"/>
          <w:lang w:eastAsia="zh-CN"/>
        </w:rPr>
        <w:t>内部的脏范围。对于普通文件而言，这使写回路径可以只围绕已修改的子范围构造写请求；对于后续压缩文件而言，它也提供了把同一</w:t>
      </w:r>
      <w:r>
        <w:rPr>
          <w:rFonts w:ascii="Times New Roman" w:eastAsia="宋体" w:hAnsi="Times New Roman"/>
          <w:sz w:val="24"/>
          <w:lang w:eastAsia="zh-CN"/>
        </w:rPr>
        <w:t xml:space="preserve"> folio </w:t>
      </w:r>
      <w:r>
        <w:rPr>
          <w:rFonts w:ascii="Times New Roman" w:eastAsia="宋体" w:hAnsi="Times New Roman"/>
          <w:sz w:val="24"/>
          <w:lang w:eastAsia="zh-CN"/>
        </w:rPr>
        <w:t>中不同子范围加入压缩上下文的基础。</w:t>
      </w:r>
    </w:p>
    <w:p w14:paraId="16846FA5" w14:textId="77777777" w:rsidR="002D4922" w:rsidRDefault="00EA61A5">
      <w:pPr>
        <w:pStyle w:val="31"/>
      </w:pPr>
      <w:bookmarkStart w:id="127" w:name="_Toc229385012"/>
      <w:r>
        <w:rPr>
          <w:rFonts w:ascii="Times New Roman" w:eastAsia="宋体" w:hAnsi="Times New Roman"/>
        </w:rPr>
        <w:t xml:space="preserve">4.4.2 </w:t>
      </w:r>
      <w:r>
        <w:rPr>
          <w:rFonts w:ascii="Times New Roman" w:eastAsia="宋体" w:hAnsi="Times New Roman"/>
        </w:rPr>
        <w:t>子范围提交与重试边界</w:t>
      </w:r>
      <w:bookmarkEnd w:id="127"/>
    </w:p>
    <w:p w14:paraId="71BBC309" w14:textId="77777777" w:rsidR="002D4922" w:rsidRDefault="00EA61A5">
      <w:pPr>
        <w:spacing w:after="0" w:line="360" w:lineRule="auto"/>
        <w:ind w:firstLine="480"/>
        <w:jc w:val="both"/>
        <w:rPr>
          <w:lang w:eastAsia="zh-CN"/>
        </w:rPr>
      </w:pPr>
      <w:r>
        <w:rPr>
          <w:rFonts w:ascii="Times New Roman" w:eastAsia="宋体" w:hAnsi="Times New Roman"/>
          <w:sz w:val="24"/>
        </w:rPr>
        <w:t xml:space="preserve">f2fs_write_single_data_folio </w:t>
      </w:r>
      <w:r>
        <w:rPr>
          <w:rFonts w:ascii="Times New Roman" w:eastAsia="宋体" w:hAnsi="Times New Roman"/>
          <w:sz w:val="24"/>
        </w:rPr>
        <w:t>接收</w:t>
      </w:r>
      <w:r>
        <w:rPr>
          <w:rFonts w:ascii="Times New Roman" w:eastAsia="宋体" w:hAnsi="Times New Roman"/>
          <w:sz w:val="24"/>
        </w:rPr>
        <w:t xml:space="preserve"> start </w:t>
      </w:r>
      <w:r>
        <w:rPr>
          <w:rFonts w:ascii="Times New Roman" w:eastAsia="宋体" w:hAnsi="Times New Roman"/>
          <w:sz w:val="24"/>
        </w:rPr>
        <w:t>和</w:t>
      </w:r>
      <w:r>
        <w:rPr>
          <w:rFonts w:ascii="Times New Roman" w:eastAsia="宋体" w:hAnsi="Times New Roman"/>
          <w:sz w:val="24"/>
        </w:rPr>
        <w:t xml:space="preserve"> end </w:t>
      </w:r>
      <w:r>
        <w:rPr>
          <w:rFonts w:ascii="Times New Roman" w:eastAsia="宋体" w:hAnsi="Times New Roman"/>
          <w:sz w:val="24"/>
        </w:rPr>
        <w:t>两个字节位置，并据此计算</w:t>
      </w:r>
      <w:r>
        <w:rPr>
          <w:rFonts w:ascii="Times New Roman" w:eastAsia="宋体" w:hAnsi="Times New Roman"/>
          <w:sz w:val="24"/>
        </w:rPr>
        <w:t xml:space="preserve"> folio </w:t>
      </w:r>
      <w:r>
        <w:rPr>
          <w:rFonts w:ascii="Times New Roman" w:eastAsia="宋体" w:hAnsi="Times New Roman"/>
          <w:sz w:val="24"/>
        </w:rPr>
        <w:t>内需要提交的子页范围。函数内部先根据</w:t>
      </w:r>
      <w:r>
        <w:rPr>
          <w:rFonts w:ascii="Times New Roman" w:eastAsia="宋体" w:hAnsi="Times New Roman"/>
          <w:sz w:val="24"/>
        </w:rPr>
        <w:t xml:space="preserve"> folio_order(folio) </w:t>
      </w:r>
      <w:r>
        <w:rPr>
          <w:rFonts w:ascii="Times New Roman" w:eastAsia="宋体" w:hAnsi="Times New Roman"/>
          <w:sz w:val="24"/>
        </w:rPr>
        <w:t>分流。</w:t>
      </w:r>
      <w:r>
        <w:rPr>
          <w:rFonts w:ascii="Times New Roman" w:eastAsia="宋体" w:hAnsi="Times New Roman"/>
          <w:sz w:val="24"/>
          <w:lang w:eastAsia="zh-CN"/>
        </w:rPr>
        <w:t xml:space="preserve">order-0 folio </w:t>
      </w:r>
      <w:r>
        <w:rPr>
          <w:rFonts w:ascii="Times New Roman" w:eastAsia="宋体" w:hAnsi="Times New Roman"/>
          <w:sz w:val="24"/>
          <w:lang w:eastAsia="zh-CN"/>
        </w:rPr>
        <w:t>继续走原有单页写回函数，并保留单页路径中的解锁、等待、重新加锁和再检查流程。高阶</w:t>
      </w:r>
      <w:r>
        <w:rPr>
          <w:rFonts w:ascii="Times New Roman" w:eastAsia="宋体" w:hAnsi="Times New Roman"/>
          <w:sz w:val="24"/>
          <w:lang w:eastAsia="zh-CN"/>
        </w:rPr>
        <w:t xml:space="preserve"> folio </w:t>
      </w:r>
      <w:r>
        <w:rPr>
          <w:rFonts w:ascii="Times New Roman" w:eastAsia="宋体" w:hAnsi="Times New Roman"/>
          <w:sz w:val="24"/>
          <w:lang w:eastAsia="zh-CN"/>
        </w:rPr>
        <w:t>则进入</w:t>
      </w:r>
      <w:r>
        <w:rPr>
          <w:rFonts w:ascii="Times New Roman" w:eastAsia="宋体" w:hAnsi="Times New Roman"/>
          <w:sz w:val="24"/>
          <w:lang w:eastAsia="zh-CN"/>
        </w:rPr>
        <w:t xml:space="preserve"> folio </w:t>
      </w:r>
      <w:r>
        <w:rPr>
          <w:rFonts w:ascii="Times New Roman" w:eastAsia="宋体" w:hAnsi="Times New Roman"/>
          <w:sz w:val="24"/>
          <w:lang w:eastAsia="zh-CN"/>
        </w:rPr>
        <w:t>子范围提交路径。该分支会根据</w:t>
      </w:r>
      <w:r>
        <w:rPr>
          <w:rFonts w:ascii="Times New Roman" w:eastAsia="宋体" w:hAnsi="Times New Roman"/>
          <w:sz w:val="24"/>
          <w:lang w:eastAsia="zh-CN"/>
        </w:rPr>
        <w:t xml:space="preserve"> start/end </w:t>
      </w:r>
      <w:r>
        <w:rPr>
          <w:rFonts w:ascii="Times New Roman" w:eastAsia="宋体" w:hAnsi="Times New Roman"/>
          <w:sz w:val="24"/>
          <w:lang w:eastAsia="zh-CN"/>
        </w:rPr>
        <w:t>限定写回边界，并在提交失败或部分提交时回到统一的重试处理。</w:t>
      </w:r>
    </w:p>
    <w:p w14:paraId="4B363604" w14:textId="77777777" w:rsidR="002D4922" w:rsidRDefault="00EA61A5">
      <w:pPr>
        <w:shd w:val="clear" w:color="auto" w:fill="1E1E1E"/>
        <w:spacing w:after="0" w:line="240" w:lineRule="auto"/>
      </w:pPr>
      <w:r>
        <w:rPr>
          <w:rFonts w:ascii="Consolas" w:eastAsia="微软雅黑" w:hAnsi="Consolas"/>
          <w:color w:val="D4D4D4"/>
          <w:sz w:val="20"/>
        </w:rPr>
        <w:t>/* Source: fs/f2fs/data.c:3410-3522, f2fs_write_single_data_folio */</w:t>
      </w:r>
    </w:p>
    <w:p w14:paraId="79C31A21" w14:textId="77777777" w:rsidR="002D4922" w:rsidRDefault="00EA61A5">
      <w:pPr>
        <w:shd w:val="clear" w:color="auto" w:fill="1E1E1E"/>
        <w:spacing w:after="0" w:line="240" w:lineRule="auto"/>
      </w:pP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DCDCAA"/>
          <w:sz w:val="20"/>
        </w:rPr>
        <w:t>f2fs_write_single_data_folio</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submitted_pages_count</w:t>
      </w:r>
      <w:r>
        <w:rPr>
          <w:rFonts w:ascii="微软雅黑" w:eastAsia="微软雅黑" w:hAnsi="微软雅黑"/>
          <w:color w:val="D16969"/>
          <w:sz w:val="20"/>
        </w:rPr>
        <w:t>,</w:t>
      </w:r>
    </w:p>
    <w:p w14:paraId="4CCE6CA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bio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bio_ptr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sector_t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last_block_ptr</w:t>
      </w:r>
      <w:r>
        <w:rPr>
          <w:rFonts w:ascii="微软雅黑" w:eastAsia="微软雅黑" w:hAnsi="微软雅黑"/>
          <w:color w:val="D16969"/>
          <w:sz w:val="20"/>
        </w:rPr>
        <w:t>,</w:t>
      </w:r>
    </w:p>
    <w:p w14:paraId="262B4E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writeback_control</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wbc</w:t>
      </w:r>
      <w:r>
        <w:rPr>
          <w:rFonts w:ascii="微软雅黑" w:eastAsia="微软雅黑" w:hAnsi="微软雅黑"/>
          <w:color w:val="D16969"/>
          <w:sz w:val="20"/>
        </w:rPr>
        <w:t>,</w:t>
      </w:r>
    </w:p>
    <w:p w14:paraId="667D21F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enum</w:t>
      </w:r>
      <w:r>
        <w:rPr>
          <w:rFonts w:ascii="微软雅黑" w:eastAsia="微软雅黑" w:hAnsi="微软雅黑"/>
          <w:color w:val="D4D4D4"/>
          <w:sz w:val="20"/>
        </w:rPr>
        <w:t xml:space="preserve"> </w:t>
      </w:r>
      <w:r>
        <w:rPr>
          <w:rFonts w:ascii="微软雅黑" w:eastAsia="微软雅黑" w:hAnsi="微软雅黑"/>
          <w:color w:val="9CDCFE"/>
          <w:sz w:val="20"/>
        </w:rPr>
        <w:t>iostat_type</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compr_blocks</w:t>
      </w:r>
      <w:r>
        <w:rPr>
          <w:rFonts w:ascii="微软雅黑" w:eastAsia="微软雅黑" w:hAnsi="微软雅黑"/>
          <w:color w:val="D16969"/>
          <w:sz w:val="20"/>
        </w:rPr>
        <w:t>,</w:t>
      </w:r>
    </w:p>
    <w:p w14:paraId="698DDF7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from_compress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is_reclaim</w:t>
      </w:r>
      <w:r>
        <w:rPr>
          <w:rFonts w:ascii="微软雅黑" w:eastAsia="微软雅黑" w:hAnsi="微软雅黑"/>
          <w:color w:val="D16969"/>
          <w:sz w:val="20"/>
        </w:rPr>
        <w:t>,</w:t>
      </w:r>
    </w:p>
    <w:p w14:paraId="02C2E26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u64</w:t>
      </w:r>
      <w:r>
        <w:rPr>
          <w:rFonts w:ascii="微软雅黑" w:eastAsia="微软雅黑" w:hAnsi="微软雅黑"/>
          <w:color w:val="D4D4D4"/>
          <w:sz w:val="20"/>
        </w:rPr>
        <w:t xml:space="preserve"> </w:t>
      </w:r>
      <w:r>
        <w:rPr>
          <w:rFonts w:ascii="微软雅黑" w:eastAsia="微软雅黑" w:hAnsi="微软雅黑"/>
          <w:color w:val="9CDCFE"/>
          <w:sz w:val="20"/>
        </w:rPr>
        <w:t>start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u64</w:t>
      </w:r>
      <w:r>
        <w:rPr>
          <w:rFonts w:ascii="微软雅黑" w:eastAsia="微软雅黑" w:hAnsi="微软雅黑"/>
          <w:color w:val="D4D4D4"/>
          <w:sz w:val="20"/>
        </w:rPr>
        <w:t xml:space="preserve"> </w:t>
      </w:r>
      <w:r>
        <w:rPr>
          <w:rFonts w:ascii="微软雅黑" w:eastAsia="微软雅黑" w:hAnsi="微软雅黑"/>
          <w:color w:val="9CDCFE"/>
          <w:sz w:val="20"/>
        </w:rPr>
        <w:t>end</w:t>
      </w:r>
      <w:r>
        <w:rPr>
          <w:rFonts w:ascii="微软雅黑" w:eastAsia="微软雅黑" w:hAnsi="微软雅黑"/>
          <w:color w:val="D16969"/>
          <w:sz w:val="20"/>
        </w:rPr>
        <w:t>)</w:t>
      </w:r>
    </w:p>
    <w:p w14:paraId="09743ACD" w14:textId="77777777" w:rsidR="002D4922" w:rsidRDefault="00EA61A5">
      <w:pPr>
        <w:shd w:val="clear" w:color="auto" w:fill="1E1E1E"/>
        <w:spacing w:after="0" w:line="240" w:lineRule="auto"/>
      </w:pPr>
      <w:r>
        <w:rPr>
          <w:rFonts w:ascii="微软雅黑" w:eastAsia="微软雅黑" w:hAnsi="微软雅黑"/>
          <w:color w:val="D16969"/>
          <w:sz w:val="20"/>
        </w:rPr>
        <w:t>{</w:t>
      </w:r>
    </w:p>
    <w:p w14:paraId="4B00727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mapping</w:t>
      </w:r>
      <w:r>
        <w:rPr>
          <w:rFonts w:ascii="微软雅黑" w:eastAsia="微软雅黑" w:hAnsi="微软雅黑"/>
          <w:color w:val="D16969"/>
          <w:sz w:val="20"/>
        </w:rPr>
        <w:t>-&gt;</w:t>
      </w:r>
      <w:r>
        <w:rPr>
          <w:rFonts w:ascii="微软雅黑" w:eastAsia="微软雅黑" w:hAnsi="微软雅黑"/>
          <w:color w:val="9CDCFE"/>
          <w:sz w:val="20"/>
        </w:rPr>
        <w:t>host</w:t>
      </w:r>
      <w:r>
        <w:rPr>
          <w:rFonts w:ascii="微软雅黑" w:eastAsia="微软雅黑" w:hAnsi="微软雅黑"/>
          <w:color w:val="D16969"/>
          <w:sz w:val="20"/>
        </w:rPr>
        <w:t>;</w:t>
      </w:r>
    </w:p>
    <w:p w14:paraId="6B34EFB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f2fs_sb_info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F2FS_I_SB</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68DDAAA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AE9B5A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local_submitted_count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2EA4C04"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172FD7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#ifdef CONFIG_F2FS_DEBUG_PRINT</w:t>
      </w:r>
    </w:p>
    <w:p w14:paraId="737260B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f2fs_err</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E9178"/>
          <w:sz w:val="20"/>
        </w:rPr>
        <w:t>"f2fs_write_single_data_folio called with folio_order 0"</w:t>
      </w:r>
      <w:r>
        <w:rPr>
          <w:rFonts w:ascii="微软雅黑" w:eastAsia="微软雅黑" w:hAnsi="微软雅黑"/>
          <w:color w:val="D16969"/>
          <w:sz w:val="20"/>
        </w:rPr>
        <w:t>);</w:t>
      </w:r>
    </w:p>
    <w:p w14:paraId="05F47BC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#endif</w:t>
      </w:r>
    </w:p>
    <w:p w14:paraId="0F3D8FE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retry_single</w:t>
      </w:r>
      <w:r>
        <w:rPr>
          <w:rFonts w:ascii="微软雅黑" w:eastAsia="微软雅黑" w:hAnsi="微软雅黑"/>
          <w:color w:val="D16969"/>
          <w:sz w:val="20"/>
        </w:rPr>
        <w:t>:</w:t>
      </w:r>
    </w:p>
    <w:p w14:paraId="47C59DF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f2fs_write_single_data_page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local_submitted_count</w:t>
      </w:r>
      <w:r>
        <w:rPr>
          <w:rFonts w:ascii="微软雅黑" w:eastAsia="微软雅黑" w:hAnsi="微软雅黑"/>
          <w:color w:val="D16969"/>
          <w:sz w:val="20"/>
        </w:rPr>
        <w:t>,</w:t>
      </w:r>
    </w:p>
    <w:p w14:paraId="034A67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bio_ptr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last_block_ptr</w:t>
      </w:r>
      <w:r>
        <w:rPr>
          <w:rFonts w:ascii="微软雅黑" w:eastAsia="微软雅黑" w:hAnsi="微软雅黑"/>
          <w:color w:val="D16969"/>
          <w:sz w:val="20"/>
        </w:rPr>
        <w:t>,</w:t>
      </w:r>
    </w:p>
    <w:p w14:paraId="5875220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p>
    <w:p w14:paraId="20A6A73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compr_blocks</w:t>
      </w:r>
      <w:r>
        <w:rPr>
          <w:rFonts w:ascii="微软雅黑" w:eastAsia="微软雅黑" w:hAnsi="微软雅黑"/>
          <w:color w:val="D16969"/>
          <w:sz w:val="20"/>
        </w:rPr>
        <w:t>,</w:t>
      </w:r>
    </w:p>
    <w:p w14:paraId="346A609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is_reclaim</w:t>
      </w:r>
      <w:r>
        <w:rPr>
          <w:rFonts w:ascii="微软雅黑" w:eastAsia="微软雅黑" w:hAnsi="微软雅黑"/>
          <w:color w:val="D16969"/>
          <w:sz w:val="20"/>
        </w:rPr>
        <w:t>);</w:t>
      </w:r>
    </w:p>
    <w:p w14:paraId="7009739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EAGAIN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5A4AB7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f2fs_write_single_data_page does not unlock on -EAGAIN.</w:t>
      </w:r>
    </w:p>
    <w:p w14:paraId="0953E4C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We must unlock it before waiting.</w:t>
      </w:r>
    </w:p>
    <w:p w14:paraId="727D791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29C5C4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/*may come from f2fs_write_data_pages*/</w:t>
      </w:r>
    </w:p>
    <w:p w14:paraId="538CC45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wbc</w:t>
      </w:r>
      <w:r>
        <w:rPr>
          <w:rFonts w:ascii="微软雅黑" w:eastAsia="微软雅黑" w:hAnsi="微软雅黑"/>
          <w:color w:val="D16969"/>
          <w:sz w:val="20"/>
        </w:rPr>
        <w:t>-&gt;</w:t>
      </w:r>
      <w:r>
        <w:rPr>
          <w:rFonts w:ascii="微软雅黑" w:eastAsia="微软雅黑" w:hAnsi="微软雅黑"/>
          <w:color w:val="9CDCFE"/>
          <w:sz w:val="20"/>
        </w:rPr>
        <w:t>sync_mode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WB_SYNC_ALL</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f2fs_compressed_file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A543DE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f2fs_io_schedule_timeout</w:t>
      </w:r>
      <w:r>
        <w:rPr>
          <w:rFonts w:ascii="微软雅黑" w:eastAsia="微软雅黑" w:hAnsi="微软雅黑"/>
          <w:color w:val="D16969"/>
          <w:sz w:val="20"/>
        </w:rPr>
        <w:t>(</w:t>
      </w:r>
      <w:r>
        <w:rPr>
          <w:rFonts w:ascii="微软雅黑" w:eastAsia="微软雅黑" w:hAnsi="微软雅黑"/>
          <w:color w:val="9CDCFE"/>
          <w:sz w:val="20"/>
        </w:rPr>
        <w:t>DEFAULT_IO_TIMEOUT</w:t>
      </w:r>
      <w:r>
        <w:rPr>
          <w:rFonts w:ascii="微软雅黑" w:eastAsia="微软雅黑" w:hAnsi="微软雅黑"/>
          <w:color w:val="D16969"/>
          <w:sz w:val="20"/>
        </w:rPr>
        <w:t>);</w:t>
      </w:r>
    </w:p>
    <w:p w14:paraId="6CD8998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4C8656C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unlikely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mapping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16969"/>
          <w:sz w:val="20"/>
        </w:rPr>
        <w:t>-&gt;</w:t>
      </w:r>
      <w:r>
        <w:rPr>
          <w:rFonts w:ascii="微软雅黑" w:eastAsia="微软雅黑" w:hAnsi="微软雅黑"/>
          <w:color w:val="9CDCFE"/>
          <w:sz w:val="20"/>
        </w:rPr>
        <w:t>i_mapping</w:t>
      </w:r>
      <w:r>
        <w:rPr>
          <w:rFonts w:ascii="微软雅黑" w:eastAsia="微软雅黑" w:hAnsi="微软雅黑"/>
          <w:color w:val="D4D4D4"/>
          <w:sz w:val="20"/>
        </w:rPr>
        <w:t xml:space="preserve"> </w:t>
      </w:r>
      <w:r>
        <w:rPr>
          <w:rFonts w:ascii="微软雅黑" w:eastAsia="微软雅黑" w:hAnsi="微软雅黑"/>
          <w:color w:val="D16969"/>
          <w:sz w:val="20"/>
        </w:rPr>
        <w:t>||</w:t>
      </w:r>
    </w:p>
    <w:p w14:paraId="58BC445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w:t>
      </w:r>
      <w:r>
        <w:rPr>
          <w:rFonts w:ascii="微软雅黑" w:eastAsia="微软雅黑" w:hAnsi="微软雅黑"/>
          <w:color w:val="DCDCAA"/>
          <w:sz w:val="20"/>
        </w:rPr>
        <w:t>folio_test_dirty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996D05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9C27FE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75B2926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retry_single</w:t>
      </w:r>
      <w:r>
        <w:rPr>
          <w:rFonts w:ascii="微软雅黑" w:eastAsia="微软雅黑" w:hAnsi="微软雅黑"/>
          <w:color w:val="D16969"/>
          <w:sz w:val="20"/>
        </w:rPr>
        <w:t>;</w:t>
      </w:r>
    </w:p>
    <w:p w14:paraId="5EA70AB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95359E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EAGAIN</w:t>
      </w:r>
      <w:r>
        <w:rPr>
          <w:rFonts w:ascii="微软雅黑" w:eastAsia="微软雅黑" w:hAnsi="微软雅黑"/>
          <w:color w:val="D16969"/>
          <w:sz w:val="20"/>
        </w:rPr>
        <w:t>;</w:t>
      </w:r>
    </w:p>
    <w:p w14:paraId="1DAD1F6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159A918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submitted_pages_count</w:t>
      </w:r>
      <w:r>
        <w:rPr>
          <w:rFonts w:ascii="微软雅黑" w:eastAsia="微软雅黑" w:hAnsi="微软雅黑"/>
          <w:color w:val="D16969"/>
          <w:sz w:val="20"/>
        </w:rPr>
        <w:t>)</w:t>
      </w:r>
    </w:p>
    <w:p w14:paraId="65CCC89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submitted_pages_count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local_submitted_count</w:t>
      </w:r>
      <w:r>
        <w:rPr>
          <w:rFonts w:ascii="微软雅黑" w:eastAsia="微软雅黑" w:hAnsi="微软雅黑"/>
          <w:color w:val="D16969"/>
          <w:sz w:val="20"/>
        </w:rPr>
        <w:t>;</w:t>
      </w:r>
    </w:p>
    <w:p w14:paraId="7C385B0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1909771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1B2A429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#ifdef CONFIG_F2FS_DEBUG_PRINT</w:t>
      </w:r>
    </w:p>
    <w:p w14:paraId="3F48514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f2fs_err</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E9178"/>
          <w:sz w:val="20"/>
        </w:rPr>
        <w:t>"f2fs_write_single_data_folio called with folio_order:%d"</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463B94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#endif</w:t>
      </w:r>
    </w:p>
    <w:p w14:paraId="10C7F5D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16969"/>
          <w:sz w:val="20"/>
        </w:rPr>
        <w:t>;</w:t>
      </w:r>
    </w:p>
    <w:p w14:paraId="622F2E8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WARN_ON_ONCE</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47186FF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folio_start_idx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start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folio_pos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&gt;&gt;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0F8D4E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folio_end_idx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end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folio_pos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&gt;&gt;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3B0EF4F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7D7BC0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folio_start_idx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folio_end_idx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A56649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folio_page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p>
    <w:p w14:paraId="1F5EBAB9"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f2fs_io_info</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02DFCF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sbi</w:t>
      </w:r>
      <w:r>
        <w:rPr>
          <w:rFonts w:ascii="微软雅黑" w:eastAsia="微软雅黑" w:hAnsi="微软雅黑"/>
          <w:color w:val="D16969"/>
          <w:sz w:val="20"/>
        </w:rPr>
        <w:t>,</w:t>
      </w:r>
    </w:p>
    <w:p w14:paraId="4F4E343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ino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16969"/>
          <w:sz w:val="20"/>
        </w:rPr>
        <w:t>-&gt;</w:t>
      </w:r>
      <w:r>
        <w:rPr>
          <w:rFonts w:ascii="微软雅黑" w:eastAsia="微软雅黑" w:hAnsi="微软雅黑"/>
          <w:color w:val="9CDCFE"/>
          <w:sz w:val="20"/>
        </w:rPr>
        <w:t>i_ino</w:t>
      </w:r>
      <w:r>
        <w:rPr>
          <w:rFonts w:ascii="微软雅黑" w:eastAsia="微软雅黑" w:hAnsi="微软雅黑"/>
          <w:color w:val="D16969"/>
          <w:sz w:val="20"/>
        </w:rPr>
        <w:t>,</w:t>
      </w:r>
    </w:p>
    <w:p w14:paraId="063633C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DATA</w:t>
      </w:r>
      <w:r>
        <w:rPr>
          <w:rFonts w:ascii="微软雅黑" w:eastAsia="微软雅黑" w:hAnsi="微软雅黑"/>
          <w:color w:val="D16969"/>
          <w:sz w:val="20"/>
        </w:rPr>
        <w:t>,</w:t>
      </w:r>
    </w:p>
    <w:p w14:paraId="686DB8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op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REQ_OP_WRITE</w:t>
      </w:r>
      <w:r>
        <w:rPr>
          <w:rFonts w:ascii="微软雅黑" w:eastAsia="微软雅黑" w:hAnsi="微软雅黑"/>
          <w:color w:val="D16969"/>
          <w:sz w:val="20"/>
        </w:rPr>
        <w:t>,</w:t>
      </w:r>
    </w:p>
    <w:p w14:paraId="54464B1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op_flags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wbc_to_write_flags</w:t>
      </w:r>
      <w:r>
        <w:rPr>
          <w:rFonts w:ascii="微软雅黑" w:eastAsia="微软雅黑" w:hAnsi="微软雅黑"/>
          <w:color w:val="D16969"/>
          <w:sz w:val="20"/>
        </w:rPr>
        <w:t>(</w:t>
      </w:r>
      <w:r>
        <w:rPr>
          <w:rFonts w:ascii="微软雅黑" w:eastAsia="微软雅黑" w:hAnsi="微软雅黑"/>
          <w:color w:val="9CDCFE"/>
          <w:sz w:val="20"/>
        </w:rPr>
        <w:t>wbc</w:t>
      </w:r>
      <w:r>
        <w:rPr>
          <w:rFonts w:ascii="微软雅黑" w:eastAsia="微软雅黑" w:hAnsi="微软雅黑"/>
          <w:color w:val="D16969"/>
          <w:sz w:val="20"/>
        </w:rPr>
        <w:t>),</w:t>
      </w:r>
    </w:p>
    <w:p w14:paraId="27BB3E2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old_blkaddr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NULL_ADDR</w:t>
      </w:r>
      <w:r>
        <w:rPr>
          <w:rFonts w:ascii="微软雅黑" w:eastAsia="微软雅黑" w:hAnsi="微软雅黑"/>
          <w:color w:val="D16969"/>
          <w:sz w:val="20"/>
        </w:rPr>
        <w:t>,</w:t>
      </w:r>
    </w:p>
    <w:p w14:paraId="554CD3C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page</w:t>
      </w:r>
      <w:r>
        <w:rPr>
          <w:rFonts w:ascii="微软雅黑" w:eastAsia="微软雅黑" w:hAnsi="微软雅黑"/>
          <w:color w:val="D16969"/>
          <w:sz w:val="20"/>
        </w:rPr>
        <w:t>,</w:t>
      </w:r>
    </w:p>
    <w:p w14:paraId="7F65898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encrypted_page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559F32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submitted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6D139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compr_blocks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compr_blocks</w:t>
      </w:r>
      <w:r>
        <w:rPr>
          <w:rFonts w:ascii="微软雅黑" w:eastAsia="微软雅黑" w:hAnsi="微软雅黑"/>
          <w:color w:val="D16969"/>
          <w:sz w:val="20"/>
        </w:rPr>
        <w:t>,</w:t>
      </w:r>
    </w:p>
    <w:p w14:paraId="738BDE8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need_lock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compr_blocks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LOCK_DONE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LOCK_RETRY</w:t>
      </w:r>
      <w:r>
        <w:rPr>
          <w:rFonts w:ascii="微软雅黑" w:eastAsia="微软雅黑" w:hAnsi="微软雅黑"/>
          <w:color w:val="D16969"/>
          <w:sz w:val="20"/>
        </w:rPr>
        <w:t>,</w:t>
      </w:r>
    </w:p>
    <w:p w14:paraId="57E5813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meta_gc</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f2fs_meta_inode_gc_required</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A9B0B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io_type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p>
    <w:p w14:paraId="4918C6A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io_wbc</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wbc</w:t>
      </w:r>
      <w:r>
        <w:rPr>
          <w:rFonts w:ascii="微软雅黑" w:eastAsia="微软雅黑" w:hAnsi="微软雅黑"/>
          <w:color w:val="D16969"/>
          <w:sz w:val="20"/>
        </w:rPr>
        <w:t>,</w:t>
      </w:r>
    </w:p>
    <w:p w14:paraId="56898E8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bio_ptr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bio_ptr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62D515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last_block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last_block_ptr</w:t>
      </w:r>
    </w:p>
    <w:p w14:paraId="43966C5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7CC6470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retry_multi</w:t>
      </w:r>
      <w:r>
        <w:rPr>
          <w:rFonts w:ascii="微软雅黑" w:eastAsia="微软雅黑" w:hAnsi="微软雅黑"/>
          <w:color w:val="D16969"/>
          <w:sz w:val="20"/>
        </w:rPr>
        <w:t>:</w:t>
      </w:r>
    </w:p>
    <w:p w14:paraId="5DA09F9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atomic_add</w:t>
      </w:r>
      <w:r>
        <w:rPr>
          <w:rFonts w:ascii="微软雅黑" w:eastAsia="微软雅黑" w:hAnsi="微软雅黑"/>
          <w:color w:val="D16969"/>
          <w:sz w:val="20"/>
        </w:rPr>
        <w:t>(</w:t>
      </w:r>
      <w:r>
        <w:rPr>
          <w:rFonts w:ascii="微软雅黑" w:eastAsia="微软雅黑" w:hAnsi="微软雅黑"/>
          <w:color w:val="9CDCFE"/>
          <w:sz w:val="20"/>
        </w:rPr>
        <w:t>PAGE_SIZE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write_bytes_pending</w:t>
      </w:r>
      <w:r>
        <w:rPr>
          <w:rFonts w:ascii="微软雅黑" w:eastAsia="微软雅黑" w:hAnsi="微软雅黑"/>
          <w:color w:val="D16969"/>
          <w:sz w:val="20"/>
        </w:rPr>
        <w:t>);</w:t>
      </w:r>
    </w:p>
    <w:p w14:paraId="7616D34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#ifdef CONFIG_F2FS_DEBUG_PRINT</w:t>
      </w:r>
    </w:p>
    <w:p w14:paraId="64B4DEF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FUNC</w:t>
      </w:r>
      <w:r>
        <w:rPr>
          <w:rFonts w:ascii="微软雅黑" w:eastAsia="微软雅黑" w:hAnsi="微软雅黑"/>
          <w:color w:val="D16969"/>
          <w:sz w:val="20"/>
        </w:rPr>
        <w:t>(</w:t>
      </w:r>
      <w:r>
        <w:rPr>
          <w:rFonts w:ascii="微软雅黑" w:eastAsia="微软雅黑" w:hAnsi="微软雅黑"/>
          <w:color w:val="9CDCFE"/>
          <w:sz w:val="20"/>
        </w:rPr>
        <w:t>print_wbp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09DB0B0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#endif</w:t>
      </w:r>
    </w:p>
    <w:p w14:paraId="33435FE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16969"/>
          <w:sz w:val="20"/>
        </w:rPr>
        <w:t>=</w:t>
      </w:r>
      <w:r>
        <w:rPr>
          <w:rFonts w:ascii="微软雅黑" w:eastAsia="微软雅黑" w:hAnsi="微软雅黑"/>
          <w:color w:val="DCDCAA"/>
          <w:sz w:val="20"/>
        </w:rPr>
        <w:t>f2fs_do_write_data_page</w:t>
      </w:r>
      <w:r>
        <w:rPr>
          <w:rFonts w:ascii="微软雅黑" w:eastAsia="微软雅黑" w:hAnsi="微软雅黑"/>
          <w:color w:val="D16969"/>
          <w:sz w:val="20"/>
        </w:rPr>
        <w:t>(&amp;</w:t>
      </w:r>
      <w:r>
        <w:rPr>
          <w:rFonts w:ascii="微软雅黑" w:eastAsia="微软雅黑" w:hAnsi="微软雅黑"/>
          <w:color w:val="9CDCFE"/>
          <w:sz w:val="20"/>
        </w:rPr>
        <w:t>fio</w:t>
      </w:r>
      <w:r>
        <w:rPr>
          <w:rFonts w:ascii="微软雅黑" w:eastAsia="微软雅黑" w:hAnsi="微软雅黑"/>
          <w:color w:val="D16969"/>
          <w:sz w:val="20"/>
        </w:rPr>
        <w:t>);</w:t>
      </w:r>
    </w:p>
    <w:p w14:paraId="3AC27ED4"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2884C0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6A9955"/>
          <w:sz w:val="20"/>
        </w:rPr>
        <w:t>/* No more unlock for large folio in retry write logic for now.</w:t>
      </w:r>
    </w:p>
    <w:p w14:paraId="51DA8209" w14:textId="77777777" w:rsidR="002D4922" w:rsidRDefault="00EA61A5">
      <w:pPr>
        <w:shd w:val="clear" w:color="auto" w:fill="1E1E1E"/>
        <w:spacing w:after="0" w:line="240" w:lineRule="auto"/>
      </w:pPr>
      <w:r>
        <w:rPr>
          <w:rFonts w:ascii="微软雅黑" w:eastAsia="微软雅黑" w:hAnsi="微软雅黑"/>
          <w:color w:val="6A9955"/>
          <w:sz w:val="20"/>
        </w:rPr>
        <w:tab/>
        <w:t>Because it will cause iomap_folio_state to become modified by buffered write</w:t>
      </w:r>
    </w:p>
    <w:p w14:paraId="46BB8203" w14:textId="77777777" w:rsidR="002D4922" w:rsidRDefault="00EA61A5">
      <w:pPr>
        <w:shd w:val="clear" w:color="auto" w:fill="1E1E1E"/>
        <w:spacing w:after="0" w:line="240" w:lineRule="auto"/>
      </w:pPr>
      <w:r>
        <w:rPr>
          <w:rFonts w:ascii="微软雅黑" w:eastAsia="微软雅黑" w:hAnsi="微软雅黑"/>
          <w:color w:val="6A9955"/>
          <w:sz w:val="20"/>
        </w:rPr>
        <w:tab/>
        <w:t>and handle partial truncate is tricky.There's no much benefit to unlock a large folio here*/</w:t>
      </w:r>
    </w:p>
    <w:p w14:paraId="227798C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EAGAIN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612C4B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wbc</w:t>
      </w:r>
      <w:r>
        <w:rPr>
          <w:rFonts w:ascii="微软雅黑" w:eastAsia="微软雅黑" w:hAnsi="微软雅黑"/>
          <w:color w:val="D16969"/>
          <w:sz w:val="20"/>
        </w:rPr>
        <w:t>-&gt;</w:t>
      </w:r>
      <w:r>
        <w:rPr>
          <w:rFonts w:ascii="微软雅黑" w:eastAsia="微软雅黑" w:hAnsi="微软雅黑"/>
          <w:color w:val="9CDCFE"/>
          <w:sz w:val="20"/>
        </w:rPr>
        <w:t>sync_mode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WB_SYNC_ALL</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from_compress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B53A5B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f2fs_io_schedule_timeout</w:t>
      </w:r>
      <w:r>
        <w:rPr>
          <w:rFonts w:ascii="微软雅黑" w:eastAsia="微软雅黑" w:hAnsi="微软雅黑"/>
          <w:color w:val="D16969"/>
          <w:sz w:val="20"/>
        </w:rPr>
        <w:t>(</w:t>
      </w:r>
      <w:r>
        <w:rPr>
          <w:rFonts w:ascii="微软雅黑" w:eastAsia="微软雅黑" w:hAnsi="微软雅黑"/>
          <w:color w:val="9CDCFE"/>
          <w:sz w:val="20"/>
        </w:rPr>
        <w:t>DEFAULT_IO_TIMEOUT</w:t>
      </w:r>
      <w:r>
        <w:rPr>
          <w:rFonts w:ascii="微软雅黑" w:eastAsia="微软雅黑" w:hAnsi="微软雅黑"/>
          <w:color w:val="D16969"/>
          <w:sz w:val="20"/>
        </w:rPr>
        <w:t>);</w:t>
      </w:r>
    </w:p>
    <w:p w14:paraId="53095E8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9CDCFE"/>
          <w:sz w:val="20"/>
        </w:rPr>
        <w:t>need_lock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LOCK_REQ</w:t>
      </w:r>
      <w:r>
        <w:rPr>
          <w:rFonts w:ascii="微软雅黑" w:eastAsia="微软雅黑" w:hAnsi="微软雅黑"/>
          <w:color w:val="D16969"/>
          <w:sz w:val="20"/>
        </w:rPr>
        <w:t>;</w:t>
      </w:r>
    </w:p>
    <w:p w14:paraId="297B72F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retry_multi</w:t>
      </w:r>
      <w:r>
        <w:rPr>
          <w:rFonts w:ascii="微软雅黑" w:eastAsia="微软雅黑" w:hAnsi="微软雅黑"/>
          <w:color w:val="D16969"/>
          <w:sz w:val="20"/>
        </w:rPr>
        <w:t>;</w:t>
      </w:r>
    </w:p>
    <w:p w14:paraId="7FF69AD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329E0E0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EAGAIN</w:t>
      </w:r>
      <w:r>
        <w:rPr>
          <w:rFonts w:ascii="微软雅黑" w:eastAsia="微软雅黑" w:hAnsi="微软雅黑"/>
          <w:color w:val="D16969"/>
          <w:sz w:val="20"/>
        </w:rPr>
        <w:t>;</w:t>
      </w:r>
    </w:p>
    <w:p w14:paraId="748D151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handle_multi_err</w:t>
      </w:r>
      <w:r>
        <w:rPr>
          <w:rFonts w:ascii="微软雅黑" w:eastAsia="微软雅黑" w:hAnsi="微软雅黑"/>
          <w:color w:val="D16969"/>
          <w:sz w:val="20"/>
        </w:rPr>
        <w:t>;</w:t>
      </w:r>
    </w:p>
    <w:p w14:paraId="636FA29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CBD8FB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1F401C6E"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6A9955"/>
          <w:sz w:val="20"/>
        </w:rPr>
        <w:t>//TODO : for inplace write we should update bio and last_block.Need further reasearch.</w:t>
      </w:r>
    </w:p>
    <w:p w14:paraId="798F687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if (bio_ptr) *bio_ptr = fio.bio;</w:t>
      </w:r>
    </w:p>
    <w:p w14:paraId="0DA7D2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if (last_block_ptr) *last_block_ptr = fio.last_block;</w:t>
      </w:r>
    </w:p>
    <w:p w14:paraId="7A5100C9" w14:textId="77777777" w:rsidR="002D4922" w:rsidRDefault="00EA61A5">
      <w:pPr>
        <w:shd w:val="clear" w:color="auto" w:fill="1E1E1E"/>
        <w:spacing w:after="0" w:line="240" w:lineRule="auto"/>
      </w:pPr>
      <w:r>
        <w:rPr>
          <w:rFonts w:ascii="微软雅黑" w:eastAsia="微软雅黑" w:hAnsi="微软雅黑"/>
          <w:color w:val="9CDCFE"/>
          <w:sz w:val="20"/>
        </w:rPr>
        <w:t>handle_multi_err</w:t>
      </w:r>
      <w:r>
        <w:rPr>
          <w:rFonts w:ascii="微软雅黑" w:eastAsia="微软雅黑" w:hAnsi="微软雅黑"/>
          <w:color w:val="D16969"/>
          <w:sz w:val="20"/>
        </w:rPr>
        <w:t>:</w:t>
      </w:r>
    </w:p>
    <w:p w14:paraId="1098081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37A677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9E1152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If submission failed for this page, it won't go to f2fs_write_end_io</w:t>
      </w:r>
    </w:p>
    <w:p w14:paraId="4AF564D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6A9955"/>
          <w:sz w:val="20"/>
        </w:rPr>
        <w:t>// for this portion.</w:t>
      </w:r>
    </w:p>
    <w:p w14:paraId="432A66B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atomic_sub_and_test</w:t>
      </w:r>
      <w:r>
        <w:rPr>
          <w:rFonts w:ascii="微软雅黑" w:eastAsia="微软雅黑" w:hAnsi="微软雅黑"/>
          <w:color w:val="D16969"/>
          <w:sz w:val="20"/>
        </w:rPr>
        <w:t>(</w:t>
      </w:r>
      <w:r>
        <w:rPr>
          <w:rFonts w:ascii="微软雅黑" w:eastAsia="微软雅黑" w:hAnsi="微软雅黑"/>
          <w:color w:val="9CDCFE"/>
          <w:sz w:val="20"/>
        </w:rPr>
        <w:t>PAGE_SIZE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write_bytes_pending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CB2854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folio_end_writeback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77B064C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5176B5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bio_endio</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16969"/>
          <w:sz w:val="20"/>
        </w:rPr>
        <w:t>);</w:t>
      </w:r>
    </w:p>
    <w:p w14:paraId="2E7E511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3EFA6AD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break</w:t>
      </w:r>
      <w:r>
        <w:rPr>
          <w:rFonts w:ascii="微软雅黑" w:eastAsia="微软雅黑" w:hAnsi="微软雅黑"/>
          <w:color w:val="D16969"/>
          <w:sz w:val="20"/>
        </w:rPr>
        <w:t>;</w:t>
      </w:r>
    </w:p>
    <w:p w14:paraId="27E1F23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221599E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local_submitted_count</w:t>
      </w:r>
      <w:r>
        <w:rPr>
          <w:rFonts w:ascii="微软雅黑" w:eastAsia="微软雅黑" w:hAnsi="微软雅黑"/>
          <w:color w:val="D16969"/>
          <w:sz w:val="20"/>
        </w:rPr>
        <w:t>++;</w:t>
      </w:r>
    </w:p>
    <w:p w14:paraId="31BDBA5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56A24E6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2BA6CB7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8D86C5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submitted_pages_count</w:t>
      </w:r>
      <w:r>
        <w:rPr>
          <w:rFonts w:ascii="微软雅黑" w:eastAsia="微软雅黑" w:hAnsi="微软雅黑"/>
          <w:color w:val="D16969"/>
          <w:sz w:val="20"/>
        </w:rPr>
        <w:t>)</w:t>
      </w:r>
    </w:p>
    <w:p w14:paraId="61C15D2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9CDCFE"/>
          <w:sz w:val="20"/>
        </w:rPr>
        <w:t>submitted_pages_count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local_submitted_count</w:t>
      </w:r>
      <w:r>
        <w:rPr>
          <w:rFonts w:ascii="微软雅黑" w:eastAsia="微软雅黑" w:hAnsi="微软雅黑"/>
          <w:color w:val="D16969"/>
          <w:sz w:val="20"/>
        </w:rPr>
        <w:t>;</w:t>
      </w:r>
    </w:p>
    <w:p w14:paraId="5220BF8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D603D4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err</w:t>
      </w:r>
      <w:r>
        <w:rPr>
          <w:rFonts w:ascii="微软雅黑" w:eastAsia="微软雅黑" w:hAnsi="微软雅黑"/>
          <w:color w:val="D16969"/>
          <w:sz w:val="20"/>
        </w:rPr>
        <w:t>;</w:t>
      </w:r>
    </w:p>
    <w:p w14:paraId="001C0FE9" w14:textId="77777777" w:rsidR="002D4922" w:rsidRDefault="00EA61A5">
      <w:pPr>
        <w:shd w:val="clear" w:color="auto" w:fill="1E1E1E"/>
        <w:spacing w:after="0" w:line="240" w:lineRule="auto"/>
      </w:pPr>
      <w:r>
        <w:rPr>
          <w:rFonts w:ascii="微软雅黑" w:eastAsia="微软雅黑" w:hAnsi="微软雅黑"/>
          <w:color w:val="D16969"/>
          <w:sz w:val="20"/>
        </w:rPr>
        <w:t>}</w:t>
      </w:r>
    </w:p>
    <w:p w14:paraId="4F9B10D2" w14:textId="77777777" w:rsidR="002D4922" w:rsidRDefault="00EA61A5">
      <w:pPr>
        <w:spacing w:after="0" w:line="360" w:lineRule="auto"/>
        <w:ind w:firstLine="480"/>
        <w:jc w:val="both"/>
      </w:pPr>
      <w:r>
        <w:rPr>
          <w:rFonts w:ascii="Times New Roman" w:eastAsia="宋体" w:hAnsi="Times New Roman"/>
          <w:sz w:val="24"/>
        </w:rPr>
        <w:t>这段代码的第一层分流由</w:t>
      </w:r>
      <w:r>
        <w:rPr>
          <w:rFonts w:ascii="Times New Roman" w:eastAsia="宋体" w:hAnsi="Times New Roman"/>
          <w:sz w:val="24"/>
        </w:rPr>
        <w:t xml:space="preserve"> folio_order(folio) </w:t>
      </w:r>
      <w:r>
        <w:rPr>
          <w:rFonts w:ascii="Times New Roman" w:eastAsia="宋体" w:hAnsi="Times New Roman"/>
          <w:sz w:val="24"/>
        </w:rPr>
        <w:t>决定。</w:t>
      </w:r>
      <w:r>
        <w:rPr>
          <w:rFonts w:ascii="Times New Roman" w:eastAsia="宋体" w:hAnsi="Times New Roman"/>
          <w:sz w:val="24"/>
        </w:rPr>
        <w:t xml:space="preserve">order-0 folio </w:t>
      </w:r>
      <w:r>
        <w:rPr>
          <w:rFonts w:ascii="Times New Roman" w:eastAsia="宋体" w:hAnsi="Times New Roman"/>
          <w:sz w:val="24"/>
        </w:rPr>
        <w:t>仍调用</w:t>
      </w:r>
      <w:r>
        <w:rPr>
          <w:rFonts w:ascii="Times New Roman" w:eastAsia="宋体" w:hAnsi="Times New Roman"/>
          <w:sz w:val="24"/>
        </w:rPr>
        <w:t xml:space="preserve"> f2fs_write_single_data_page</w:t>
      </w:r>
      <w:r>
        <w:rPr>
          <w:rFonts w:ascii="Times New Roman" w:eastAsia="宋体" w:hAnsi="Times New Roman"/>
          <w:sz w:val="24"/>
        </w:rPr>
        <w:t>。这样普通</w:t>
      </w:r>
      <w:r>
        <w:rPr>
          <w:rFonts w:ascii="Times New Roman" w:eastAsia="宋体" w:hAnsi="Times New Roman"/>
          <w:sz w:val="24"/>
        </w:rPr>
        <w:t xml:space="preserve"> 4 KiB </w:t>
      </w:r>
      <w:r>
        <w:rPr>
          <w:rFonts w:ascii="Times New Roman" w:eastAsia="宋体" w:hAnsi="Times New Roman"/>
          <w:sz w:val="24"/>
        </w:rPr>
        <w:t>页的写回路径不会被强行改造成高阶</w:t>
      </w:r>
      <w:r>
        <w:rPr>
          <w:rFonts w:ascii="Times New Roman" w:eastAsia="宋体" w:hAnsi="Times New Roman"/>
          <w:sz w:val="24"/>
        </w:rPr>
        <w:t xml:space="preserve"> folio </w:t>
      </w:r>
      <w:r>
        <w:rPr>
          <w:rFonts w:ascii="Times New Roman" w:eastAsia="宋体" w:hAnsi="Times New Roman"/>
          <w:sz w:val="24"/>
        </w:rPr>
        <w:t>逻辑。该分支遇到</w:t>
      </w:r>
      <w:r>
        <w:rPr>
          <w:rFonts w:ascii="Times New Roman" w:eastAsia="宋体" w:hAnsi="Times New Roman"/>
          <w:sz w:val="24"/>
        </w:rPr>
        <w:t xml:space="preserve"> -EAGAIN </w:t>
      </w:r>
      <w:r>
        <w:rPr>
          <w:rFonts w:ascii="Times New Roman" w:eastAsia="宋体" w:hAnsi="Times New Roman"/>
          <w:sz w:val="24"/>
        </w:rPr>
        <w:t>时会先解锁</w:t>
      </w:r>
      <w:r>
        <w:rPr>
          <w:rFonts w:ascii="Times New Roman" w:eastAsia="宋体" w:hAnsi="Times New Roman"/>
          <w:sz w:val="24"/>
        </w:rPr>
        <w:t xml:space="preserve"> folio</w:t>
      </w:r>
      <w:r>
        <w:rPr>
          <w:rFonts w:ascii="Times New Roman" w:eastAsia="宋体" w:hAnsi="Times New Roman"/>
          <w:sz w:val="24"/>
        </w:rPr>
        <w:t>。再在同步写回或压缩文件场景下等待并重新加锁；重新加锁后还要检查</w:t>
      </w:r>
      <w:r>
        <w:rPr>
          <w:rFonts w:ascii="Times New Roman" w:eastAsia="宋体" w:hAnsi="Times New Roman"/>
          <w:sz w:val="24"/>
        </w:rPr>
        <w:t xml:space="preserve"> folio-&gt;mapping </w:t>
      </w:r>
      <w:r>
        <w:rPr>
          <w:rFonts w:ascii="Times New Roman" w:eastAsia="宋体" w:hAnsi="Times New Roman"/>
          <w:sz w:val="24"/>
        </w:rPr>
        <w:t>是否仍指向当前</w:t>
      </w:r>
      <w:r>
        <w:rPr>
          <w:rFonts w:ascii="Times New Roman" w:eastAsia="宋体" w:hAnsi="Times New Roman"/>
          <w:sz w:val="24"/>
        </w:rPr>
        <w:t xml:space="preserve"> inode</w:t>
      </w:r>
      <w:r>
        <w:rPr>
          <w:rFonts w:ascii="Times New Roman" w:eastAsia="宋体" w:hAnsi="Times New Roman"/>
          <w:sz w:val="24"/>
        </w:rPr>
        <w:t>，以及</w:t>
      </w:r>
      <w:r>
        <w:rPr>
          <w:rFonts w:ascii="Times New Roman" w:eastAsia="宋体" w:hAnsi="Times New Roman"/>
          <w:sz w:val="24"/>
        </w:rPr>
        <w:t xml:space="preserve"> folio </w:t>
      </w:r>
      <w:r>
        <w:rPr>
          <w:rFonts w:ascii="Times New Roman" w:eastAsia="宋体" w:hAnsi="Times New Roman"/>
          <w:sz w:val="24"/>
        </w:rPr>
        <w:t>是否仍为</w:t>
      </w:r>
      <w:r>
        <w:rPr>
          <w:rFonts w:ascii="Times New Roman" w:eastAsia="宋体" w:hAnsi="Times New Roman"/>
          <w:sz w:val="24"/>
        </w:rPr>
        <w:t xml:space="preserve"> dirty</w:t>
      </w:r>
      <w:r>
        <w:rPr>
          <w:rFonts w:ascii="Times New Roman" w:eastAsia="宋体" w:hAnsi="Times New Roman"/>
          <w:sz w:val="24"/>
        </w:rPr>
        <w:t>。这个检查用于处理等待期间</w:t>
      </w:r>
      <w:r>
        <w:rPr>
          <w:rFonts w:ascii="Times New Roman" w:eastAsia="宋体" w:hAnsi="Times New Roman"/>
          <w:sz w:val="24"/>
        </w:rPr>
        <w:t xml:space="preserve"> folio </w:t>
      </w:r>
      <w:r>
        <w:rPr>
          <w:rFonts w:ascii="Times New Roman" w:eastAsia="宋体" w:hAnsi="Times New Roman"/>
          <w:sz w:val="24"/>
        </w:rPr>
        <w:t>被截断、迁移或被其他路径清理的情况。</w:t>
      </w:r>
    </w:p>
    <w:p w14:paraId="0AE12475" w14:textId="77777777" w:rsidR="002D4922" w:rsidRDefault="00EA61A5">
      <w:pPr>
        <w:spacing w:after="0" w:line="360" w:lineRule="auto"/>
        <w:ind w:firstLine="480"/>
        <w:jc w:val="both"/>
        <w:rPr>
          <w:lang w:eastAsia="zh-CN"/>
        </w:rPr>
      </w:pPr>
      <w:r>
        <w:rPr>
          <w:rFonts w:ascii="Times New Roman" w:eastAsia="宋体" w:hAnsi="Times New Roman"/>
          <w:sz w:val="24"/>
        </w:rPr>
        <w:t>高阶</w:t>
      </w:r>
      <w:r>
        <w:rPr>
          <w:rFonts w:ascii="Times New Roman" w:eastAsia="宋体" w:hAnsi="Times New Roman"/>
          <w:sz w:val="24"/>
        </w:rPr>
        <w:t xml:space="preserve"> folio </w:t>
      </w:r>
      <w:r>
        <w:rPr>
          <w:rFonts w:ascii="Times New Roman" w:eastAsia="宋体" w:hAnsi="Times New Roman"/>
          <w:sz w:val="24"/>
        </w:rPr>
        <w:t>分支的处理方式不同。函数先通过</w:t>
      </w:r>
      <w:r>
        <w:rPr>
          <w:rFonts w:ascii="Times New Roman" w:eastAsia="宋体" w:hAnsi="Times New Roman"/>
          <w:sz w:val="24"/>
        </w:rPr>
        <w:t xml:space="preserve"> start</w:t>
      </w:r>
      <w:r>
        <w:rPr>
          <w:rFonts w:ascii="Times New Roman" w:eastAsia="宋体" w:hAnsi="Times New Roman"/>
          <w:sz w:val="24"/>
        </w:rPr>
        <w:t>、</w:t>
      </w:r>
      <w:r>
        <w:rPr>
          <w:rFonts w:ascii="Times New Roman" w:eastAsia="宋体" w:hAnsi="Times New Roman"/>
          <w:sz w:val="24"/>
        </w:rPr>
        <w:t xml:space="preserve">end </w:t>
      </w:r>
      <w:r>
        <w:rPr>
          <w:rFonts w:ascii="Times New Roman" w:eastAsia="宋体" w:hAnsi="Times New Roman"/>
          <w:sz w:val="24"/>
        </w:rPr>
        <w:t>和</w:t>
      </w:r>
      <w:r>
        <w:rPr>
          <w:rFonts w:ascii="Times New Roman" w:eastAsia="宋体" w:hAnsi="Times New Roman"/>
          <w:sz w:val="24"/>
        </w:rPr>
        <w:t xml:space="preserve"> folio_pos(folio) </w:t>
      </w:r>
      <w:r>
        <w:rPr>
          <w:rFonts w:ascii="Times New Roman" w:eastAsia="宋体" w:hAnsi="Times New Roman"/>
          <w:sz w:val="24"/>
        </w:rPr>
        <w:t>计算</w:t>
      </w:r>
      <w:r>
        <w:rPr>
          <w:rFonts w:ascii="Times New Roman" w:eastAsia="宋体" w:hAnsi="Times New Roman"/>
          <w:sz w:val="24"/>
        </w:rPr>
        <w:t xml:space="preserve"> folio_start_idx </w:t>
      </w:r>
      <w:r>
        <w:rPr>
          <w:rFonts w:ascii="Times New Roman" w:eastAsia="宋体" w:hAnsi="Times New Roman"/>
          <w:sz w:val="24"/>
        </w:rPr>
        <w:t>与</w:t>
      </w:r>
      <w:r>
        <w:rPr>
          <w:rFonts w:ascii="Times New Roman" w:eastAsia="宋体" w:hAnsi="Times New Roman"/>
          <w:sz w:val="24"/>
        </w:rPr>
        <w:t xml:space="preserve"> folio_end_idx</w:t>
      </w:r>
      <w:r>
        <w:rPr>
          <w:rFonts w:ascii="Times New Roman" w:eastAsia="宋体" w:hAnsi="Times New Roman"/>
          <w:sz w:val="24"/>
        </w:rPr>
        <w:t>，只遍历当前脏区间覆盖到的子页。</w:t>
      </w:r>
      <w:r>
        <w:rPr>
          <w:rFonts w:ascii="Times New Roman" w:eastAsia="宋体" w:hAnsi="Times New Roman"/>
          <w:sz w:val="24"/>
          <w:lang w:eastAsia="zh-CN"/>
        </w:rPr>
        <w:t>每个子页都会构造一个</w:t>
      </w:r>
      <w:r>
        <w:rPr>
          <w:rFonts w:ascii="Times New Roman" w:eastAsia="宋体" w:hAnsi="Times New Roman"/>
          <w:sz w:val="24"/>
          <w:lang w:eastAsia="zh-CN"/>
        </w:rPr>
        <w:t xml:space="preserve"> f2fs_io_info</w:t>
      </w:r>
      <w:r>
        <w:rPr>
          <w:rFonts w:ascii="Times New Roman" w:eastAsia="宋体" w:hAnsi="Times New Roman"/>
          <w:sz w:val="24"/>
          <w:lang w:eastAsia="zh-CN"/>
        </w:rPr>
        <w:t>，但这些提交仍共享同一个高阶</w:t>
      </w:r>
      <w:r>
        <w:rPr>
          <w:rFonts w:ascii="Times New Roman" w:eastAsia="宋体" w:hAnsi="Times New Roman"/>
          <w:sz w:val="24"/>
          <w:lang w:eastAsia="zh-CN"/>
        </w:rPr>
        <w:t xml:space="preserve"> folio </w:t>
      </w:r>
      <w:r>
        <w:rPr>
          <w:rFonts w:ascii="Times New Roman" w:eastAsia="宋体" w:hAnsi="Times New Roman"/>
          <w:sz w:val="24"/>
          <w:lang w:eastAsia="zh-CN"/>
        </w:rPr>
        <w:t>的状态对象。提交前增加</w:t>
      </w:r>
      <w:r>
        <w:rPr>
          <w:rFonts w:ascii="Times New Roman" w:eastAsia="宋体" w:hAnsi="Times New Roman"/>
          <w:sz w:val="24"/>
          <w:lang w:eastAsia="zh-CN"/>
        </w:rPr>
        <w:t xml:space="preserve"> </w:t>
      </w:r>
      <w:r>
        <w:rPr>
          <w:rFonts w:ascii="Times New Roman" w:eastAsia="宋体" w:hAnsi="Times New Roman"/>
          <w:sz w:val="24"/>
          <w:lang w:eastAsia="zh-CN"/>
        </w:rPr>
        <w:lastRenderedPageBreak/>
        <w:t>write_bytes_pending</w:t>
      </w:r>
      <w:r>
        <w:rPr>
          <w:rFonts w:ascii="Times New Roman" w:eastAsia="宋体" w:hAnsi="Times New Roman"/>
          <w:sz w:val="24"/>
          <w:lang w:eastAsia="zh-CN"/>
        </w:rPr>
        <w:t>，是为了让后续写回完成路径知道该</w:t>
      </w:r>
      <w:r>
        <w:rPr>
          <w:rFonts w:ascii="Times New Roman" w:eastAsia="宋体" w:hAnsi="Times New Roman"/>
          <w:sz w:val="24"/>
          <w:lang w:eastAsia="zh-CN"/>
        </w:rPr>
        <w:t xml:space="preserve"> folio </w:t>
      </w:r>
      <w:r>
        <w:rPr>
          <w:rFonts w:ascii="Times New Roman" w:eastAsia="宋体" w:hAnsi="Times New Roman"/>
          <w:sz w:val="24"/>
          <w:lang w:eastAsia="zh-CN"/>
        </w:rPr>
        <w:t>内还有多少字节处于</w:t>
      </w:r>
      <w:r>
        <w:rPr>
          <w:rFonts w:ascii="Times New Roman" w:eastAsia="宋体" w:hAnsi="Times New Roman"/>
          <w:sz w:val="24"/>
          <w:lang w:eastAsia="zh-CN"/>
        </w:rPr>
        <w:t xml:space="preserve"> I/O </w:t>
      </w:r>
      <w:r>
        <w:rPr>
          <w:rFonts w:ascii="Times New Roman" w:eastAsia="宋体" w:hAnsi="Times New Roman"/>
          <w:sz w:val="24"/>
          <w:lang w:eastAsia="zh-CN"/>
        </w:rPr>
        <w:t>提交或等待完成状态。</w:t>
      </w:r>
    </w:p>
    <w:p w14:paraId="7A404809"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高阶</w:t>
      </w:r>
      <w:r>
        <w:rPr>
          <w:rFonts w:ascii="Times New Roman" w:eastAsia="宋体" w:hAnsi="Times New Roman"/>
          <w:sz w:val="24"/>
          <w:lang w:eastAsia="zh-CN"/>
        </w:rPr>
        <w:t xml:space="preserve"> folio </w:t>
      </w:r>
      <w:r>
        <w:rPr>
          <w:rFonts w:ascii="Times New Roman" w:eastAsia="宋体" w:hAnsi="Times New Roman"/>
          <w:sz w:val="24"/>
          <w:lang w:eastAsia="zh-CN"/>
        </w:rPr>
        <w:t>的</w:t>
      </w:r>
      <w:r>
        <w:rPr>
          <w:rFonts w:ascii="Times New Roman" w:eastAsia="宋体" w:hAnsi="Times New Roman"/>
          <w:sz w:val="24"/>
          <w:lang w:eastAsia="zh-CN"/>
        </w:rPr>
        <w:t xml:space="preserve"> retry </w:t>
      </w:r>
      <w:r>
        <w:rPr>
          <w:rFonts w:ascii="Times New Roman" w:eastAsia="宋体" w:hAnsi="Times New Roman"/>
          <w:sz w:val="24"/>
          <w:lang w:eastAsia="zh-CN"/>
        </w:rPr>
        <w:t>策略没有沿用</w:t>
      </w:r>
      <w:r>
        <w:rPr>
          <w:rFonts w:ascii="Times New Roman" w:eastAsia="宋体" w:hAnsi="Times New Roman"/>
          <w:sz w:val="24"/>
          <w:lang w:eastAsia="zh-CN"/>
        </w:rPr>
        <w:t xml:space="preserve"> order-0 </w:t>
      </w:r>
      <w:r>
        <w:rPr>
          <w:rFonts w:ascii="Times New Roman" w:eastAsia="宋体" w:hAnsi="Times New Roman"/>
          <w:sz w:val="24"/>
          <w:lang w:eastAsia="zh-CN"/>
        </w:rPr>
        <w:t>分支中的</w:t>
      </w:r>
      <w:r>
        <w:rPr>
          <w:rFonts w:ascii="Times New Roman" w:eastAsia="宋体" w:hAnsi="Times New Roman"/>
          <w:sz w:val="24"/>
          <w:lang w:eastAsia="zh-CN"/>
        </w:rPr>
        <w:t>“</w:t>
      </w:r>
      <w:r>
        <w:rPr>
          <w:rFonts w:ascii="Times New Roman" w:eastAsia="宋体" w:hAnsi="Times New Roman"/>
          <w:sz w:val="24"/>
          <w:lang w:eastAsia="zh-CN"/>
        </w:rPr>
        <w:t>解锁后等待</w:t>
      </w:r>
      <w:r>
        <w:rPr>
          <w:rFonts w:ascii="Times New Roman" w:eastAsia="宋体" w:hAnsi="Times New Roman"/>
          <w:sz w:val="24"/>
          <w:lang w:eastAsia="zh-CN"/>
        </w:rPr>
        <w:t>”</w:t>
      </w:r>
      <w:r>
        <w:rPr>
          <w:rFonts w:ascii="Times New Roman" w:eastAsia="宋体" w:hAnsi="Times New Roman"/>
          <w:sz w:val="24"/>
          <w:lang w:eastAsia="zh-CN"/>
        </w:rPr>
        <w:t>方式。代码注释中说明，在高阶</w:t>
      </w:r>
      <w:r>
        <w:rPr>
          <w:rFonts w:ascii="Times New Roman" w:eastAsia="宋体" w:hAnsi="Times New Roman"/>
          <w:sz w:val="24"/>
          <w:lang w:eastAsia="zh-CN"/>
        </w:rPr>
        <w:t xml:space="preserve"> folio </w:t>
      </w:r>
      <w:r>
        <w:rPr>
          <w:rFonts w:ascii="Times New Roman" w:eastAsia="宋体" w:hAnsi="Times New Roman"/>
          <w:sz w:val="24"/>
          <w:lang w:eastAsia="zh-CN"/>
        </w:rPr>
        <w:t>的</w:t>
      </w:r>
      <w:r>
        <w:rPr>
          <w:rFonts w:ascii="Times New Roman" w:eastAsia="宋体" w:hAnsi="Times New Roman"/>
          <w:sz w:val="24"/>
          <w:lang w:eastAsia="zh-CN"/>
        </w:rPr>
        <w:t xml:space="preserve"> retry </w:t>
      </w:r>
      <w:r>
        <w:rPr>
          <w:rFonts w:ascii="Times New Roman" w:eastAsia="宋体" w:hAnsi="Times New Roman"/>
          <w:sz w:val="24"/>
          <w:lang w:eastAsia="zh-CN"/>
        </w:rPr>
        <w:t>过程中暂不解锁。因为解锁后</w:t>
      </w:r>
      <w:r>
        <w:rPr>
          <w:rFonts w:ascii="Times New Roman" w:eastAsia="宋体" w:hAnsi="Times New Roman"/>
          <w:sz w:val="24"/>
          <w:lang w:eastAsia="zh-CN"/>
        </w:rPr>
        <w:t xml:space="preserve"> buffered write </w:t>
      </w:r>
      <w:r>
        <w:rPr>
          <w:rFonts w:ascii="Times New Roman" w:eastAsia="宋体" w:hAnsi="Times New Roman"/>
          <w:sz w:val="24"/>
          <w:lang w:eastAsia="zh-CN"/>
        </w:rPr>
        <w:t>可能再次修改</w:t>
      </w:r>
      <w:r>
        <w:rPr>
          <w:rFonts w:ascii="Times New Roman" w:eastAsia="宋体" w:hAnsi="Times New Roman"/>
          <w:sz w:val="24"/>
          <w:lang w:eastAsia="zh-CN"/>
        </w:rPr>
        <w:t xml:space="preserve"> folio </w:t>
      </w:r>
      <w:r>
        <w:rPr>
          <w:rFonts w:ascii="Times New Roman" w:eastAsia="宋体" w:hAnsi="Times New Roman"/>
          <w:sz w:val="24"/>
          <w:lang w:eastAsia="zh-CN"/>
        </w:rPr>
        <w:t>私有状态，部分截断场景也会变得难以处理，因此，高阶</w:t>
      </w:r>
      <w:r>
        <w:rPr>
          <w:rFonts w:ascii="Times New Roman" w:eastAsia="宋体" w:hAnsi="Times New Roman"/>
          <w:sz w:val="24"/>
          <w:lang w:eastAsia="zh-CN"/>
        </w:rPr>
        <w:t xml:space="preserve"> folio </w:t>
      </w:r>
      <w:r>
        <w:rPr>
          <w:rFonts w:ascii="Times New Roman" w:eastAsia="宋体" w:hAnsi="Times New Roman"/>
          <w:sz w:val="24"/>
          <w:lang w:eastAsia="zh-CN"/>
        </w:rPr>
        <w:t>遇到</w:t>
      </w:r>
      <w:r>
        <w:rPr>
          <w:rFonts w:ascii="Times New Roman" w:eastAsia="宋体" w:hAnsi="Times New Roman"/>
          <w:sz w:val="24"/>
          <w:lang w:eastAsia="zh-CN"/>
        </w:rPr>
        <w:t xml:space="preserve"> -EAGAIN </w:t>
      </w:r>
      <w:r>
        <w:rPr>
          <w:rFonts w:ascii="Times New Roman" w:eastAsia="宋体" w:hAnsi="Times New Roman"/>
          <w:sz w:val="24"/>
          <w:lang w:eastAsia="zh-CN"/>
        </w:rPr>
        <w:t>时。只在同步写回或压缩写回场景下等待后重试，并把</w:t>
      </w:r>
      <w:r>
        <w:rPr>
          <w:rFonts w:ascii="Times New Roman" w:eastAsia="宋体" w:hAnsi="Times New Roman"/>
          <w:sz w:val="24"/>
          <w:lang w:eastAsia="zh-CN"/>
        </w:rPr>
        <w:t xml:space="preserve"> fio.need_lock </w:t>
      </w:r>
      <w:r>
        <w:rPr>
          <w:rFonts w:ascii="Times New Roman" w:eastAsia="宋体" w:hAnsi="Times New Roman"/>
          <w:sz w:val="24"/>
          <w:lang w:eastAsia="zh-CN"/>
        </w:rPr>
        <w:t>调整为</w:t>
      </w:r>
      <w:r>
        <w:rPr>
          <w:rFonts w:ascii="Times New Roman" w:eastAsia="宋体" w:hAnsi="Times New Roman"/>
          <w:sz w:val="24"/>
          <w:lang w:eastAsia="zh-CN"/>
        </w:rPr>
        <w:t xml:space="preserve"> LOCK_REQ</w:t>
      </w:r>
      <w:r>
        <w:rPr>
          <w:rFonts w:ascii="Times New Roman" w:eastAsia="宋体" w:hAnsi="Times New Roman"/>
          <w:sz w:val="24"/>
          <w:lang w:eastAsia="zh-CN"/>
        </w:rPr>
        <w:t>；其他场景则进入错误处理分支。</w:t>
      </w:r>
    </w:p>
    <w:p w14:paraId="0F186F91" w14:textId="77777777" w:rsidR="002D4922" w:rsidRDefault="00EA61A5">
      <w:pPr>
        <w:spacing w:after="0" w:line="360" w:lineRule="auto"/>
        <w:ind w:firstLine="480"/>
        <w:jc w:val="both"/>
        <w:rPr>
          <w:lang w:eastAsia="zh-CN"/>
        </w:rPr>
      </w:pPr>
      <w:r>
        <w:rPr>
          <w:rFonts w:ascii="Times New Roman" w:eastAsia="宋体" w:hAnsi="Times New Roman"/>
          <w:sz w:val="24"/>
        </w:rPr>
        <w:t>错误处理也围绕高阶</w:t>
      </w:r>
      <w:r>
        <w:rPr>
          <w:rFonts w:ascii="Times New Roman" w:eastAsia="宋体" w:hAnsi="Times New Roman"/>
          <w:sz w:val="24"/>
        </w:rPr>
        <w:t xml:space="preserve"> folio </w:t>
      </w:r>
      <w:r>
        <w:rPr>
          <w:rFonts w:ascii="Times New Roman" w:eastAsia="宋体" w:hAnsi="Times New Roman"/>
          <w:sz w:val="24"/>
        </w:rPr>
        <w:t>的</w:t>
      </w:r>
      <w:r>
        <w:rPr>
          <w:rFonts w:ascii="Times New Roman" w:eastAsia="宋体" w:hAnsi="Times New Roman"/>
          <w:sz w:val="24"/>
        </w:rPr>
        <w:t xml:space="preserve"> pending </w:t>
      </w:r>
      <w:r>
        <w:rPr>
          <w:rFonts w:ascii="Times New Roman" w:eastAsia="宋体" w:hAnsi="Times New Roman"/>
          <w:sz w:val="24"/>
        </w:rPr>
        <w:t>计数展开。若某个子页提交失败，它不会进入正常的</w:t>
      </w:r>
      <w:r>
        <w:rPr>
          <w:rFonts w:ascii="Times New Roman" w:eastAsia="宋体" w:hAnsi="Times New Roman"/>
          <w:sz w:val="24"/>
        </w:rPr>
        <w:t xml:space="preserve"> f2fs_write_end_io </w:t>
      </w:r>
      <w:r>
        <w:rPr>
          <w:rFonts w:ascii="Times New Roman" w:eastAsia="宋体" w:hAnsi="Times New Roman"/>
          <w:sz w:val="24"/>
        </w:rPr>
        <w:t>完成路径，因此函数需要主动减少</w:t>
      </w:r>
      <w:r>
        <w:rPr>
          <w:rFonts w:ascii="Times New Roman" w:eastAsia="宋体" w:hAnsi="Times New Roman"/>
          <w:sz w:val="24"/>
        </w:rPr>
        <w:t xml:space="preserve"> write_bytes_pending</w:t>
      </w:r>
      <w:r>
        <w:rPr>
          <w:rFonts w:ascii="Times New Roman" w:eastAsia="宋体" w:hAnsi="Times New Roman"/>
          <w:sz w:val="24"/>
        </w:rPr>
        <w:t>。当减少后仍有未完成字节时，代码调用</w:t>
      </w:r>
      <w:r>
        <w:rPr>
          <w:rFonts w:ascii="Times New Roman" w:eastAsia="宋体" w:hAnsi="Times New Roman"/>
          <w:sz w:val="24"/>
        </w:rPr>
        <w:t xml:space="preserve"> folio_end_</w:t>
      </w:r>
      <w:r>
        <w:rPr>
          <w:rFonts w:ascii="Times New Roman" w:eastAsia="宋体" w:hAnsi="Times New Roman"/>
          <w:sz w:val="24"/>
        </w:rPr>
        <w:t>写回结束当前</w:t>
      </w:r>
      <w:r>
        <w:rPr>
          <w:rFonts w:ascii="Times New Roman" w:eastAsia="宋体" w:hAnsi="Times New Roman"/>
          <w:sz w:val="24"/>
        </w:rPr>
        <w:t xml:space="preserve"> folio </w:t>
      </w:r>
      <w:r>
        <w:rPr>
          <w:rFonts w:ascii="Times New Roman" w:eastAsia="宋体" w:hAnsi="Times New Roman"/>
          <w:sz w:val="24"/>
        </w:rPr>
        <w:t>的写回状态，并通过</w:t>
      </w:r>
      <w:r>
        <w:rPr>
          <w:rFonts w:ascii="Times New Roman" w:eastAsia="宋体" w:hAnsi="Times New Roman"/>
          <w:sz w:val="24"/>
        </w:rPr>
        <w:t xml:space="preserve"> bio_endio </w:t>
      </w:r>
      <w:r>
        <w:rPr>
          <w:rFonts w:ascii="Times New Roman" w:eastAsia="宋体" w:hAnsi="Times New Roman"/>
          <w:sz w:val="24"/>
        </w:rPr>
        <w:t>结束对应</w:t>
      </w:r>
      <w:r>
        <w:rPr>
          <w:rFonts w:ascii="Times New Roman" w:eastAsia="宋体" w:hAnsi="Times New Roman"/>
          <w:sz w:val="24"/>
        </w:rPr>
        <w:t xml:space="preserve"> bio</w:t>
      </w:r>
      <w:r>
        <w:rPr>
          <w:rFonts w:ascii="Times New Roman" w:eastAsia="宋体" w:hAnsi="Times New Roman"/>
          <w:sz w:val="24"/>
        </w:rPr>
        <w:t>。</w:t>
      </w:r>
      <w:r>
        <w:rPr>
          <w:rFonts w:ascii="Times New Roman" w:eastAsia="宋体" w:hAnsi="Times New Roman"/>
          <w:sz w:val="24"/>
          <w:lang w:eastAsia="zh-CN"/>
        </w:rPr>
        <w:t>这样，子页提交失败不会让整个高阶</w:t>
      </w:r>
      <w:r>
        <w:rPr>
          <w:rFonts w:ascii="Times New Roman" w:eastAsia="宋体" w:hAnsi="Times New Roman"/>
          <w:sz w:val="24"/>
          <w:lang w:eastAsia="zh-CN"/>
        </w:rPr>
        <w:t xml:space="preserve"> folio </w:t>
      </w:r>
      <w:r>
        <w:rPr>
          <w:rFonts w:ascii="Times New Roman" w:eastAsia="宋体" w:hAnsi="Times New Roman"/>
          <w:sz w:val="24"/>
          <w:lang w:eastAsia="zh-CN"/>
        </w:rPr>
        <w:t>长时间停留在</w:t>
      </w:r>
      <w:r>
        <w:rPr>
          <w:rFonts w:ascii="Times New Roman" w:eastAsia="宋体" w:hAnsi="Times New Roman"/>
          <w:sz w:val="24"/>
          <w:lang w:eastAsia="zh-CN"/>
        </w:rPr>
        <w:t xml:space="preserve"> writeback </w:t>
      </w:r>
      <w:r>
        <w:rPr>
          <w:rFonts w:ascii="Times New Roman" w:eastAsia="宋体" w:hAnsi="Times New Roman"/>
          <w:sz w:val="24"/>
          <w:lang w:eastAsia="zh-CN"/>
        </w:rPr>
        <w:t>状态。</w:t>
      </w:r>
    </w:p>
    <w:p w14:paraId="377CCF8A" w14:textId="77777777" w:rsidR="002D4922" w:rsidRDefault="00EA61A5">
      <w:pPr>
        <w:pStyle w:val="31"/>
        <w:rPr>
          <w:lang w:eastAsia="zh-CN"/>
        </w:rPr>
      </w:pPr>
      <w:bookmarkStart w:id="128" w:name="_Toc229385013"/>
      <w:r>
        <w:rPr>
          <w:rFonts w:ascii="Times New Roman" w:eastAsia="宋体" w:hAnsi="Times New Roman"/>
          <w:lang w:eastAsia="zh-CN"/>
        </w:rPr>
        <w:t xml:space="preserve">4.4.3 </w:t>
      </w:r>
      <w:r>
        <w:rPr>
          <w:rFonts w:ascii="Times New Roman" w:eastAsia="宋体" w:hAnsi="Times New Roman"/>
          <w:lang w:eastAsia="zh-CN"/>
        </w:rPr>
        <w:t>压缩上下文中的延迟解锁</w:t>
      </w:r>
      <w:bookmarkEnd w:id="128"/>
    </w:p>
    <w:p w14:paraId="4A32AE02"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普通文件的写回可以在子范围提交后释放</w:t>
      </w:r>
      <w:r>
        <w:rPr>
          <w:rFonts w:ascii="Times New Roman" w:eastAsia="宋体" w:hAnsi="Times New Roman"/>
          <w:sz w:val="24"/>
          <w:lang w:eastAsia="zh-CN"/>
        </w:rPr>
        <w:t xml:space="preserve"> folio </w:t>
      </w:r>
      <w:r>
        <w:rPr>
          <w:rFonts w:ascii="Times New Roman" w:eastAsia="宋体" w:hAnsi="Times New Roman"/>
          <w:sz w:val="24"/>
          <w:lang w:eastAsia="zh-CN"/>
        </w:rPr>
        <w:t>锁，而压缩文件写回需要先把若干</w:t>
      </w:r>
      <w:r>
        <w:rPr>
          <w:rFonts w:ascii="Times New Roman" w:eastAsia="宋体" w:hAnsi="Times New Roman"/>
          <w:sz w:val="24"/>
          <w:lang w:eastAsia="zh-CN"/>
        </w:rPr>
        <w:t xml:space="preserve"> folio </w:t>
      </w:r>
      <w:r>
        <w:rPr>
          <w:rFonts w:ascii="Times New Roman" w:eastAsia="宋体" w:hAnsi="Times New Roman"/>
          <w:sz w:val="24"/>
          <w:lang w:eastAsia="zh-CN"/>
        </w:rPr>
        <w:t>子范围聚合到压缩上下文中。此时</w:t>
      </w:r>
      <w:r>
        <w:rPr>
          <w:rFonts w:ascii="Times New Roman" w:eastAsia="宋体" w:hAnsi="Times New Roman"/>
          <w:sz w:val="24"/>
          <w:lang w:eastAsia="zh-CN"/>
        </w:rPr>
        <w:t xml:space="preserve"> folio </w:t>
      </w:r>
      <w:r>
        <w:rPr>
          <w:rFonts w:ascii="Times New Roman" w:eastAsia="宋体" w:hAnsi="Times New Roman"/>
          <w:sz w:val="24"/>
          <w:lang w:eastAsia="zh-CN"/>
        </w:rPr>
        <w:t>已经被</w:t>
      </w:r>
      <w:r>
        <w:rPr>
          <w:rFonts w:ascii="Times New Roman" w:eastAsia="宋体" w:hAnsi="Times New Roman"/>
          <w:sz w:val="24"/>
          <w:lang w:eastAsia="zh-CN"/>
        </w:rPr>
        <w:t xml:space="preserve"> writeback </w:t>
      </w:r>
      <w:r>
        <w:rPr>
          <w:rFonts w:ascii="Times New Roman" w:eastAsia="宋体" w:hAnsi="Times New Roman"/>
          <w:sz w:val="24"/>
          <w:lang w:eastAsia="zh-CN"/>
        </w:rPr>
        <w:t>选中，但真正的</w:t>
      </w:r>
      <w:r>
        <w:rPr>
          <w:rFonts w:ascii="Times New Roman" w:eastAsia="宋体" w:hAnsi="Times New Roman"/>
          <w:sz w:val="24"/>
          <w:lang w:eastAsia="zh-CN"/>
        </w:rPr>
        <w:t xml:space="preserve"> I/O </w:t>
      </w:r>
      <w:r>
        <w:rPr>
          <w:rFonts w:ascii="Times New Roman" w:eastAsia="宋体" w:hAnsi="Times New Roman"/>
          <w:sz w:val="24"/>
          <w:lang w:eastAsia="zh-CN"/>
        </w:rPr>
        <w:t>提交要等压缩簇组装完成后才能发生。为避免提前解锁，代码使用</w:t>
      </w:r>
      <w:r>
        <w:rPr>
          <w:rFonts w:ascii="Times New Roman" w:eastAsia="宋体" w:hAnsi="Times New Roman"/>
          <w:sz w:val="24"/>
          <w:lang w:eastAsia="zh-CN"/>
        </w:rPr>
        <w:t xml:space="preserve"> dirty_bytes_pending </w:t>
      </w:r>
      <w:r>
        <w:rPr>
          <w:rFonts w:ascii="Times New Roman" w:eastAsia="宋体" w:hAnsi="Times New Roman"/>
          <w:sz w:val="24"/>
          <w:lang w:eastAsia="zh-CN"/>
        </w:rPr>
        <w:t>和</w:t>
      </w:r>
      <w:r>
        <w:rPr>
          <w:rFonts w:ascii="Times New Roman" w:eastAsia="宋体" w:hAnsi="Times New Roman"/>
          <w:sz w:val="24"/>
          <w:lang w:eastAsia="zh-CN"/>
        </w:rPr>
        <w:t xml:space="preserve"> deferred_unlock </w:t>
      </w:r>
      <w:r>
        <w:rPr>
          <w:rFonts w:ascii="Times New Roman" w:eastAsia="宋体" w:hAnsi="Times New Roman"/>
          <w:sz w:val="24"/>
          <w:lang w:eastAsia="zh-CN"/>
        </w:rPr>
        <w:t>记录该</w:t>
      </w:r>
      <w:r>
        <w:rPr>
          <w:rFonts w:ascii="Times New Roman" w:eastAsia="宋体" w:hAnsi="Times New Roman"/>
          <w:sz w:val="24"/>
          <w:lang w:eastAsia="zh-CN"/>
        </w:rPr>
        <w:t xml:space="preserve"> folio </w:t>
      </w:r>
      <w:r>
        <w:rPr>
          <w:rFonts w:ascii="Times New Roman" w:eastAsia="宋体" w:hAnsi="Times New Roman"/>
          <w:sz w:val="24"/>
          <w:lang w:eastAsia="zh-CN"/>
        </w:rPr>
        <w:t>仍有脏字节处于压缩上下文中。</w:t>
      </w:r>
    </w:p>
    <w:p w14:paraId="154A6A81" w14:textId="77777777" w:rsidR="002D4922" w:rsidRDefault="00EA61A5">
      <w:pPr>
        <w:shd w:val="clear" w:color="auto" w:fill="1E1E1E"/>
        <w:spacing w:after="0" w:line="240" w:lineRule="auto"/>
      </w:pPr>
      <w:r>
        <w:rPr>
          <w:rFonts w:ascii="Consolas" w:eastAsia="微软雅黑" w:hAnsi="Consolas"/>
          <w:color w:val="D4D4D4"/>
          <w:sz w:val="20"/>
        </w:rPr>
        <w:t>/* Source: fs/f2fs/data.c:3970-4001, f2fs_write_cache_folios */</w:t>
      </w:r>
    </w:p>
    <w:p w14:paraId="62E4A04B" w14:textId="77777777" w:rsidR="002D4922" w:rsidRDefault="00EA61A5">
      <w:pPr>
        <w:shd w:val="clear" w:color="auto" w:fill="1E1E1E"/>
        <w:spacing w:after="0" w:line="240" w:lineRule="auto"/>
      </w:pPr>
      <w:r>
        <w:rPr>
          <w:rFonts w:ascii="微软雅黑" w:eastAsia="微软雅黑" w:hAnsi="微软雅黑"/>
          <w:color w:val="9CDCFE"/>
          <w:sz w:val="20"/>
        </w:rPr>
        <w:t>add_len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f2fs_compress_ctx_add_folio</w:t>
      </w:r>
      <w:r>
        <w:rPr>
          <w:rFonts w:ascii="微软雅黑" w:eastAsia="微软雅黑" w:hAnsi="微软雅黑"/>
          <w:color w:val="D16969"/>
          <w:sz w:val="20"/>
        </w:rPr>
        <w:t>(&amp;</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r_len</w:t>
      </w:r>
      <w:r>
        <w:rPr>
          <w:rFonts w:ascii="微软雅黑" w:eastAsia="微软雅黑" w:hAnsi="微软雅黑"/>
          <w:color w:val="D16969"/>
          <w:sz w:val="20"/>
        </w:rPr>
        <w:t>);</w:t>
      </w:r>
    </w:p>
    <w:p w14:paraId="77E63762"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p>
    <w:p w14:paraId="55E7982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atomic_add</w:t>
      </w:r>
      <w:r>
        <w:rPr>
          <w:rFonts w:ascii="微软雅黑" w:eastAsia="微软雅黑" w:hAnsi="微软雅黑"/>
          <w:color w:val="D16969"/>
          <w:sz w:val="20"/>
        </w:rPr>
        <w:t>(</w:t>
      </w:r>
      <w:r>
        <w:rPr>
          <w:rFonts w:ascii="微软雅黑" w:eastAsia="微软雅黑" w:hAnsi="微软雅黑"/>
          <w:color w:val="9CDCFE"/>
          <w:sz w:val="20"/>
        </w:rPr>
        <w:t>add_len</w:t>
      </w:r>
      <w:r>
        <w:rPr>
          <w:rFonts w:ascii="微软雅黑" w:eastAsia="微软雅黑" w:hAnsi="微软雅黑"/>
          <w:color w:val="D16969"/>
          <w:sz w:val="20"/>
        </w:rPr>
        <w:t>,</w:t>
      </w:r>
    </w:p>
    <w:p w14:paraId="30C4B2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050E7F96"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84152EB"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p>
    <w:p w14:paraId="1D16C868"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DCDCAA"/>
          <w:sz w:val="20"/>
        </w:rPr>
        <w:t>atomic_read</w:t>
      </w:r>
      <w:r>
        <w:rPr>
          <w:rFonts w:ascii="微软雅黑" w:eastAsia="微软雅黑" w:hAnsi="微软雅黑"/>
          <w:color w:val="D16969"/>
          <w:sz w:val="20"/>
        </w:rPr>
        <w:t>(</w:t>
      </w: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0E12F8C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f2fs_set_folio_private_deferred_unlock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08DDB5B8" w14:textId="77777777" w:rsidR="002D4922" w:rsidRDefault="00EA61A5">
      <w:pPr>
        <w:spacing w:after="0" w:line="360" w:lineRule="auto"/>
        <w:ind w:firstLine="480"/>
        <w:jc w:val="both"/>
      </w:pPr>
      <w:r>
        <w:rPr>
          <w:rFonts w:ascii="Times New Roman" w:eastAsia="宋体" w:hAnsi="Times New Roman"/>
          <w:sz w:val="24"/>
        </w:rPr>
        <w:t>压缩簇真正写出时，</w:t>
      </w:r>
      <w:r>
        <w:rPr>
          <w:rFonts w:ascii="Times New Roman" w:eastAsia="宋体" w:hAnsi="Times New Roman"/>
          <w:sz w:val="24"/>
        </w:rPr>
        <w:t xml:space="preserve">f2fs_write_raw_pages </w:t>
      </w:r>
      <w:r>
        <w:rPr>
          <w:rFonts w:ascii="Times New Roman" w:eastAsia="宋体" w:hAnsi="Times New Roman"/>
          <w:sz w:val="24"/>
        </w:rPr>
        <w:t>会按</w:t>
      </w:r>
      <w:r>
        <w:rPr>
          <w:rFonts w:ascii="Times New Roman" w:eastAsia="宋体" w:hAnsi="Times New Roman"/>
          <w:sz w:val="24"/>
        </w:rPr>
        <w:t xml:space="preserve"> folio </w:t>
      </w:r>
      <w:r>
        <w:rPr>
          <w:rFonts w:ascii="Times New Roman" w:eastAsia="宋体" w:hAnsi="Times New Roman"/>
          <w:sz w:val="24"/>
        </w:rPr>
        <w:t>统计属于同一</w:t>
      </w:r>
      <w:r>
        <w:rPr>
          <w:rFonts w:ascii="Times New Roman" w:eastAsia="宋体" w:hAnsi="Times New Roman"/>
          <w:sz w:val="24"/>
        </w:rPr>
        <w:t xml:space="preserve"> folio </w:t>
      </w:r>
      <w:r>
        <w:rPr>
          <w:rFonts w:ascii="Times New Roman" w:eastAsia="宋体" w:hAnsi="Times New Roman"/>
          <w:sz w:val="24"/>
        </w:rPr>
        <w:t>的页数。调用</w:t>
      </w:r>
      <w:r>
        <w:rPr>
          <w:rFonts w:ascii="Times New Roman" w:eastAsia="宋体" w:hAnsi="Times New Roman"/>
          <w:sz w:val="24"/>
        </w:rPr>
        <w:t xml:space="preserve"> f2fs_write_single_data_folio </w:t>
      </w:r>
      <w:r>
        <w:rPr>
          <w:rFonts w:ascii="Times New Roman" w:eastAsia="宋体" w:hAnsi="Times New Roman"/>
          <w:sz w:val="24"/>
        </w:rPr>
        <w:t>提交对应范围，并在提交完成后减少</w:t>
      </w:r>
      <w:r>
        <w:rPr>
          <w:rFonts w:ascii="Times New Roman" w:eastAsia="宋体" w:hAnsi="Times New Roman"/>
          <w:sz w:val="24"/>
        </w:rPr>
        <w:t xml:space="preserve"> dirty_bytes_pending</w:t>
      </w:r>
      <w:r>
        <w:rPr>
          <w:rFonts w:ascii="Times New Roman" w:eastAsia="宋体" w:hAnsi="Times New Roman"/>
          <w:sz w:val="24"/>
        </w:rPr>
        <w:t>。当计数归零且</w:t>
      </w:r>
      <w:r>
        <w:rPr>
          <w:rFonts w:ascii="Times New Roman" w:eastAsia="宋体" w:hAnsi="Times New Roman"/>
          <w:sz w:val="24"/>
        </w:rPr>
        <w:t xml:space="preserve"> folio </w:t>
      </w:r>
      <w:r>
        <w:rPr>
          <w:rFonts w:ascii="Times New Roman" w:eastAsia="宋体" w:hAnsi="Times New Roman"/>
          <w:sz w:val="24"/>
        </w:rPr>
        <w:t>带有</w:t>
      </w:r>
      <w:r>
        <w:rPr>
          <w:rFonts w:ascii="Times New Roman" w:eastAsia="宋体" w:hAnsi="Times New Roman"/>
          <w:sz w:val="24"/>
        </w:rPr>
        <w:t xml:space="preserve"> deferred_unlock </w:t>
      </w:r>
      <w:r>
        <w:rPr>
          <w:rFonts w:ascii="Times New Roman" w:eastAsia="宋体" w:hAnsi="Times New Roman"/>
          <w:sz w:val="24"/>
        </w:rPr>
        <w:t>标志时，代码清除标志并解锁</w:t>
      </w:r>
      <w:r>
        <w:rPr>
          <w:rFonts w:ascii="Times New Roman" w:eastAsia="宋体" w:hAnsi="Times New Roman"/>
          <w:sz w:val="24"/>
        </w:rPr>
        <w:t xml:space="preserve"> folio</w:t>
      </w:r>
      <w:r>
        <w:rPr>
          <w:rFonts w:ascii="Times New Roman" w:eastAsia="宋体" w:hAnsi="Times New Roman"/>
          <w:sz w:val="24"/>
        </w:rPr>
        <w:t>。</w:t>
      </w:r>
    </w:p>
    <w:p w14:paraId="3C9110C3" w14:textId="77777777" w:rsidR="002D4922" w:rsidRDefault="00EA61A5">
      <w:pPr>
        <w:shd w:val="clear" w:color="auto" w:fill="1E1E1E"/>
        <w:spacing w:after="0" w:line="240" w:lineRule="auto"/>
      </w:pPr>
      <w:r>
        <w:rPr>
          <w:rFonts w:ascii="Consolas" w:eastAsia="微软雅黑" w:hAnsi="Consolas"/>
          <w:color w:val="D4D4D4"/>
          <w:sz w:val="20"/>
        </w:rPr>
        <w:t>/* Source: fs/f2fs/compress.c:1728-1766, f2fs_write_raw_pages */</w:t>
      </w:r>
    </w:p>
    <w:p w14:paraId="243CD62B" w14:textId="77777777" w:rsidR="002D4922" w:rsidRDefault="00EA61A5">
      <w:pPr>
        <w:shd w:val="clear" w:color="auto" w:fill="1E1E1E"/>
        <w:spacing w:after="0" w:line="240" w:lineRule="auto"/>
      </w:pP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f2fs_write_single_data_folio</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submitted</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4CF0F47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NULL</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compr_blocks</w:t>
      </w:r>
      <w:r>
        <w:rPr>
          <w:rFonts w:ascii="微软雅黑" w:eastAsia="微软雅黑" w:hAnsi="微软雅黑"/>
          <w:color w:val="D16969"/>
          <w:sz w:val="20"/>
        </w:rPr>
        <w:t>,</w:t>
      </w:r>
    </w:p>
    <w:p w14:paraId="52DFE9C0"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true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start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end</w:t>
      </w:r>
      <w:r>
        <w:rPr>
          <w:rFonts w:ascii="微软雅黑" w:eastAsia="微软雅黑" w:hAnsi="微软雅黑"/>
          <w:color w:val="D16969"/>
          <w:sz w:val="20"/>
        </w:rPr>
        <w:t>);</w:t>
      </w:r>
    </w:p>
    <w:p w14:paraId="7317472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F10E221"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5BFF2B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atomic_sub_and_test</w:t>
      </w:r>
      <w:r>
        <w:rPr>
          <w:rFonts w:ascii="微软雅黑" w:eastAsia="微软雅黑" w:hAnsi="微软雅黑"/>
          <w:color w:val="D16969"/>
          <w:sz w:val="20"/>
        </w:rPr>
        <w:t>(</w:t>
      </w:r>
      <w:r>
        <w:rPr>
          <w:rFonts w:ascii="微软雅黑" w:eastAsia="微软雅黑" w:hAnsi="微软雅黑"/>
          <w:color w:val="9CDCFE"/>
          <w:sz w:val="20"/>
        </w:rPr>
        <w:t>submitted</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4FCF317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f2fs_ifs_dirty_bytes_pending_ptr</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&amp;&amp;</w:t>
      </w:r>
    </w:p>
    <w:p w14:paraId="5AA8A985" w14:textId="77777777" w:rsidR="002D4922" w:rsidRDefault="00EA61A5">
      <w:pPr>
        <w:shd w:val="clear" w:color="auto" w:fill="1E1E1E"/>
        <w:spacing w:after="0" w:line="240" w:lineRule="auto"/>
      </w:pPr>
      <w:r>
        <w:rPr>
          <w:rFonts w:ascii="微软雅黑" w:eastAsia="微软雅黑" w:hAnsi="微软雅黑"/>
          <w:color w:val="D4D4D4"/>
          <w:sz w:val="20"/>
        </w:rPr>
        <w:tab/>
        <w:t xml:space="preserve">    </w:t>
      </w:r>
      <w:r>
        <w:rPr>
          <w:rFonts w:ascii="微软雅黑" w:eastAsia="微软雅黑" w:hAnsi="微软雅黑"/>
          <w:color w:val="DCDCAA"/>
          <w:sz w:val="20"/>
        </w:rPr>
        <w:t>f2fs_folio_private_deferred_unlock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37C3B9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f2fs_clear_folio_private_deferred_unlock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007F03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folio_unlock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6B985E2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4F61D484" w14:textId="77777777" w:rsidR="002D4922" w:rsidRDefault="00EA61A5">
      <w:pPr>
        <w:shd w:val="clear" w:color="auto" w:fill="1E1E1E"/>
        <w:spacing w:after="0" w:line="240" w:lineRule="auto"/>
      </w:pPr>
      <w:r>
        <w:rPr>
          <w:rFonts w:ascii="微软雅黑" w:eastAsia="微软雅黑" w:hAnsi="微软雅黑"/>
          <w:color w:val="D16969"/>
          <w:sz w:val="20"/>
        </w:rPr>
        <w:t>}</w:t>
      </w:r>
    </w:p>
    <w:p w14:paraId="7722A2A4" w14:textId="77777777" w:rsidR="002D4922" w:rsidRDefault="00EA61A5">
      <w:pPr>
        <w:spacing w:after="0" w:line="360" w:lineRule="auto"/>
        <w:ind w:firstLine="480"/>
        <w:jc w:val="both"/>
      </w:pPr>
      <w:r>
        <w:rPr>
          <w:rFonts w:ascii="Times New Roman" w:eastAsia="宋体" w:hAnsi="Times New Roman"/>
          <w:sz w:val="24"/>
        </w:rPr>
        <w:t>这一机制把</w:t>
      </w:r>
      <w:r>
        <w:rPr>
          <w:rFonts w:ascii="Times New Roman" w:eastAsia="宋体" w:hAnsi="Times New Roman"/>
          <w:sz w:val="24"/>
        </w:rPr>
        <w:t xml:space="preserve"> folio </w:t>
      </w:r>
      <w:r>
        <w:rPr>
          <w:rFonts w:ascii="Times New Roman" w:eastAsia="宋体" w:hAnsi="Times New Roman"/>
          <w:sz w:val="24"/>
        </w:rPr>
        <w:t>生命周期和压缩簇提交过程关联起来。写回入口可以继续按</w:t>
      </w:r>
      <w:r>
        <w:rPr>
          <w:rFonts w:ascii="Times New Roman" w:eastAsia="宋体" w:hAnsi="Times New Roman"/>
          <w:sz w:val="24"/>
        </w:rPr>
        <w:t xml:space="preserve"> folio </w:t>
      </w:r>
      <w:r>
        <w:rPr>
          <w:rFonts w:ascii="Times New Roman" w:eastAsia="宋体" w:hAnsi="Times New Roman"/>
          <w:sz w:val="24"/>
        </w:rPr>
        <w:t>遍历脏页，而压缩路径可以在簇级别完成实际提交，二者通过</w:t>
      </w:r>
      <w:r>
        <w:rPr>
          <w:rFonts w:ascii="Times New Roman" w:eastAsia="宋体" w:hAnsi="Times New Roman"/>
          <w:sz w:val="24"/>
        </w:rPr>
        <w:t xml:space="preserve"> dirty_bytes_pending </w:t>
      </w:r>
      <w:r>
        <w:rPr>
          <w:rFonts w:ascii="Times New Roman" w:eastAsia="宋体" w:hAnsi="Times New Roman"/>
          <w:sz w:val="24"/>
        </w:rPr>
        <w:t>保持状态一致。</w:t>
      </w:r>
    </w:p>
    <w:p w14:paraId="06C673DA" w14:textId="77777777" w:rsidR="002D4922" w:rsidRDefault="00EA61A5">
      <w:pPr>
        <w:pStyle w:val="21"/>
        <w:rPr>
          <w:lang w:eastAsia="zh-CN"/>
        </w:rPr>
      </w:pPr>
      <w:bookmarkStart w:id="129" w:name="_Toc229385014"/>
      <w:r>
        <w:rPr>
          <w:rFonts w:ascii="Times New Roman" w:eastAsia="宋体" w:hAnsi="Times New Roman"/>
          <w:lang w:eastAsia="zh-CN"/>
        </w:rPr>
        <w:t xml:space="preserve">4.5 GC </w:t>
      </w:r>
      <w:r>
        <w:rPr>
          <w:rFonts w:ascii="Times New Roman" w:eastAsia="宋体" w:hAnsi="Times New Roman"/>
          <w:lang w:eastAsia="zh-CN"/>
        </w:rPr>
        <w:t>路径中的</w:t>
      </w:r>
      <w:r>
        <w:rPr>
          <w:rFonts w:ascii="Times New Roman" w:eastAsia="宋体" w:hAnsi="Times New Roman"/>
          <w:lang w:eastAsia="zh-CN"/>
        </w:rPr>
        <w:t xml:space="preserve"> Large Folio </w:t>
      </w:r>
      <w:r>
        <w:rPr>
          <w:rFonts w:ascii="Times New Roman" w:eastAsia="宋体" w:hAnsi="Times New Roman"/>
          <w:lang w:eastAsia="zh-CN"/>
        </w:rPr>
        <w:t>适配</w:t>
      </w:r>
      <w:bookmarkEnd w:id="129"/>
    </w:p>
    <w:p w14:paraId="065738DB"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 xml:space="preserve">F2FS </w:t>
      </w:r>
      <w:r>
        <w:rPr>
          <w:rFonts w:ascii="Times New Roman" w:eastAsia="宋体" w:hAnsi="Times New Roman"/>
          <w:sz w:val="24"/>
          <w:lang w:eastAsia="zh-CN"/>
        </w:rPr>
        <w:t>的</w:t>
      </w:r>
      <w:r>
        <w:rPr>
          <w:rFonts w:ascii="Times New Roman" w:eastAsia="宋体" w:hAnsi="Times New Roman"/>
          <w:sz w:val="24"/>
          <w:lang w:eastAsia="zh-CN"/>
        </w:rPr>
        <w:t xml:space="preserve"> GC </w:t>
      </w:r>
      <w:r>
        <w:rPr>
          <w:rFonts w:ascii="Times New Roman" w:eastAsia="宋体" w:hAnsi="Times New Roman"/>
          <w:sz w:val="24"/>
          <w:lang w:eastAsia="zh-CN"/>
        </w:rPr>
        <w:t>路径负责搬迁有效数据块。传统实现中，</w:t>
      </w:r>
      <w:r>
        <w:rPr>
          <w:rFonts w:ascii="Times New Roman" w:eastAsia="宋体" w:hAnsi="Times New Roman"/>
          <w:sz w:val="24"/>
          <w:lang w:eastAsia="zh-CN"/>
        </w:rPr>
        <w:t xml:space="preserve">GC </w:t>
      </w:r>
      <w:r>
        <w:rPr>
          <w:rFonts w:ascii="Times New Roman" w:eastAsia="宋体" w:hAnsi="Times New Roman"/>
          <w:sz w:val="24"/>
          <w:lang w:eastAsia="zh-CN"/>
        </w:rPr>
        <w:t>以单个</w:t>
      </w:r>
      <w:r>
        <w:rPr>
          <w:rFonts w:ascii="Times New Roman" w:eastAsia="宋体" w:hAnsi="Times New Roman"/>
          <w:sz w:val="24"/>
          <w:lang w:eastAsia="zh-CN"/>
        </w:rPr>
        <w:t xml:space="preserve"> block </w:t>
      </w:r>
      <w:r>
        <w:rPr>
          <w:rFonts w:ascii="Times New Roman" w:eastAsia="宋体" w:hAnsi="Times New Roman"/>
          <w:sz w:val="24"/>
          <w:lang w:eastAsia="zh-CN"/>
        </w:rPr>
        <w:t>或</w:t>
      </w:r>
      <w:r>
        <w:rPr>
          <w:rFonts w:ascii="Times New Roman" w:eastAsia="宋体" w:hAnsi="Times New Roman"/>
          <w:sz w:val="24"/>
          <w:lang w:eastAsia="zh-CN"/>
        </w:rPr>
        <w:t xml:space="preserve"> page </w:t>
      </w:r>
      <w:r>
        <w:rPr>
          <w:rFonts w:ascii="Times New Roman" w:eastAsia="宋体" w:hAnsi="Times New Roman"/>
          <w:sz w:val="24"/>
          <w:lang w:eastAsia="zh-CN"/>
        </w:rPr>
        <w:t>为主要对象，读出旧块、写入新块，并更新元数据。</w:t>
      </w:r>
      <w:r>
        <w:rPr>
          <w:rFonts w:ascii="Times New Roman" w:eastAsia="宋体" w:hAnsi="Times New Roman"/>
          <w:sz w:val="24"/>
          <w:lang w:eastAsia="zh-CN"/>
        </w:rPr>
        <w:t xml:space="preserve">Large Folio </w:t>
      </w:r>
      <w:r>
        <w:rPr>
          <w:rFonts w:ascii="Times New Roman" w:eastAsia="宋体" w:hAnsi="Times New Roman"/>
          <w:sz w:val="24"/>
          <w:lang w:eastAsia="zh-CN"/>
        </w:rPr>
        <w:t>引入后，页缓存</w:t>
      </w:r>
      <w:r>
        <w:rPr>
          <w:rFonts w:ascii="Times New Roman" w:eastAsia="宋体" w:hAnsi="Times New Roman"/>
          <w:sz w:val="24"/>
          <w:lang w:eastAsia="zh-CN"/>
        </w:rPr>
        <w:t xml:space="preserve"> </w:t>
      </w:r>
      <w:r>
        <w:rPr>
          <w:rFonts w:ascii="Times New Roman" w:eastAsia="宋体" w:hAnsi="Times New Roman"/>
          <w:sz w:val="24"/>
          <w:lang w:eastAsia="zh-CN"/>
        </w:rPr>
        <w:t>中的一个</w:t>
      </w:r>
      <w:r>
        <w:rPr>
          <w:rFonts w:ascii="Times New Roman" w:eastAsia="宋体" w:hAnsi="Times New Roman"/>
          <w:sz w:val="24"/>
          <w:lang w:eastAsia="zh-CN"/>
        </w:rPr>
        <w:t xml:space="preserve"> folio </w:t>
      </w:r>
      <w:r>
        <w:rPr>
          <w:rFonts w:ascii="Times New Roman" w:eastAsia="宋体" w:hAnsi="Times New Roman"/>
          <w:sz w:val="24"/>
          <w:lang w:eastAsia="zh-CN"/>
        </w:rPr>
        <w:t>可能覆盖多个块，</w:t>
      </w:r>
      <w:r>
        <w:rPr>
          <w:rFonts w:ascii="Times New Roman" w:eastAsia="宋体" w:hAnsi="Times New Roman"/>
          <w:sz w:val="24"/>
          <w:lang w:eastAsia="zh-CN"/>
        </w:rPr>
        <w:t xml:space="preserve">GC </w:t>
      </w:r>
      <w:r>
        <w:rPr>
          <w:rFonts w:ascii="Times New Roman" w:eastAsia="宋体" w:hAnsi="Times New Roman"/>
          <w:sz w:val="24"/>
          <w:lang w:eastAsia="zh-CN"/>
        </w:rPr>
        <w:t>如果仍然把</w:t>
      </w:r>
      <w:r>
        <w:rPr>
          <w:rFonts w:ascii="Times New Roman" w:eastAsia="宋体" w:hAnsi="Times New Roman"/>
          <w:sz w:val="24"/>
          <w:lang w:eastAsia="zh-CN"/>
        </w:rPr>
        <w:t xml:space="preserve"> folio-&gt;page </w:t>
      </w:r>
      <w:r>
        <w:rPr>
          <w:rFonts w:ascii="Times New Roman" w:eastAsia="宋体" w:hAnsi="Times New Roman"/>
          <w:sz w:val="24"/>
          <w:lang w:eastAsia="zh-CN"/>
        </w:rPr>
        <w:t>当作唯一对象处理。就需要明确本次搬迁对应</w:t>
      </w:r>
      <w:r>
        <w:rPr>
          <w:rFonts w:ascii="Times New Roman" w:eastAsia="宋体" w:hAnsi="Times New Roman"/>
          <w:sz w:val="24"/>
          <w:lang w:eastAsia="zh-CN"/>
        </w:rPr>
        <w:t xml:space="preserve"> folio </w:t>
      </w:r>
      <w:r>
        <w:rPr>
          <w:rFonts w:ascii="Times New Roman" w:eastAsia="宋体" w:hAnsi="Times New Roman"/>
          <w:sz w:val="24"/>
          <w:lang w:eastAsia="zh-CN"/>
        </w:rPr>
        <w:t>内的哪个子页范围。</w:t>
      </w:r>
    </w:p>
    <w:p w14:paraId="5B2CE80C"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本节将</w:t>
      </w:r>
      <w:r>
        <w:rPr>
          <w:rFonts w:ascii="Times New Roman" w:eastAsia="宋体" w:hAnsi="Times New Roman"/>
          <w:sz w:val="24"/>
          <w:lang w:eastAsia="zh-CN"/>
        </w:rPr>
        <w:t xml:space="preserve"> GC </w:t>
      </w:r>
      <w:r>
        <w:rPr>
          <w:rFonts w:ascii="Times New Roman" w:eastAsia="宋体" w:hAnsi="Times New Roman"/>
          <w:sz w:val="24"/>
          <w:lang w:eastAsia="zh-CN"/>
        </w:rPr>
        <w:t>适配分为两部分。第一，</w:t>
      </w:r>
      <w:r>
        <w:rPr>
          <w:rFonts w:ascii="Times New Roman" w:eastAsia="宋体" w:hAnsi="Times New Roman"/>
          <w:sz w:val="24"/>
          <w:lang w:eastAsia="zh-CN"/>
        </w:rPr>
        <w:t xml:space="preserve">GC </w:t>
      </w:r>
      <w:r>
        <w:rPr>
          <w:rFonts w:ascii="Times New Roman" w:eastAsia="宋体" w:hAnsi="Times New Roman"/>
          <w:sz w:val="24"/>
          <w:lang w:eastAsia="zh-CN"/>
        </w:rPr>
        <w:t>标志需要纳入</w:t>
      </w:r>
      <w:r>
        <w:rPr>
          <w:rFonts w:ascii="Times New Roman" w:eastAsia="宋体" w:hAnsi="Times New Roman"/>
          <w:sz w:val="24"/>
          <w:lang w:eastAsia="zh-CN"/>
        </w:rPr>
        <w:t xml:space="preserve"> f2fs_folio_state </w:t>
      </w:r>
      <w:r>
        <w:rPr>
          <w:rFonts w:ascii="Times New Roman" w:eastAsia="宋体" w:hAnsi="Times New Roman"/>
          <w:sz w:val="24"/>
          <w:lang w:eastAsia="zh-CN"/>
        </w:rPr>
        <w:t>的私有标志区域，避免与</w:t>
      </w:r>
      <w:r>
        <w:rPr>
          <w:rFonts w:ascii="Times New Roman" w:eastAsia="宋体" w:hAnsi="Times New Roman"/>
          <w:sz w:val="24"/>
          <w:lang w:eastAsia="zh-CN"/>
        </w:rPr>
        <w:t xml:space="preserve"> iomap </w:t>
      </w:r>
      <w:r>
        <w:rPr>
          <w:rFonts w:ascii="Times New Roman" w:eastAsia="宋体" w:hAnsi="Times New Roman"/>
          <w:sz w:val="24"/>
          <w:lang w:eastAsia="zh-CN"/>
        </w:rPr>
        <w:t>状态冲突。第二，</w:t>
      </w:r>
      <w:r>
        <w:rPr>
          <w:rFonts w:ascii="Times New Roman" w:eastAsia="宋体" w:hAnsi="Times New Roman"/>
          <w:sz w:val="24"/>
          <w:lang w:eastAsia="zh-CN"/>
        </w:rPr>
        <w:t xml:space="preserve">GC </w:t>
      </w:r>
      <w:r>
        <w:rPr>
          <w:rFonts w:ascii="Times New Roman" w:eastAsia="宋体" w:hAnsi="Times New Roman"/>
          <w:sz w:val="24"/>
          <w:lang w:eastAsia="zh-CN"/>
        </w:rPr>
        <w:t>的脏标记和</w:t>
      </w:r>
      <w:r>
        <w:rPr>
          <w:rFonts w:ascii="Times New Roman" w:eastAsia="宋体" w:hAnsi="Times New Roman"/>
          <w:sz w:val="24"/>
          <w:lang w:eastAsia="zh-CN"/>
        </w:rPr>
        <w:t xml:space="preserve"> bio </w:t>
      </w:r>
      <w:r>
        <w:rPr>
          <w:rFonts w:ascii="Times New Roman" w:eastAsia="宋体" w:hAnsi="Times New Roman"/>
          <w:sz w:val="24"/>
          <w:lang w:eastAsia="zh-CN"/>
        </w:rPr>
        <w:t>提交需要携带</w:t>
      </w:r>
      <w:r>
        <w:rPr>
          <w:rFonts w:ascii="Times New Roman" w:eastAsia="宋体" w:hAnsi="Times New Roman"/>
          <w:sz w:val="24"/>
          <w:lang w:eastAsia="zh-CN"/>
        </w:rPr>
        <w:t xml:space="preserve"> folio </w:t>
      </w:r>
      <w:r>
        <w:rPr>
          <w:rFonts w:ascii="Times New Roman" w:eastAsia="宋体" w:hAnsi="Times New Roman"/>
          <w:sz w:val="24"/>
          <w:lang w:eastAsia="zh-CN"/>
        </w:rPr>
        <w:t>内偏移，避免把整个</w:t>
      </w:r>
      <w:r>
        <w:rPr>
          <w:rFonts w:ascii="Times New Roman" w:eastAsia="宋体" w:hAnsi="Times New Roman"/>
          <w:sz w:val="24"/>
          <w:lang w:eastAsia="zh-CN"/>
        </w:rPr>
        <w:t xml:space="preserve"> folio </w:t>
      </w:r>
      <w:r>
        <w:rPr>
          <w:rFonts w:ascii="Times New Roman" w:eastAsia="宋体" w:hAnsi="Times New Roman"/>
          <w:sz w:val="24"/>
          <w:lang w:eastAsia="zh-CN"/>
        </w:rPr>
        <w:t>错当成单个</w:t>
      </w:r>
      <w:r>
        <w:rPr>
          <w:rFonts w:ascii="Times New Roman" w:eastAsia="宋体" w:hAnsi="Times New Roman"/>
          <w:sz w:val="24"/>
          <w:lang w:eastAsia="zh-CN"/>
        </w:rPr>
        <w:t xml:space="preserve"> page </w:t>
      </w:r>
      <w:r>
        <w:rPr>
          <w:rFonts w:ascii="Times New Roman" w:eastAsia="宋体" w:hAnsi="Times New Roman"/>
          <w:sz w:val="24"/>
          <w:lang w:eastAsia="zh-CN"/>
        </w:rPr>
        <w:t>处理。</w:t>
      </w:r>
    </w:p>
    <w:p w14:paraId="64CF00EE" w14:textId="77777777" w:rsidR="002D4922" w:rsidRDefault="00EA61A5">
      <w:pPr>
        <w:pStyle w:val="31"/>
      </w:pPr>
      <w:bookmarkStart w:id="130" w:name="_Toc229385015"/>
      <w:r>
        <w:rPr>
          <w:rFonts w:ascii="Times New Roman" w:eastAsia="宋体" w:hAnsi="Times New Roman"/>
        </w:rPr>
        <w:t xml:space="preserve">4.5.1 GC </w:t>
      </w:r>
      <w:r>
        <w:rPr>
          <w:rFonts w:ascii="Times New Roman" w:eastAsia="宋体" w:hAnsi="Times New Roman"/>
        </w:rPr>
        <w:t>搬运中的私有状态</w:t>
      </w:r>
      <w:bookmarkEnd w:id="130"/>
    </w:p>
    <w:p w14:paraId="74638BDD" w14:textId="77777777" w:rsidR="002D4922" w:rsidRDefault="00EA61A5">
      <w:pPr>
        <w:spacing w:after="0" w:line="360" w:lineRule="auto"/>
        <w:ind w:firstLine="480"/>
        <w:jc w:val="both"/>
      </w:pPr>
      <w:r>
        <w:rPr>
          <w:rFonts w:ascii="Times New Roman" w:eastAsia="宋体" w:hAnsi="Times New Roman"/>
          <w:sz w:val="24"/>
        </w:rPr>
        <w:t>后台</w:t>
      </w:r>
      <w:r>
        <w:rPr>
          <w:rFonts w:ascii="Times New Roman" w:eastAsia="宋体" w:hAnsi="Times New Roman"/>
          <w:sz w:val="24"/>
        </w:rPr>
        <w:t xml:space="preserve"> GC </w:t>
      </w:r>
      <w:r>
        <w:rPr>
          <w:rFonts w:ascii="Times New Roman" w:eastAsia="宋体" w:hAnsi="Times New Roman"/>
          <w:sz w:val="24"/>
        </w:rPr>
        <w:t>中，</w:t>
      </w:r>
      <w:r>
        <w:rPr>
          <w:rFonts w:ascii="Times New Roman" w:eastAsia="宋体" w:hAnsi="Times New Roman"/>
          <w:sz w:val="24"/>
        </w:rPr>
        <w:t xml:space="preserve">move_data_page </w:t>
      </w:r>
      <w:r>
        <w:rPr>
          <w:rFonts w:ascii="Times New Roman" w:eastAsia="宋体" w:hAnsi="Times New Roman"/>
          <w:sz w:val="24"/>
        </w:rPr>
        <w:t>在拿到目标</w:t>
      </w:r>
      <w:r>
        <w:rPr>
          <w:rFonts w:ascii="Times New Roman" w:eastAsia="宋体" w:hAnsi="Times New Roman"/>
          <w:sz w:val="24"/>
        </w:rPr>
        <w:t xml:space="preserve"> folio </w:t>
      </w:r>
      <w:r>
        <w:rPr>
          <w:rFonts w:ascii="Times New Roman" w:eastAsia="宋体" w:hAnsi="Times New Roman"/>
          <w:sz w:val="24"/>
        </w:rPr>
        <w:t>后，会为该</w:t>
      </w:r>
      <w:r>
        <w:rPr>
          <w:rFonts w:ascii="Times New Roman" w:eastAsia="宋体" w:hAnsi="Times New Roman"/>
          <w:sz w:val="24"/>
        </w:rPr>
        <w:t xml:space="preserve"> folio </w:t>
      </w:r>
      <w:r>
        <w:rPr>
          <w:rFonts w:ascii="Times New Roman" w:eastAsia="宋体" w:hAnsi="Times New Roman"/>
          <w:sz w:val="24"/>
        </w:rPr>
        <w:t>设置</w:t>
      </w:r>
      <w:r>
        <w:rPr>
          <w:rFonts w:ascii="Times New Roman" w:eastAsia="宋体" w:hAnsi="Times New Roman"/>
          <w:sz w:val="24"/>
        </w:rPr>
        <w:t xml:space="preserve"> gcing </w:t>
      </w:r>
      <w:r>
        <w:rPr>
          <w:rFonts w:ascii="Times New Roman" w:eastAsia="宋体" w:hAnsi="Times New Roman"/>
          <w:sz w:val="24"/>
        </w:rPr>
        <w:t>标志。对于</w:t>
      </w:r>
      <w:r>
        <w:rPr>
          <w:rFonts w:ascii="Times New Roman" w:eastAsia="宋体" w:hAnsi="Times New Roman"/>
          <w:sz w:val="24"/>
        </w:rPr>
        <w:t xml:space="preserve"> order-0 folio</w:t>
      </w:r>
      <w:r>
        <w:rPr>
          <w:rFonts w:ascii="Times New Roman" w:eastAsia="宋体" w:hAnsi="Times New Roman"/>
          <w:sz w:val="24"/>
        </w:rPr>
        <w:t>，代码沿用</w:t>
      </w:r>
      <w:r>
        <w:rPr>
          <w:rFonts w:ascii="Times New Roman" w:eastAsia="宋体" w:hAnsi="Times New Roman"/>
          <w:sz w:val="24"/>
        </w:rPr>
        <w:t xml:space="preserve"> folio_mark_dirty</w:t>
      </w:r>
      <w:r>
        <w:rPr>
          <w:rFonts w:ascii="Times New Roman" w:eastAsia="宋体" w:hAnsi="Times New Roman"/>
          <w:sz w:val="24"/>
        </w:rPr>
        <w:t>；对于高阶</w:t>
      </w:r>
      <w:r>
        <w:rPr>
          <w:rFonts w:ascii="Times New Roman" w:eastAsia="宋体" w:hAnsi="Times New Roman"/>
          <w:sz w:val="24"/>
        </w:rPr>
        <w:t xml:space="preserve"> folio</w:t>
      </w:r>
      <w:r>
        <w:rPr>
          <w:rFonts w:ascii="Times New Roman" w:eastAsia="宋体" w:hAnsi="Times New Roman"/>
          <w:sz w:val="24"/>
        </w:rPr>
        <w:t>，代码转为标记</w:t>
      </w:r>
      <w:r>
        <w:rPr>
          <w:rFonts w:ascii="Times New Roman" w:eastAsia="宋体" w:hAnsi="Times New Roman"/>
          <w:sz w:val="24"/>
        </w:rPr>
        <w:t xml:space="preserve"> folio </w:t>
      </w:r>
      <w:r>
        <w:rPr>
          <w:rFonts w:ascii="Times New Roman" w:eastAsia="宋体" w:hAnsi="Times New Roman"/>
          <w:sz w:val="24"/>
        </w:rPr>
        <w:t>内的子范围。</w:t>
      </w:r>
    </w:p>
    <w:p w14:paraId="29F9A296" w14:textId="77777777" w:rsidR="002D4922" w:rsidRDefault="00EA61A5">
      <w:pPr>
        <w:shd w:val="clear" w:color="auto" w:fill="1E1E1E"/>
        <w:spacing w:after="0" w:line="240" w:lineRule="auto"/>
      </w:pPr>
      <w:r>
        <w:rPr>
          <w:rFonts w:ascii="Consolas" w:eastAsia="微软雅黑" w:hAnsi="Consolas"/>
          <w:color w:val="D4D4D4"/>
          <w:sz w:val="20"/>
        </w:rPr>
        <w:t>/* Source: fs/f2fs/gc.c:1457-1530, move_data_page */</w:t>
      </w:r>
    </w:p>
    <w:p w14:paraId="68DF0D5C"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gc_type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BG_GC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0107D7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folio_test_writeback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3A9AEB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EAGAIN</w:t>
      </w:r>
      <w:r>
        <w:rPr>
          <w:rFonts w:ascii="微软雅黑" w:eastAsia="微软雅黑" w:hAnsi="微软雅黑"/>
          <w:color w:val="D16969"/>
          <w:sz w:val="20"/>
        </w:rPr>
        <w:t>;</w:t>
      </w:r>
    </w:p>
    <w:p w14:paraId="3FA0B20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out</w:t>
      </w:r>
      <w:r>
        <w:rPr>
          <w:rFonts w:ascii="微软雅黑" w:eastAsia="微软雅黑" w:hAnsi="微软雅黑"/>
          <w:color w:val="D16969"/>
          <w:sz w:val="20"/>
        </w:rPr>
        <w:t>;</w:t>
      </w:r>
    </w:p>
    <w:p w14:paraId="12DB2AB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7D0346DC"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1C25A9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f2fs_set_folio_private_gcing</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1819FF4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86388B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folio_mark_dirty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D807BE4"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C586C0"/>
          <w:sz w:val="20"/>
        </w:rPr>
        <w:t>else</w:t>
      </w:r>
    </w:p>
    <w:p w14:paraId="251DC88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iomap_set_range_dirty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bidx</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02A194D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PAGE_SIZE</w:t>
      </w:r>
      <w:r>
        <w:rPr>
          <w:rFonts w:ascii="微软雅黑" w:eastAsia="微软雅黑" w:hAnsi="微软雅黑"/>
          <w:color w:val="D16969"/>
          <w:sz w:val="20"/>
        </w:rPr>
        <w:t>);</w:t>
      </w:r>
    </w:p>
    <w:p w14:paraId="0BD7DABE" w14:textId="77777777" w:rsidR="002D4922" w:rsidRDefault="00EA61A5">
      <w:pPr>
        <w:shd w:val="clear" w:color="auto" w:fill="1E1E1E"/>
        <w:spacing w:after="0" w:line="240" w:lineRule="auto"/>
      </w:pPr>
      <w:r>
        <w:rPr>
          <w:rFonts w:ascii="微软雅黑" w:eastAsia="微软雅黑" w:hAnsi="微软雅黑"/>
          <w:color w:val="D16969"/>
          <w:sz w:val="20"/>
        </w:rPr>
        <w:t>}</w:t>
      </w:r>
    </w:p>
    <w:p w14:paraId="72EF6E4F" w14:textId="77777777" w:rsidR="002D4922" w:rsidRDefault="00EA61A5">
      <w:pPr>
        <w:spacing w:after="0" w:line="360" w:lineRule="auto"/>
        <w:ind w:firstLine="480"/>
        <w:jc w:val="both"/>
      </w:pPr>
      <w:r>
        <w:rPr>
          <w:rFonts w:ascii="Times New Roman" w:eastAsia="宋体" w:hAnsi="Times New Roman"/>
          <w:sz w:val="24"/>
        </w:rPr>
        <w:t>这里的</w:t>
      </w:r>
      <w:r>
        <w:rPr>
          <w:rFonts w:ascii="Times New Roman" w:eastAsia="宋体" w:hAnsi="Times New Roman"/>
          <w:sz w:val="24"/>
        </w:rPr>
        <w:t xml:space="preserve"> f2fs_set_folio_private_gcing </w:t>
      </w:r>
      <w:r>
        <w:rPr>
          <w:rFonts w:ascii="Times New Roman" w:eastAsia="宋体" w:hAnsi="Times New Roman"/>
          <w:sz w:val="24"/>
        </w:rPr>
        <w:t>最终使用</w:t>
      </w:r>
      <w:r>
        <w:rPr>
          <w:rFonts w:ascii="Times New Roman" w:eastAsia="宋体" w:hAnsi="Times New Roman"/>
          <w:sz w:val="24"/>
        </w:rPr>
        <w:t xml:space="preserve"> f2fs_folio_state </w:t>
      </w:r>
      <w:r>
        <w:rPr>
          <w:rFonts w:ascii="Times New Roman" w:eastAsia="宋体" w:hAnsi="Times New Roman"/>
          <w:sz w:val="24"/>
        </w:rPr>
        <w:t>中的私有标志区域。这样。</w:t>
      </w:r>
      <w:r>
        <w:rPr>
          <w:rFonts w:ascii="Times New Roman" w:eastAsia="宋体" w:hAnsi="Times New Roman"/>
          <w:sz w:val="24"/>
        </w:rPr>
        <w:t xml:space="preserve">GC </w:t>
      </w:r>
      <w:r>
        <w:rPr>
          <w:rFonts w:ascii="Times New Roman" w:eastAsia="宋体" w:hAnsi="Times New Roman"/>
          <w:sz w:val="24"/>
        </w:rPr>
        <w:t>可以继续使用</w:t>
      </w:r>
      <w:r>
        <w:rPr>
          <w:rFonts w:ascii="Times New Roman" w:eastAsia="宋体" w:hAnsi="Times New Roman"/>
          <w:sz w:val="24"/>
        </w:rPr>
        <w:t xml:space="preserve"> F2FS </w:t>
      </w:r>
      <w:r>
        <w:rPr>
          <w:rFonts w:ascii="Times New Roman" w:eastAsia="宋体" w:hAnsi="Times New Roman"/>
          <w:sz w:val="24"/>
        </w:rPr>
        <w:t>原有的迁移状态判断，同时不覆盖</w:t>
      </w:r>
      <w:r>
        <w:rPr>
          <w:rFonts w:ascii="Times New Roman" w:eastAsia="宋体" w:hAnsi="Times New Roman"/>
          <w:sz w:val="24"/>
        </w:rPr>
        <w:t xml:space="preserve"> iomap </w:t>
      </w:r>
      <w:r>
        <w:rPr>
          <w:rFonts w:ascii="Times New Roman" w:eastAsia="宋体" w:hAnsi="Times New Roman"/>
          <w:sz w:val="24"/>
        </w:rPr>
        <w:t>的</w:t>
      </w:r>
      <w:r>
        <w:rPr>
          <w:rFonts w:ascii="Times New Roman" w:eastAsia="宋体" w:hAnsi="Times New Roman"/>
          <w:sz w:val="24"/>
        </w:rPr>
        <w:t xml:space="preserve"> uptodate/dirty </w:t>
      </w:r>
      <w:r>
        <w:rPr>
          <w:rFonts w:ascii="Times New Roman" w:eastAsia="宋体" w:hAnsi="Times New Roman"/>
          <w:sz w:val="24"/>
        </w:rPr>
        <w:t>位图。对于高阶</w:t>
      </w:r>
      <w:r>
        <w:rPr>
          <w:rFonts w:ascii="Times New Roman" w:eastAsia="宋体" w:hAnsi="Times New Roman"/>
          <w:sz w:val="24"/>
        </w:rPr>
        <w:t xml:space="preserve"> folio</w:t>
      </w:r>
      <w:r>
        <w:rPr>
          <w:rFonts w:ascii="Times New Roman" w:eastAsia="宋体" w:hAnsi="Times New Roman"/>
          <w:sz w:val="24"/>
        </w:rPr>
        <w:t>。</w:t>
      </w:r>
      <w:r>
        <w:rPr>
          <w:rFonts w:ascii="Times New Roman" w:eastAsia="宋体" w:hAnsi="Times New Roman"/>
          <w:sz w:val="24"/>
        </w:rPr>
        <w:t xml:space="preserve">iomap_set_range_dirty </w:t>
      </w:r>
      <w:r>
        <w:rPr>
          <w:rFonts w:ascii="Times New Roman" w:eastAsia="宋体" w:hAnsi="Times New Roman"/>
          <w:sz w:val="24"/>
        </w:rPr>
        <w:t>表示本次</w:t>
      </w:r>
      <w:r>
        <w:rPr>
          <w:rFonts w:ascii="Times New Roman" w:eastAsia="宋体" w:hAnsi="Times New Roman"/>
          <w:sz w:val="24"/>
        </w:rPr>
        <w:t xml:space="preserve"> GC </w:t>
      </w:r>
      <w:r>
        <w:rPr>
          <w:rFonts w:ascii="Times New Roman" w:eastAsia="宋体" w:hAnsi="Times New Roman"/>
          <w:sz w:val="24"/>
        </w:rPr>
        <w:t>只影响一个子页范围，后续</w:t>
      </w:r>
      <w:r>
        <w:rPr>
          <w:rFonts w:ascii="Times New Roman" w:eastAsia="宋体" w:hAnsi="Times New Roman"/>
          <w:sz w:val="24"/>
        </w:rPr>
        <w:t xml:space="preserve"> writeback </w:t>
      </w:r>
      <w:r>
        <w:rPr>
          <w:rFonts w:ascii="Times New Roman" w:eastAsia="宋体" w:hAnsi="Times New Roman"/>
          <w:sz w:val="24"/>
        </w:rPr>
        <w:t>可以根据</w:t>
      </w:r>
      <w:r>
        <w:rPr>
          <w:rFonts w:ascii="Times New Roman" w:eastAsia="宋体" w:hAnsi="Times New Roman"/>
          <w:sz w:val="24"/>
        </w:rPr>
        <w:t xml:space="preserve"> dirty bitmap </w:t>
      </w:r>
      <w:r>
        <w:rPr>
          <w:rFonts w:ascii="Times New Roman" w:eastAsia="宋体" w:hAnsi="Times New Roman"/>
          <w:sz w:val="24"/>
        </w:rPr>
        <w:t>定位需要写出的区间。</w:t>
      </w:r>
    </w:p>
    <w:p w14:paraId="6667C1E0" w14:textId="77777777" w:rsidR="002D4922" w:rsidRDefault="00EA61A5">
      <w:pPr>
        <w:pStyle w:val="31"/>
      </w:pPr>
      <w:bookmarkStart w:id="131" w:name="_Toc229385016"/>
      <w:r>
        <w:rPr>
          <w:rFonts w:ascii="Times New Roman" w:eastAsia="宋体" w:hAnsi="Times New Roman"/>
        </w:rPr>
        <w:t xml:space="preserve">4.5.2 GC </w:t>
      </w:r>
      <w:r>
        <w:rPr>
          <w:rFonts w:ascii="Times New Roman" w:eastAsia="宋体" w:hAnsi="Times New Roman"/>
        </w:rPr>
        <w:t>读路径与</w:t>
      </w:r>
      <w:r>
        <w:rPr>
          <w:rFonts w:ascii="Times New Roman" w:eastAsia="宋体" w:hAnsi="Times New Roman"/>
        </w:rPr>
        <w:t xml:space="preserve"> bio </w:t>
      </w:r>
      <w:r>
        <w:rPr>
          <w:rFonts w:ascii="Times New Roman" w:eastAsia="宋体" w:hAnsi="Times New Roman"/>
        </w:rPr>
        <w:t>提交偏移</w:t>
      </w:r>
      <w:bookmarkEnd w:id="131"/>
    </w:p>
    <w:p w14:paraId="3585A2BD" w14:textId="77777777" w:rsidR="002D4922" w:rsidRDefault="00EA61A5">
      <w:pPr>
        <w:spacing w:after="0" w:line="360" w:lineRule="auto"/>
        <w:ind w:firstLine="480"/>
        <w:jc w:val="both"/>
      </w:pPr>
      <w:r>
        <w:rPr>
          <w:rFonts w:ascii="Times New Roman" w:eastAsia="宋体" w:hAnsi="Times New Roman"/>
          <w:sz w:val="24"/>
        </w:rPr>
        <w:t xml:space="preserve">GC </w:t>
      </w:r>
      <w:r>
        <w:rPr>
          <w:rFonts w:ascii="Times New Roman" w:eastAsia="宋体" w:hAnsi="Times New Roman"/>
          <w:sz w:val="24"/>
        </w:rPr>
        <w:t>预读路径</w:t>
      </w:r>
      <w:r>
        <w:rPr>
          <w:rFonts w:ascii="Times New Roman" w:eastAsia="宋体" w:hAnsi="Times New Roman"/>
          <w:sz w:val="24"/>
        </w:rPr>
        <w:t xml:space="preserve"> ra_data_block </w:t>
      </w:r>
      <w:r>
        <w:rPr>
          <w:rFonts w:ascii="Times New Roman" w:eastAsia="宋体" w:hAnsi="Times New Roman"/>
          <w:sz w:val="24"/>
        </w:rPr>
        <w:t>仍以单个逻辑块为入口。它获取</w:t>
      </w:r>
      <w:r>
        <w:rPr>
          <w:rFonts w:ascii="Times New Roman" w:eastAsia="宋体" w:hAnsi="Times New Roman"/>
          <w:sz w:val="24"/>
        </w:rPr>
        <w:t xml:space="preserve"> </w:t>
      </w:r>
      <w:r>
        <w:rPr>
          <w:rFonts w:ascii="Times New Roman" w:eastAsia="宋体" w:hAnsi="Times New Roman"/>
          <w:sz w:val="24"/>
        </w:rPr>
        <w:t>页缓存</w:t>
      </w:r>
      <w:r>
        <w:rPr>
          <w:rFonts w:ascii="Times New Roman" w:eastAsia="宋体" w:hAnsi="Times New Roman"/>
          <w:sz w:val="24"/>
        </w:rPr>
        <w:t xml:space="preserve"> </w:t>
      </w:r>
      <w:r>
        <w:rPr>
          <w:rFonts w:ascii="Times New Roman" w:eastAsia="宋体" w:hAnsi="Times New Roman"/>
          <w:sz w:val="24"/>
        </w:rPr>
        <w:t>中的</w:t>
      </w:r>
      <w:r>
        <w:rPr>
          <w:rFonts w:ascii="Times New Roman" w:eastAsia="宋体" w:hAnsi="Times New Roman"/>
          <w:sz w:val="24"/>
        </w:rPr>
        <w:t xml:space="preserve"> folio</w:t>
      </w:r>
      <w:r>
        <w:rPr>
          <w:rFonts w:ascii="Times New Roman" w:eastAsia="宋体" w:hAnsi="Times New Roman"/>
          <w:sz w:val="24"/>
        </w:rPr>
        <w:t>，查找该逻辑块对应的数据块地址，并通过</w:t>
      </w:r>
      <w:r>
        <w:rPr>
          <w:rFonts w:ascii="Times New Roman" w:eastAsia="宋体" w:hAnsi="Times New Roman"/>
          <w:sz w:val="24"/>
        </w:rPr>
        <w:t xml:space="preserve"> f2fs_submit_page_bio </w:t>
      </w:r>
      <w:r>
        <w:rPr>
          <w:rFonts w:ascii="Times New Roman" w:eastAsia="宋体" w:hAnsi="Times New Roman"/>
          <w:sz w:val="24"/>
        </w:rPr>
        <w:t>提交读取。</w:t>
      </w:r>
    </w:p>
    <w:p w14:paraId="62C109DF" w14:textId="77777777" w:rsidR="002D4922" w:rsidRDefault="00EA61A5">
      <w:pPr>
        <w:shd w:val="clear" w:color="auto" w:fill="1E1E1E"/>
        <w:spacing w:after="0" w:line="240" w:lineRule="auto"/>
      </w:pPr>
      <w:r>
        <w:rPr>
          <w:rFonts w:ascii="Consolas" w:eastAsia="微软雅黑" w:hAnsi="Consolas"/>
          <w:color w:val="D4D4D4"/>
          <w:sz w:val="20"/>
        </w:rPr>
        <w:t>/* Source: fs/f2fs/gc.c:1208-1290, ra_data_block */</w:t>
      </w:r>
    </w:p>
    <w:p w14:paraId="22A4885B" w14:textId="77777777" w:rsidR="002D4922" w:rsidRDefault="00EA61A5">
      <w:pPr>
        <w:shd w:val="clear" w:color="auto" w:fill="1E1E1E"/>
        <w:spacing w:after="0" w:line="240" w:lineRule="auto"/>
      </w:pP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f2fs_grab_cache_folio</w:t>
      </w:r>
      <w:r>
        <w:rPr>
          <w:rFonts w:ascii="微软雅黑" w:eastAsia="微软雅黑" w:hAnsi="微软雅黑"/>
          <w:color w:val="D16969"/>
          <w:sz w:val="20"/>
        </w:rPr>
        <w:t>(</w:t>
      </w:r>
      <w:r>
        <w:rPr>
          <w:rFonts w:ascii="微软雅黑" w:eastAsia="微软雅黑" w:hAnsi="微软雅黑"/>
          <w:color w:val="9CDCFE"/>
          <w:sz w:val="20"/>
        </w:rPr>
        <w:t>mapping</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index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1D0FC475"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IS_ERR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00F0753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PTR_ERR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23CDF8C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FCEBC4C" w14:textId="77777777" w:rsidR="002D4922" w:rsidRDefault="00EA61A5">
      <w:pPr>
        <w:shd w:val="clear" w:color="auto" w:fill="1E1E1E"/>
        <w:spacing w:after="0" w:line="240" w:lineRule="auto"/>
      </w:pP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4EC9B0"/>
          <w:sz w:val="20"/>
        </w:rPr>
        <w:t>page</w:t>
      </w:r>
      <w:r>
        <w:rPr>
          <w:rFonts w:ascii="微软雅黑" w:eastAsia="微软雅黑" w:hAnsi="微软雅黑"/>
          <w:color w:val="D16969"/>
          <w:sz w:val="20"/>
        </w:rPr>
        <w:t>;</w:t>
      </w:r>
    </w:p>
    <w:p w14:paraId="291A7D33" w14:textId="77777777" w:rsidR="002D4922" w:rsidRDefault="00EA61A5">
      <w:pPr>
        <w:shd w:val="clear" w:color="auto" w:fill="1E1E1E"/>
        <w:spacing w:after="0" w:line="240" w:lineRule="auto"/>
      </w:pP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9CDCFE"/>
          <w:sz w:val="20"/>
        </w:rPr>
        <w:t>new_blkaddr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9CDCFE"/>
          <w:sz w:val="20"/>
        </w:rPr>
        <w:t>old_blkaddr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data_blkaddr</w:t>
      </w:r>
      <w:r>
        <w:rPr>
          <w:rFonts w:ascii="微软雅黑" w:eastAsia="微软雅黑" w:hAnsi="微软雅黑"/>
          <w:color w:val="D16969"/>
          <w:sz w:val="20"/>
        </w:rPr>
        <w:t>;</w:t>
      </w:r>
    </w:p>
    <w:p w14:paraId="7841D79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0F8BE0C" w14:textId="77777777" w:rsidR="002D4922" w:rsidRDefault="00EA61A5">
      <w:pPr>
        <w:shd w:val="clear" w:color="auto" w:fill="1E1E1E"/>
        <w:spacing w:after="0" w:line="240" w:lineRule="auto"/>
      </w:pP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9CDCFE"/>
          <w:sz w:val="20"/>
        </w:rPr>
        <w:t>encrypted_page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f2fs_pagecache_get_page</w:t>
      </w:r>
      <w:r>
        <w:rPr>
          <w:rFonts w:ascii="微软雅黑" w:eastAsia="微软雅黑" w:hAnsi="微软雅黑"/>
          <w:color w:val="D16969"/>
          <w:sz w:val="20"/>
        </w:rPr>
        <w:t>(</w:t>
      </w:r>
      <w:r>
        <w:rPr>
          <w:rFonts w:ascii="微软雅黑" w:eastAsia="微软雅黑" w:hAnsi="微软雅黑"/>
          <w:color w:val="DCDCAA"/>
          <w:sz w:val="20"/>
        </w:rPr>
        <w:t>META_MAPPING</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16969"/>
          <w:sz w:val="20"/>
        </w:rPr>
        <w:t>),</w:t>
      </w:r>
    </w:p>
    <w:p w14:paraId="319F89B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data_blkaddr</w:t>
      </w:r>
      <w:r>
        <w:rPr>
          <w:rFonts w:ascii="微软雅黑" w:eastAsia="微软雅黑" w:hAnsi="微软雅黑"/>
          <w:color w:val="D16969"/>
          <w:sz w:val="20"/>
        </w:rPr>
        <w:t>,</w:t>
      </w:r>
    </w:p>
    <w:p w14:paraId="5073ADB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FGP_LOCK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FGP_CREAT</w:t>
      </w:r>
      <w:r>
        <w:rPr>
          <w:rFonts w:ascii="微软雅黑" w:eastAsia="微软雅黑" w:hAnsi="微软雅黑"/>
          <w:color w:val="D16969"/>
          <w:sz w:val="20"/>
        </w:rPr>
        <w:t>,</w:t>
      </w:r>
    </w:p>
    <w:p w14:paraId="00DB223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GFP_NOFS</w:t>
      </w:r>
      <w:r>
        <w:rPr>
          <w:rFonts w:ascii="微软雅黑" w:eastAsia="微软雅黑" w:hAnsi="微软雅黑"/>
          <w:color w:val="D16969"/>
          <w:sz w:val="20"/>
        </w:rPr>
        <w:t>);</w:t>
      </w:r>
    </w:p>
    <w:p w14:paraId="71BC5352"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9CDCFE"/>
          <w:sz w:val="20"/>
        </w:rPr>
        <w:t>encrypted_page</w:t>
      </w:r>
      <w:r>
        <w:rPr>
          <w:rFonts w:ascii="微软雅黑" w:eastAsia="微软雅黑" w:hAnsi="微软雅黑"/>
          <w:color w:val="D16969"/>
          <w:sz w:val="20"/>
        </w:rPr>
        <w:t>)</w:t>
      </w:r>
    </w:p>
    <w:p w14:paraId="60D56B9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ENOMEM</w:t>
      </w:r>
      <w:r>
        <w:rPr>
          <w:rFonts w:ascii="微软雅黑" w:eastAsia="微软雅黑" w:hAnsi="微软雅黑"/>
          <w:color w:val="D16969"/>
          <w:sz w:val="20"/>
        </w:rPr>
        <w:t>;</w:t>
      </w:r>
    </w:p>
    <w:p w14:paraId="768DA6D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3478E22" w14:textId="77777777" w:rsidR="002D4922" w:rsidRDefault="00EA61A5">
      <w:pPr>
        <w:shd w:val="clear" w:color="auto" w:fill="1E1E1E"/>
        <w:spacing w:after="0" w:line="240" w:lineRule="auto"/>
      </w:pP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f2fs_submit_page_bio</w:t>
      </w:r>
      <w:r>
        <w:rPr>
          <w:rFonts w:ascii="微软雅黑" w:eastAsia="微软雅黑" w:hAnsi="微软雅黑"/>
          <w:color w:val="D16969"/>
          <w:sz w:val="20"/>
        </w:rPr>
        <w:t>(&amp;</w:t>
      </w:r>
      <w:r>
        <w:rPr>
          <w:rFonts w:ascii="微软雅黑" w:eastAsia="微软雅黑" w:hAnsi="微软雅黑"/>
          <w:color w:val="9CDCFE"/>
          <w:sz w:val="20"/>
        </w:rPr>
        <w:t>fio</w:t>
      </w:r>
      <w:r>
        <w:rPr>
          <w:rFonts w:ascii="微软雅黑" w:eastAsia="微软雅黑" w:hAnsi="微软雅黑"/>
          <w:color w:val="D16969"/>
          <w:sz w:val="20"/>
        </w:rPr>
        <w:t>);</w:t>
      </w:r>
    </w:p>
    <w:p w14:paraId="5B246F03" w14:textId="77777777" w:rsidR="002D4922" w:rsidRDefault="00EA61A5">
      <w:pPr>
        <w:spacing w:after="0" w:line="360" w:lineRule="auto"/>
        <w:ind w:firstLine="480"/>
        <w:jc w:val="both"/>
      </w:pPr>
      <w:r>
        <w:rPr>
          <w:rFonts w:ascii="Times New Roman" w:eastAsia="宋体" w:hAnsi="Times New Roman"/>
          <w:sz w:val="24"/>
        </w:rPr>
        <w:t xml:space="preserve">GC </w:t>
      </w:r>
      <w:r>
        <w:rPr>
          <w:rFonts w:ascii="Times New Roman" w:eastAsia="宋体" w:hAnsi="Times New Roman"/>
          <w:sz w:val="24"/>
        </w:rPr>
        <w:t>读写路径仍然调用</w:t>
      </w:r>
      <w:r>
        <w:rPr>
          <w:rFonts w:ascii="Times New Roman" w:eastAsia="宋体" w:hAnsi="Times New Roman"/>
          <w:sz w:val="24"/>
        </w:rPr>
        <w:t xml:space="preserve"> f2fs_submit_page_bio</w:t>
      </w:r>
      <w:r>
        <w:rPr>
          <w:rFonts w:ascii="Times New Roman" w:eastAsia="宋体" w:hAnsi="Times New Roman"/>
          <w:sz w:val="24"/>
        </w:rPr>
        <w:t>，但该函数在向</w:t>
      </w:r>
      <w:r>
        <w:rPr>
          <w:rFonts w:ascii="Times New Roman" w:eastAsia="宋体" w:hAnsi="Times New Roman"/>
          <w:sz w:val="24"/>
        </w:rPr>
        <w:t xml:space="preserve"> bio </w:t>
      </w:r>
      <w:r>
        <w:rPr>
          <w:rFonts w:ascii="Times New Roman" w:eastAsia="宋体" w:hAnsi="Times New Roman"/>
          <w:sz w:val="24"/>
        </w:rPr>
        <w:t>中加入数据时使用</w:t>
      </w:r>
      <w:r>
        <w:rPr>
          <w:rFonts w:ascii="Times New Roman" w:eastAsia="宋体" w:hAnsi="Times New Roman"/>
          <w:sz w:val="24"/>
        </w:rPr>
        <w:t xml:space="preserve"> folio </w:t>
      </w:r>
      <w:r>
        <w:rPr>
          <w:rFonts w:ascii="Times New Roman" w:eastAsia="宋体" w:hAnsi="Times New Roman"/>
          <w:sz w:val="24"/>
        </w:rPr>
        <w:t>内页索引计算偏移。</w:t>
      </w:r>
    </w:p>
    <w:p w14:paraId="1FC3BCEE" w14:textId="77777777" w:rsidR="002D4922" w:rsidRDefault="00EA61A5">
      <w:pPr>
        <w:shd w:val="clear" w:color="auto" w:fill="1E1E1E"/>
        <w:spacing w:after="0" w:line="240" w:lineRule="auto"/>
      </w:pPr>
      <w:r>
        <w:rPr>
          <w:rFonts w:ascii="Consolas" w:eastAsia="微软雅黑" w:hAnsi="Consolas"/>
          <w:color w:val="D4D4D4"/>
          <w:sz w:val="20"/>
        </w:rPr>
        <w:t>/* Source: fs/f2fs/data.c:753-785, f2fs_submit_page_bio */</w:t>
      </w:r>
    </w:p>
    <w:p w14:paraId="3333AD16" w14:textId="77777777" w:rsidR="002D4922" w:rsidRDefault="00EA61A5">
      <w:pPr>
        <w:shd w:val="clear" w:color="auto" w:fill="1E1E1E"/>
        <w:spacing w:after="0" w:line="240" w:lineRule="auto"/>
      </w:pP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DCDCAA"/>
          <w:sz w:val="20"/>
        </w:rPr>
        <w:t>f2fs_submit_page_bio</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f2fs_io_info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w:t>
      </w:r>
    </w:p>
    <w:p w14:paraId="6083E86D" w14:textId="77777777" w:rsidR="002D4922" w:rsidRDefault="00EA61A5">
      <w:pPr>
        <w:shd w:val="clear" w:color="auto" w:fill="1E1E1E"/>
        <w:spacing w:after="0" w:line="240" w:lineRule="auto"/>
      </w:pPr>
      <w:r>
        <w:rPr>
          <w:rFonts w:ascii="微软雅黑" w:eastAsia="微软雅黑" w:hAnsi="微软雅黑"/>
          <w:color w:val="D16969"/>
          <w:sz w:val="20"/>
        </w:rPr>
        <w:t>{</w:t>
      </w:r>
    </w:p>
    <w:p w14:paraId="3F7889B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fio_folio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page_folio</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4EC9B0"/>
          <w:sz w:val="20"/>
        </w:rPr>
        <w:t>page</w:t>
      </w:r>
      <w:r>
        <w:rPr>
          <w:rFonts w:ascii="微软雅黑" w:eastAsia="微软雅黑" w:hAnsi="微软雅黑"/>
          <w:color w:val="D16969"/>
          <w:sz w:val="20"/>
        </w:rPr>
        <w:t>);</w:t>
      </w:r>
    </w:p>
    <w:p w14:paraId="0E4835C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data_folio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encrypted_page</w:t>
      </w:r>
      <w:r>
        <w:rPr>
          <w:rFonts w:ascii="微软雅黑" w:eastAsia="微软雅黑" w:hAnsi="微软雅黑"/>
          <w:color w:val="D4D4D4"/>
          <w:sz w:val="20"/>
        </w:rPr>
        <w:t xml:space="preserve"> </w:t>
      </w:r>
      <w:r>
        <w:rPr>
          <w:rFonts w:ascii="微软雅黑" w:eastAsia="微软雅黑" w:hAnsi="微软雅黑"/>
          <w:color w:val="D16969"/>
          <w:sz w:val="20"/>
        </w:rPr>
        <w:t>?</w:t>
      </w:r>
    </w:p>
    <w:p w14:paraId="0344F12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page_folio</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encrypted_page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fio_folio</w:t>
      </w:r>
      <w:r>
        <w:rPr>
          <w:rFonts w:ascii="微软雅黑" w:eastAsia="微软雅黑" w:hAnsi="微软雅黑"/>
          <w:color w:val="D16969"/>
          <w:sz w:val="20"/>
        </w:rPr>
        <w:t>;</w:t>
      </w:r>
    </w:p>
    <w:p w14:paraId="06E3824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encrypted_page</w:t>
      </w:r>
      <w:r>
        <w:rPr>
          <w:rFonts w:ascii="微软雅黑" w:eastAsia="微软雅黑" w:hAnsi="微软雅黑"/>
          <w:color w:val="D4D4D4"/>
          <w:sz w:val="20"/>
        </w:rPr>
        <w:t xml:space="preserve"> </w:t>
      </w:r>
      <w:r>
        <w:rPr>
          <w:rFonts w:ascii="微软雅黑" w:eastAsia="微软雅黑" w:hAnsi="微软雅黑"/>
          <w:color w:val="D16969"/>
          <w:sz w:val="20"/>
        </w:rPr>
        <w:t>?</w:t>
      </w:r>
    </w:p>
    <w:p w14:paraId="6109272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encrypted_page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4EC9B0"/>
          <w:sz w:val="20"/>
        </w:rPr>
        <w:t>page</w:t>
      </w:r>
      <w:r>
        <w:rPr>
          <w:rFonts w:ascii="微软雅黑" w:eastAsia="微软雅黑" w:hAnsi="微软雅黑"/>
          <w:color w:val="D16969"/>
          <w:sz w:val="20"/>
        </w:rPr>
        <w:t>;</w:t>
      </w:r>
    </w:p>
    <w:p w14:paraId="3730A3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bio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16969"/>
          <w:sz w:val="20"/>
        </w:rPr>
        <w:t>;</w:t>
      </w:r>
    </w:p>
    <w:p w14:paraId="600AF42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F457614"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4EC9B0"/>
          <w:sz w:val="20"/>
        </w:rPr>
        <w:t>bio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__bio_alloc</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46CFA50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bio_add_folio_nofail</w:t>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data_folio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PAGE_SIZE</w:t>
      </w:r>
      <w:r>
        <w:rPr>
          <w:rFonts w:ascii="微软雅黑" w:eastAsia="微软雅黑" w:hAnsi="微软雅黑"/>
          <w:color w:val="D16969"/>
          <w:sz w:val="20"/>
        </w:rPr>
        <w:t>,</w:t>
      </w:r>
    </w:p>
    <w:p w14:paraId="26FB97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CDCAA"/>
          <w:sz w:val="20"/>
        </w:rPr>
        <w:t>folio_page_idx</w:t>
      </w:r>
      <w:r>
        <w:rPr>
          <w:rFonts w:ascii="微软雅黑" w:eastAsia="微软雅黑" w:hAnsi="微软雅黑"/>
          <w:color w:val="D16969"/>
          <w:sz w:val="20"/>
        </w:rPr>
        <w:t>(</w:t>
      </w:r>
      <w:r>
        <w:rPr>
          <w:rFonts w:ascii="微软雅黑" w:eastAsia="微软雅黑" w:hAnsi="微软雅黑"/>
          <w:color w:val="9CDCFE"/>
          <w:sz w:val="20"/>
        </w:rPr>
        <w:t>data_folio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page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1CF5906D"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3B2664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is_read_io</w:t>
      </w:r>
      <w:r>
        <w:rPr>
          <w:rFonts w:ascii="微软雅黑" w:eastAsia="微软雅黑" w:hAnsi="微软雅黑"/>
          <w:color w:val="D16969"/>
          <w:sz w:val="20"/>
        </w:rPr>
        <w:t>(</w:t>
      </w:r>
      <w:r>
        <w:rPr>
          <w:rFonts w:ascii="微软雅黑" w:eastAsia="微软雅黑" w:hAnsi="微软雅黑"/>
          <w:color w:val="DCDCAA"/>
          <w:sz w:val="20"/>
        </w:rPr>
        <w:t>bio_op</w:t>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16969"/>
          <w:sz w:val="20"/>
        </w:rPr>
        <w:t>)))</w:t>
      </w:r>
    </w:p>
    <w:p w14:paraId="3E09E8D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f2fs_submit_read_bio</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16969"/>
          <w:sz w:val="20"/>
        </w:rPr>
        <w:t>);</w:t>
      </w:r>
    </w:p>
    <w:p w14:paraId="1D35508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else</w:t>
      </w:r>
    </w:p>
    <w:p w14:paraId="215FF4A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f2fs_submit_write_bio</w:t>
      </w:r>
      <w:r>
        <w:rPr>
          <w:rFonts w:ascii="微软雅黑" w:eastAsia="微软雅黑" w:hAnsi="微软雅黑"/>
          <w:color w:val="D16969"/>
          <w:sz w:val="20"/>
        </w:rPr>
        <w:t>(</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16969"/>
          <w:sz w:val="20"/>
        </w:rPr>
        <w:t>);</w:t>
      </w:r>
    </w:p>
    <w:p w14:paraId="7939BD26"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71A5F2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fio</w:t>
      </w:r>
      <w:r>
        <w:rPr>
          <w:rFonts w:ascii="微软雅黑" w:eastAsia="微软雅黑" w:hAnsi="微软雅黑"/>
          <w:color w:val="D16969"/>
          <w:sz w:val="20"/>
        </w:rPr>
        <w:t>-&gt;</w:t>
      </w:r>
      <w:r>
        <w:rPr>
          <w:rFonts w:ascii="微软雅黑" w:eastAsia="微软雅黑" w:hAnsi="微软雅黑"/>
          <w:color w:val="9CDCFE"/>
          <w:sz w:val="20"/>
        </w:rPr>
        <w:t>submitted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09C0467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05AFB2C" w14:textId="77777777" w:rsidR="002D4922" w:rsidRDefault="00EA61A5">
      <w:pPr>
        <w:shd w:val="clear" w:color="auto" w:fill="1E1E1E"/>
        <w:spacing w:after="0" w:line="240" w:lineRule="auto"/>
      </w:pPr>
      <w:r>
        <w:rPr>
          <w:rFonts w:ascii="微软雅黑" w:eastAsia="微软雅黑" w:hAnsi="微软雅黑"/>
          <w:color w:val="D16969"/>
          <w:sz w:val="20"/>
        </w:rPr>
        <w:t>}</w:t>
      </w:r>
    </w:p>
    <w:p w14:paraId="2D62A193" w14:textId="77777777" w:rsidR="002D4922" w:rsidRDefault="00EA61A5">
      <w:pPr>
        <w:spacing w:after="0" w:line="360" w:lineRule="auto"/>
        <w:ind w:firstLine="480"/>
        <w:jc w:val="both"/>
      </w:pPr>
      <w:r>
        <w:rPr>
          <w:rFonts w:ascii="Times New Roman" w:eastAsia="宋体" w:hAnsi="Times New Roman"/>
          <w:sz w:val="24"/>
        </w:rPr>
        <w:t>该偏移计算保证</w:t>
      </w:r>
      <w:r>
        <w:rPr>
          <w:rFonts w:ascii="Times New Roman" w:eastAsia="宋体" w:hAnsi="Times New Roman"/>
          <w:sz w:val="24"/>
        </w:rPr>
        <w:t xml:space="preserve"> bio </w:t>
      </w:r>
      <w:r>
        <w:rPr>
          <w:rFonts w:ascii="Times New Roman" w:eastAsia="宋体" w:hAnsi="Times New Roman"/>
          <w:sz w:val="24"/>
        </w:rPr>
        <w:t>中加入的是目标</w:t>
      </w:r>
      <w:r>
        <w:rPr>
          <w:rFonts w:ascii="Times New Roman" w:eastAsia="宋体" w:hAnsi="Times New Roman"/>
          <w:sz w:val="24"/>
        </w:rPr>
        <w:t xml:space="preserve"> folio </w:t>
      </w:r>
      <w:r>
        <w:rPr>
          <w:rFonts w:ascii="Times New Roman" w:eastAsia="宋体" w:hAnsi="Times New Roman"/>
          <w:sz w:val="24"/>
        </w:rPr>
        <w:t>内的一个</w:t>
      </w:r>
      <w:r>
        <w:rPr>
          <w:rFonts w:ascii="Times New Roman" w:eastAsia="宋体" w:hAnsi="Times New Roman"/>
          <w:sz w:val="24"/>
        </w:rPr>
        <w:t xml:space="preserve"> page </w:t>
      </w:r>
      <w:r>
        <w:rPr>
          <w:rFonts w:ascii="Times New Roman" w:eastAsia="宋体" w:hAnsi="Times New Roman"/>
          <w:sz w:val="24"/>
        </w:rPr>
        <w:t>大小范围，而不是默认从</w:t>
      </w:r>
      <w:r>
        <w:rPr>
          <w:rFonts w:ascii="Times New Roman" w:eastAsia="宋体" w:hAnsi="Times New Roman"/>
          <w:sz w:val="24"/>
        </w:rPr>
        <w:t xml:space="preserve"> folio </w:t>
      </w:r>
      <w:r>
        <w:rPr>
          <w:rFonts w:ascii="Times New Roman" w:eastAsia="宋体" w:hAnsi="Times New Roman"/>
          <w:sz w:val="24"/>
        </w:rPr>
        <w:t>起始位置提交。</w:t>
      </w:r>
      <w:r>
        <w:rPr>
          <w:rFonts w:ascii="Times New Roman" w:eastAsia="宋体" w:hAnsi="Times New Roman"/>
          <w:sz w:val="24"/>
        </w:rPr>
        <w:t xml:space="preserve">GC </w:t>
      </w:r>
      <w:r>
        <w:rPr>
          <w:rFonts w:ascii="Times New Roman" w:eastAsia="宋体" w:hAnsi="Times New Roman"/>
          <w:sz w:val="24"/>
        </w:rPr>
        <w:t>搬迁的对象是具体逻辑块；若</w:t>
      </w:r>
      <w:r>
        <w:rPr>
          <w:rFonts w:ascii="Times New Roman" w:eastAsia="宋体" w:hAnsi="Times New Roman"/>
          <w:sz w:val="24"/>
        </w:rPr>
        <w:t xml:space="preserve"> bio </w:t>
      </w:r>
      <w:r>
        <w:rPr>
          <w:rFonts w:ascii="Times New Roman" w:eastAsia="宋体" w:hAnsi="Times New Roman"/>
          <w:sz w:val="24"/>
        </w:rPr>
        <w:t>偏移与实际子页不一致，读取或写出的数据就可能落到</w:t>
      </w:r>
      <w:r>
        <w:rPr>
          <w:rFonts w:ascii="Times New Roman" w:eastAsia="宋体" w:hAnsi="Times New Roman"/>
          <w:sz w:val="24"/>
        </w:rPr>
        <w:t xml:space="preserve"> folio </w:t>
      </w:r>
      <w:r>
        <w:rPr>
          <w:rFonts w:ascii="Times New Roman" w:eastAsia="宋体" w:hAnsi="Times New Roman"/>
          <w:sz w:val="24"/>
        </w:rPr>
        <w:t>的错误位置。</w:t>
      </w:r>
    </w:p>
    <w:p w14:paraId="3BDD4F08" w14:textId="77777777" w:rsidR="002D4922" w:rsidRDefault="00EA61A5">
      <w:pPr>
        <w:pStyle w:val="31"/>
        <w:rPr>
          <w:lang w:eastAsia="zh-CN"/>
        </w:rPr>
      </w:pPr>
      <w:bookmarkStart w:id="132" w:name="_Toc229385017"/>
      <w:r>
        <w:rPr>
          <w:rFonts w:ascii="Times New Roman" w:eastAsia="宋体" w:hAnsi="Times New Roman"/>
          <w:lang w:eastAsia="zh-CN"/>
        </w:rPr>
        <w:t xml:space="preserve">4.5.3 </w:t>
      </w:r>
      <w:r>
        <w:rPr>
          <w:rFonts w:ascii="Times New Roman" w:eastAsia="宋体" w:hAnsi="Times New Roman"/>
          <w:lang w:eastAsia="zh-CN"/>
        </w:rPr>
        <w:t>前台搬运中的写回控制</w:t>
      </w:r>
      <w:bookmarkEnd w:id="132"/>
    </w:p>
    <w:p w14:paraId="342DBC73"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前台</w:t>
      </w:r>
      <w:r>
        <w:rPr>
          <w:rFonts w:ascii="Times New Roman" w:eastAsia="宋体" w:hAnsi="Times New Roman"/>
          <w:sz w:val="24"/>
          <w:lang w:eastAsia="zh-CN"/>
        </w:rPr>
        <w:t xml:space="preserve"> GC </w:t>
      </w:r>
      <w:r>
        <w:rPr>
          <w:rFonts w:ascii="Times New Roman" w:eastAsia="宋体" w:hAnsi="Times New Roman"/>
          <w:sz w:val="24"/>
          <w:lang w:eastAsia="zh-CN"/>
        </w:rPr>
        <w:t>路径需要直接写出目标数据页。代码在写出前等待已有</w:t>
      </w:r>
      <w:r>
        <w:rPr>
          <w:rFonts w:ascii="Times New Roman" w:eastAsia="宋体" w:hAnsi="Times New Roman"/>
          <w:sz w:val="24"/>
          <w:lang w:eastAsia="zh-CN"/>
        </w:rPr>
        <w:t xml:space="preserve"> writeback</w:t>
      </w:r>
      <w:r>
        <w:rPr>
          <w:rFonts w:ascii="Times New Roman" w:eastAsia="宋体" w:hAnsi="Times New Roman"/>
          <w:sz w:val="24"/>
          <w:lang w:eastAsia="zh-CN"/>
        </w:rPr>
        <w:t>，随后标记</w:t>
      </w:r>
      <w:r>
        <w:rPr>
          <w:rFonts w:ascii="Times New Roman" w:eastAsia="宋体" w:hAnsi="Times New Roman"/>
          <w:sz w:val="24"/>
          <w:lang w:eastAsia="zh-CN"/>
        </w:rPr>
        <w:t xml:space="preserve"> folio dirty</w:t>
      </w:r>
      <w:r>
        <w:rPr>
          <w:rFonts w:ascii="Times New Roman" w:eastAsia="宋体" w:hAnsi="Times New Roman"/>
          <w:sz w:val="24"/>
          <w:lang w:eastAsia="zh-CN"/>
        </w:rPr>
        <w:t>。清除</w:t>
      </w:r>
      <w:r>
        <w:rPr>
          <w:rFonts w:ascii="Times New Roman" w:eastAsia="宋体" w:hAnsi="Times New Roman"/>
          <w:sz w:val="24"/>
          <w:lang w:eastAsia="zh-CN"/>
        </w:rPr>
        <w:t xml:space="preserve"> dirty-for-io </w:t>
      </w:r>
      <w:r>
        <w:rPr>
          <w:rFonts w:ascii="Times New Roman" w:eastAsia="宋体" w:hAnsi="Times New Roman"/>
          <w:sz w:val="24"/>
          <w:lang w:eastAsia="zh-CN"/>
        </w:rPr>
        <w:t>状态并设置</w:t>
      </w:r>
      <w:r>
        <w:rPr>
          <w:rFonts w:ascii="Times New Roman" w:eastAsia="宋体" w:hAnsi="Times New Roman"/>
          <w:sz w:val="24"/>
          <w:lang w:eastAsia="zh-CN"/>
        </w:rPr>
        <w:t xml:space="preserve"> gcing </w:t>
      </w:r>
      <w:r>
        <w:rPr>
          <w:rFonts w:ascii="Times New Roman" w:eastAsia="宋体" w:hAnsi="Times New Roman"/>
          <w:sz w:val="24"/>
          <w:lang w:eastAsia="zh-CN"/>
        </w:rPr>
        <w:t>标志，再调用</w:t>
      </w:r>
      <w:r>
        <w:rPr>
          <w:rFonts w:ascii="Times New Roman" w:eastAsia="宋体" w:hAnsi="Times New Roman"/>
          <w:sz w:val="24"/>
          <w:lang w:eastAsia="zh-CN"/>
        </w:rPr>
        <w:t xml:space="preserve"> f2fs_do_write_data_page </w:t>
      </w:r>
      <w:r>
        <w:rPr>
          <w:rFonts w:ascii="Times New Roman" w:eastAsia="宋体" w:hAnsi="Times New Roman"/>
          <w:sz w:val="24"/>
          <w:lang w:eastAsia="zh-CN"/>
        </w:rPr>
        <w:t>完成写出。</w:t>
      </w:r>
    </w:p>
    <w:p w14:paraId="59A359BF" w14:textId="77777777" w:rsidR="002D4922" w:rsidRDefault="00EA61A5">
      <w:pPr>
        <w:shd w:val="clear" w:color="auto" w:fill="1E1E1E"/>
        <w:spacing w:after="0" w:line="240" w:lineRule="auto"/>
      </w:pPr>
      <w:r>
        <w:rPr>
          <w:rFonts w:ascii="Consolas" w:eastAsia="微软雅黑" w:hAnsi="Consolas"/>
          <w:color w:val="D4D4D4"/>
          <w:sz w:val="20"/>
        </w:rPr>
        <w:t>/* Source: fs/f2fs/gc.c:1490-1526, move_data_page */</w:t>
      </w:r>
    </w:p>
    <w:p w14:paraId="6AB6E9A6" w14:textId="77777777" w:rsidR="002D4922" w:rsidRDefault="00EA61A5">
      <w:pPr>
        <w:shd w:val="clear" w:color="auto" w:fill="1E1E1E"/>
        <w:spacing w:after="0" w:line="240" w:lineRule="auto"/>
      </w:pPr>
      <w:r>
        <w:rPr>
          <w:rFonts w:ascii="微软雅黑" w:eastAsia="微软雅黑" w:hAnsi="微软雅黑"/>
          <w:color w:val="9CDCFE"/>
          <w:sz w:val="20"/>
        </w:rPr>
        <w:t>retry</w:t>
      </w:r>
      <w:r>
        <w:rPr>
          <w:rFonts w:ascii="微软雅黑" w:eastAsia="微软雅黑" w:hAnsi="微软雅黑"/>
          <w:color w:val="D16969"/>
          <w:sz w:val="20"/>
        </w:rPr>
        <w:t>:</w:t>
      </w:r>
    </w:p>
    <w:p w14:paraId="062E696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f2fs_folio_wait_writeback</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DATA</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3D8EAE6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5C53CF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folio_mark_dirty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1ABFEB1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folio_clear_dirty_for_io</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FAB207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inode_dec_dirty_pages</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7309047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f2fs_remove_dirty_inode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3BFC380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55FDF10E"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A158CB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f2fs_set_folio_private_gcing</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77C502A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C03B24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f2fs_do_write_data_page</w:t>
      </w:r>
      <w:r>
        <w:rPr>
          <w:rFonts w:ascii="微软雅黑" w:eastAsia="微软雅黑" w:hAnsi="微软雅黑"/>
          <w:color w:val="D16969"/>
          <w:sz w:val="20"/>
        </w:rPr>
        <w:t>(&amp;</w:t>
      </w:r>
      <w:r>
        <w:rPr>
          <w:rFonts w:ascii="微软雅黑" w:eastAsia="微软雅黑" w:hAnsi="微软雅黑"/>
          <w:color w:val="9CDCFE"/>
          <w:sz w:val="20"/>
        </w:rPr>
        <w:t>fio</w:t>
      </w:r>
      <w:r>
        <w:rPr>
          <w:rFonts w:ascii="微软雅黑" w:eastAsia="微软雅黑" w:hAnsi="微软雅黑"/>
          <w:color w:val="D16969"/>
          <w:sz w:val="20"/>
        </w:rPr>
        <w:t>);</w:t>
      </w:r>
    </w:p>
    <w:p w14:paraId="14DA75E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BE9F64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f2fs_clear_folio_private_gcing</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799A206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ENOMEM</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8DA70C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memalloc_retry_wait</w:t>
      </w:r>
      <w:r>
        <w:rPr>
          <w:rFonts w:ascii="微软雅黑" w:eastAsia="微软雅黑" w:hAnsi="微软雅黑"/>
          <w:color w:val="D16969"/>
          <w:sz w:val="20"/>
        </w:rPr>
        <w:t>(</w:t>
      </w:r>
      <w:r>
        <w:rPr>
          <w:rFonts w:ascii="微软雅黑" w:eastAsia="微软雅黑" w:hAnsi="微软雅黑"/>
          <w:color w:val="9CDCFE"/>
          <w:sz w:val="20"/>
        </w:rPr>
        <w:t>GFP_NOFS</w:t>
      </w:r>
      <w:r>
        <w:rPr>
          <w:rFonts w:ascii="微软雅黑" w:eastAsia="微软雅黑" w:hAnsi="微软雅黑"/>
          <w:color w:val="D16969"/>
          <w:sz w:val="20"/>
        </w:rPr>
        <w:t>);</w:t>
      </w:r>
    </w:p>
    <w:p w14:paraId="5F2650B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retry</w:t>
      </w:r>
      <w:r>
        <w:rPr>
          <w:rFonts w:ascii="微软雅黑" w:eastAsia="微软雅黑" w:hAnsi="微软雅黑"/>
          <w:color w:val="D16969"/>
          <w:sz w:val="20"/>
        </w:rPr>
        <w:t>;</w:t>
      </w:r>
    </w:p>
    <w:p w14:paraId="5BF2AFE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085318B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is_dirty</w:t>
      </w:r>
      <w:r>
        <w:rPr>
          <w:rFonts w:ascii="微软雅黑" w:eastAsia="微软雅黑" w:hAnsi="微软雅黑"/>
          <w:color w:val="D16969"/>
          <w:sz w:val="20"/>
        </w:rPr>
        <w:t>)</w:t>
      </w:r>
    </w:p>
    <w:p w14:paraId="76E72E17"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folio_mark_dirty</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1DE028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3B8C472E" w14:textId="77777777" w:rsidR="002D4922" w:rsidRDefault="00EA61A5">
      <w:pPr>
        <w:spacing w:after="0" w:line="360" w:lineRule="auto"/>
        <w:ind w:firstLine="480"/>
        <w:jc w:val="both"/>
        <w:rPr>
          <w:lang w:eastAsia="zh-CN"/>
        </w:rPr>
      </w:pPr>
      <w:r>
        <w:rPr>
          <w:rFonts w:ascii="Times New Roman" w:eastAsia="宋体" w:hAnsi="Times New Roman"/>
          <w:sz w:val="24"/>
        </w:rPr>
        <w:t>这段逻辑保留了</w:t>
      </w:r>
      <w:r>
        <w:rPr>
          <w:rFonts w:ascii="Times New Roman" w:eastAsia="宋体" w:hAnsi="Times New Roman"/>
          <w:sz w:val="24"/>
        </w:rPr>
        <w:t xml:space="preserve"> F2FS GC </w:t>
      </w:r>
      <w:r>
        <w:rPr>
          <w:rFonts w:ascii="Times New Roman" w:eastAsia="宋体" w:hAnsi="Times New Roman"/>
          <w:sz w:val="24"/>
        </w:rPr>
        <w:t>对</w:t>
      </w:r>
      <w:r>
        <w:rPr>
          <w:rFonts w:ascii="Times New Roman" w:eastAsia="宋体" w:hAnsi="Times New Roman"/>
          <w:sz w:val="24"/>
        </w:rPr>
        <w:t xml:space="preserve"> writeback </w:t>
      </w:r>
      <w:r>
        <w:rPr>
          <w:rFonts w:ascii="Times New Roman" w:eastAsia="宋体" w:hAnsi="Times New Roman"/>
          <w:sz w:val="24"/>
        </w:rPr>
        <w:t>和元数据一致性的控制，同时把</w:t>
      </w:r>
      <w:r>
        <w:rPr>
          <w:rFonts w:ascii="Times New Roman" w:eastAsia="宋体" w:hAnsi="Times New Roman"/>
          <w:sz w:val="24"/>
        </w:rPr>
        <w:t xml:space="preserve"> gcing </w:t>
      </w:r>
      <w:r>
        <w:rPr>
          <w:rFonts w:ascii="Times New Roman" w:eastAsia="宋体" w:hAnsi="Times New Roman"/>
          <w:sz w:val="24"/>
        </w:rPr>
        <w:t>状态纳入统一的</w:t>
      </w:r>
      <w:r>
        <w:rPr>
          <w:rFonts w:ascii="Times New Roman" w:eastAsia="宋体" w:hAnsi="Times New Roman"/>
          <w:sz w:val="24"/>
        </w:rPr>
        <w:t xml:space="preserve"> folio </w:t>
      </w:r>
      <w:r>
        <w:rPr>
          <w:rFonts w:ascii="Times New Roman" w:eastAsia="宋体" w:hAnsi="Times New Roman"/>
          <w:sz w:val="24"/>
        </w:rPr>
        <w:t>私有状态管理。后台</w:t>
      </w:r>
      <w:r>
        <w:rPr>
          <w:rFonts w:ascii="Times New Roman" w:eastAsia="宋体" w:hAnsi="Times New Roman"/>
          <w:sz w:val="24"/>
        </w:rPr>
        <w:t xml:space="preserve"> GC </w:t>
      </w:r>
      <w:r>
        <w:rPr>
          <w:rFonts w:ascii="Times New Roman" w:eastAsia="宋体" w:hAnsi="Times New Roman"/>
          <w:sz w:val="24"/>
        </w:rPr>
        <w:t>侧重标记子范围并交由后续</w:t>
      </w:r>
      <w:r>
        <w:rPr>
          <w:rFonts w:ascii="Times New Roman" w:eastAsia="宋体" w:hAnsi="Times New Roman"/>
          <w:sz w:val="24"/>
        </w:rPr>
        <w:t xml:space="preserve"> writeback </w:t>
      </w:r>
      <w:r>
        <w:rPr>
          <w:rFonts w:ascii="Times New Roman" w:eastAsia="宋体" w:hAnsi="Times New Roman"/>
          <w:sz w:val="24"/>
        </w:rPr>
        <w:t>处理，前台</w:t>
      </w:r>
      <w:r>
        <w:rPr>
          <w:rFonts w:ascii="Times New Roman" w:eastAsia="宋体" w:hAnsi="Times New Roman"/>
          <w:sz w:val="24"/>
        </w:rPr>
        <w:t xml:space="preserve"> GC </w:t>
      </w:r>
      <w:r>
        <w:rPr>
          <w:rFonts w:ascii="Times New Roman" w:eastAsia="宋体" w:hAnsi="Times New Roman"/>
          <w:sz w:val="24"/>
        </w:rPr>
        <w:t>则在等待和重试控制后直接提交写出。</w:t>
      </w:r>
      <w:r>
        <w:rPr>
          <w:rFonts w:ascii="Times New Roman" w:eastAsia="宋体" w:hAnsi="Times New Roman"/>
          <w:sz w:val="24"/>
          <w:lang w:eastAsia="zh-CN"/>
        </w:rPr>
        <w:t>两种路径的共同点是都不能把</w:t>
      </w:r>
      <w:r>
        <w:rPr>
          <w:rFonts w:ascii="Times New Roman" w:eastAsia="宋体" w:hAnsi="Times New Roman"/>
          <w:sz w:val="24"/>
          <w:lang w:eastAsia="zh-CN"/>
        </w:rPr>
        <w:t xml:space="preserve"> Large Folio </w:t>
      </w:r>
      <w:r>
        <w:rPr>
          <w:rFonts w:ascii="Times New Roman" w:eastAsia="宋体" w:hAnsi="Times New Roman"/>
          <w:sz w:val="24"/>
          <w:lang w:eastAsia="zh-CN"/>
        </w:rPr>
        <w:t>简化成单个</w:t>
      </w:r>
      <w:r>
        <w:rPr>
          <w:rFonts w:ascii="Times New Roman" w:eastAsia="宋体" w:hAnsi="Times New Roman"/>
          <w:sz w:val="24"/>
          <w:lang w:eastAsia="zh-CN"/>
        </w:rPr>
        <w:t xml:space="preserve"> page</w:t>
      </w:r>
      <w:r>
        <w:rPr>
          <w:rFonts w:ascii="Times New Roman" w:eastAsia="宋体" w:hAnsi="Times New Roman"/>
          <w:sz w:val="24"/>
          <w:lang w:eastAsia="zh-CN"/>
        </w:rPr>
        <w:t>，而必须明确本次操作涉及的</w:t>
      </w:r>
      <w:r>
        <w:rPr>
          <w:rFonts w:ascii="Times New Roman" w:eastAsia="宋体" w:hAnsi="Times New Roman"/>
          <w:sz w:val="24"/>
          <w:lang w:eastAsia="zh-CN"/>
        </w:rPr>
        <w:t xml:space="preserve"> folio </w:t>
      </w:r>
      <w:r>
        <w:rPr>
          <w:rFonts w:ascii="Times New Roman" w:eastAsia="宋体" w:hAnsi="Times New Roman"/>
          <w:sz w:val="24"/>
          <w:lang w:eastAsia="zh-CN"/>
        </w:rPr>
        <w:t>内范围和状态。</w:t>
      </w:r>
    </w:p>
    <w:p w14:paraId="0F937F96" w14:textId="77777777" w:rsidR="002D4922" w:rsidRDefault="00EA61A5">
      <w:pPr>
        <w:pStyle w:val="21"/>
        <w:rPr>
          <w:lang w:eastAsia="zh-CN"/>
        </w:rPr>
      </w:pPr>
      <w:bookmarkStart w:id="133" w:name="_Toc229385018"/>
      <w:r>
        <w:rPr>
          <w:rFonts w:ascii="Times New Roman" w:eastAsia="宋体" w:hAnsi="Times New Roman"/>
          <w:lang w:eastAsia="zh-CN"/>
        </w:rPr>
        <w:t xml:space="preserve">4.6 </w:t>
      </w:r>
      <w:r>
        <w:rPr>
          <w:rFonts w:ascii="Times New Roman" w:eastAsia="宋体" w:hAnsi="Times New Roman"/>
          <w:lang w:eastAsia="zh-CN"/>
        </w:rPr>
        <w:t>压缩文件场景下的扩展处理</w:t>
      </w:r>
      <w:bookmarkEnd w:id="133"/>
    </w:p>
    <w:p w14:paraId="28926919"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压缩文件在普通</w:t>
      </w:r>
      <w:r>
        <w:rPr>
          <w:rFonts w:ascii="Times New Roman" w:eastAsia="宋体" w:hAnsi="Times New Roman"/>
          <w:sz w:val="24"/>
          <w:lang w:eastAsia="zh-CN"/>
        </w:rPr>
        <w:t xml:space="preserve"> iomap </w:t>
      </w:r>
      <w:r>
        <w:rPr>
          <w:rFonts w:ascii="Times New Roman" w:eastAsia="宋体" w:hAnsi="Times New Roman"/>
          <w:sz w:val="24"/>
          <w:lang w:eastAsia="zh-CN"/>
        </w:rPr>
        <w:t>路径之外多了一层簇级语义：</w:t>
      </w:r>
      <w:r>
        <w:rPr>
          <w:rFonts w:ascii="Times New Roman" w:eastAsia="宋体" w:hAnsi="Times New Roman"/>
          <w:sz w:val="24"/>
          <w:lang w:eastAsia="zh-CN"/>
        </w:rPr>
        <w:t xml:space="preserve">F2FS </w:t>
      </w:r>
      <w:r>
        <w:rPr>
          <w:rFonts w:ascii="Times New Roman" w:eastAsia="宋体" w:hAnsi="Times New Roman"/>
          <w:sz w:val="24"/>
          <w:lang w:eastAsia="zh-CN"/>
        </w:rPr>
        <w:t>的压缩数据以</w:t>
      </w:r>
      <w:r>
        <w:rPr>
          <w:rFonts w:ascii="Times New Roman" w:eastAsia="宋体" w:hAnsi="Times New Roman"/>
          <w:sz w:val="24"/>
          <w:lang w:eastAsia="zh-CN"/>
        </w:rPr>
        <w:t xml:space="preserve"> cluster </w:t>
      </w:r>
      <w:r>
        <w:rPr>
          <w:rFonts w:ascii="Times New Roman" w:eastAsia="宋体" w:hAnsi="Times New Roman"/>
          <w:sz w:val="24"/>
          <w:lang w:eastAsia="zh-CN"/>
        </w:rPr>
        <w:t>为单位组织。而</w:t>
      </w:r>
      <w:r>
        <w:rPr>
          <w:rFonts w:ascii="Times New Roman" w:eastAsia="宋体" w:hAnsi="Times New Roman"/>
          <w:sz w:val="24"/>
          <w:lang w:eastAsia="zh-CN"/>
        </w:rPr>
        <w:t xml:space="preserve"> Large Folio </w:t>
      </w:r>
      <w:r>
        <w:rPr>
          <w:rFonts w:ascii="Times New Roman" w:eastAsia="宋体" w:hAnsi="Times New Roman"/>
          <w:sz w:val="24"/>
          <w:lang w:eastAsia="zh-CN"/>
        </w:rPr>
        <w:t>以页缓存中的</w:t>
      </w:r>
      <w:r>
        <w:rPr>
          <w:rFonts w:ascii="Times New Roman" w:eastAsia="宋体" w:hAnsi="Times New Roman"/>
          <w:sz w:val="24"/>
          <w:lang w:eastAsia="zh-CN"/>
        </w:rPr>
        <w:t xml:space="preserve"> folio </w:t>
      </w:r>
      <w:r>
        <w:rPr>
          <w:rFonts w:ascii="Times New Roman" w:eastAsia="宋体" w:hAnsi="Times New Roman"/>
          <w:sz w:val="24"/>
          <w:lang w:eastAsia="zh-CN"/>
        </w:rPr>
        <w:t>为单位组织。一个</w:t>
      </w:r>
      <w:r>
        <w:rPr>
          <w:rFonts w:ascii="Times New Roman" w:eastAsia="宋体" w:hAnsi="Times New Roman"/>
          <w:sz w:val="24"/>
          <w:lang w:eastAsia="zh-CN"/>
        </w:rPr>
        <w:t xml:space="preserve"> folio </w:t>
      </w:r>
      <w:r>
        <w:rPr>
          <w:rFonts w:ascii="Times New Roman" w:eastAsia="宋体" w:hAnsi="Times New Roman"/>
          <w:sz w:val="24"/>
          <w:lang w:eastAsia="zh-CN"/>
        </w:rPr>
        <w:t>可能覆盖多个压缩簇，一个压缩簇也可能只占</w:t>
      </w:r>
      <w:r>
        <w:rPr>
          <w:rFonts w:ascii="Times New Roman" w:eastAsia="宋体" w:hAnsi="Times New Roman"/>
          <w:sz w:val="24"/>
          <w:lang w:eastAsia="zh-CN"/>
        </w:rPr>
        <w:t xml:space="preserve"> folio </w:t>
      </w:r>
      <w:r>
        <w:rPr>
          <w:rFonts w:ascii="Times New Roman" w:eastAsia="宋体" w:hAnsi="Times New Roman"/>
          <w:sz w:val="24"/>
          <w:lang w:eastAsia="zh-CN"/>
        </w:rPr>
        <w:t>的一部分，因此，压缩文件需要增加簇级读取、部分簇补齐和延迟解锁处理。</w:t>
      </w:r>
    </w:p>
    <w:p w14:paraId="13D6A220" w14:textId="77777777" w:rsidR="002D4922" w:rsidRDefault="00EA61A5">
      <w:pPr>
        <w:pStyle w:val="31"/>
        <w:rPr>
          <w:lang w:eastAsia="zh-CN"/>
        </w:rPr>
      </w:pPr>
      <w:bookmarkStart w:id="134" w:name="_Toc229385019"/>
      <w:r>
        <w:rPr>
          <w:rFonts w:ascii="Times New Roman" w:eastAsia="宋体" w:hAnsi="Times New Roman"/>
          <w:lang w:eastAsia="zh-CN"/>
        </w:rPr>
        <w:t xml:space="preserve">4.6.1 </w:t>
      </w:r>
      <w:r>
        <w:rPr>
          <w:rFonts w:ascii="Times New Roman" w:eastAsia="宋体" w:hAnsi="Times New Roman"/>
          <w:lang w:eastAsia="zh-CN"/>
        </w:rPr>
        <w:t>压缩读取中的簇级映射与完成计数</w:t>
      </w:r>
      <w:bookmarkEnd w:id="134"/>
    </w:p>
    <w:p w14:paraId="2C166863"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压缩读取路径需要先判断当前范围属于普通映射还是压缩簇映射。普通文件读取只需要返回逻辑块到物理块的区间映射。压缩文件读取还要识别</w:t>
      </w:r>
      <w:r>
        <w:rPr>
          <w:rFonts w:ascii="Times New Roman" w:eastAsia="宋体" w:hAnsi="Times New Roman"/>
          <w:sz w:val="24"/>
          <w:lang w:eastAsia="zh-CN"/>
        </w:rPr>
        <w:t xml:space="preserve"> cluster head</w:t>
      </w:r>
      <w:r>
        <w:rPr>
          <w:rFonts w:ascii="Times New Roman" w:eastAsia="宋体" w:hAnsi="Times New Roman"/>
          <w:sz w:val="24"/>
          <w:lang w:eastAsia="zh-CN"/>
        </w:rPr>
        <w:t>、压缩物理块数量，以及当前</w:t>
      </w:r>
      <w:r>
        <w:rPr>
          <w:rFonts w:ascii="Times New Roman" w:eastAsia="宋体" w:hAnsi="Times New Roman"/>
          <w:sz w:val="24"/>
          <w:lang w:eastAsia="zh-CN"/>
        </w:rPr>
        <w:t xml:space="preserve"> Large Folio </w:t>
      </w:r>
      <w:r>
        <w:rPr>
          <w:rFonts w:ascii="Times New Roman" w:eastAsia="宋体" w:hAnsi="Times New Roman"/>
          <w:sz w:val="24"/>
          <w:lang w:eastAsia="zh-CN"/>
        </w:rPr>
        <w:t>能覆盖的压缩簇个数。因此，</w:t>
      </w:r>
      <w:r>
        <w:rPr>
          <w:rFonts w:ascii="Times New Roman" w:eastAsia="宋体" w:hAnsi="Times New Roman"/>
          <w:sz w:val="24"/>
          <w:lang w:eastAsia="zh-CN"/>
        </w:rPr>
        <w:t xml:space="preserve">f2fs_buffered_read_compress_iomap_begin </w:t>
      </w:r>
      <w:r>
        <w:rPr>
          <w:rFonts w:ascii="Times New Roman" w:eastAsia="宋体" w:hAnsi="Times New Roman"/>
          <w:sz w:val="24"/>
          <w:lang w:eastAsia="zh-CN"/>
        </w:rPr>
        <w:t>在</w:t>
      </w:r>
      <w:r>
        <w:rPr>
          <w:rFonts w:ascii="Times New Roman" w:eastAsia="宋体" w:hAnsi="Times New Roman"/>
          <w:sz w:val="24"/>
          <w:lang w:eastAsia="zh-CN"/>
        </w:rPr>
        <w:t xml:space="preserve"> iomap </w:t>
      </w:r>
      <w:r>
        <w:rPr>
          <w:rFonts w:ascii="Times New Roman" w:eastAsia="宋体" w:hAnsi="Times New Roman"/>
          <w:sz w:val="24"/>
          <w:lang w:eastAsia="zh-CN"/>
        </w:rPr>
        <w:t>迭代开始阶段先完成簇级判断，再把结果保存到读取上下文中。</w:t>
      </w:r>
    </w:p>
    <w:p w14:paraId="72AF71BB" w14:textId="77777777" w:rsidR="002D4922" w:rsidRDefault="00EA61A5">
      <w:pPr>
        <w:shd w:val="clear" w:color="auto" w:fill="1E1E1E"/>
        <w:spacing w:after="0" w:line="240" w:lineRule="auto"/>
      </w:pPr>
      <w:r>
        <w:rPr>
          <w:rFonts w:ascii="Consolas" w:eastAsia="微软雅黑" w:hAnsi="Consolas"/>
          <w:color w:val="D4D4D4"/>
          <w:sz w:val="20"/>
        </w:rPr>
        <w:t>/* Source: fs/f2fs/data.c:5183-5323, f2fs_buffered_read_compress_iomap_begin */</w:t>
      </w:r>
    </w:p>
    <w:p w14:paraId="4FAB15FC" w14:textId="77777777" w:rsidR="002D4922" w:rsidRDefault="00EA61A5">
      <w:pPr>
        <w:shd w:val="clear" w:color="auto" w:fill="1E1E1E"/>
        <w:spacing w:after="0" w:line="240" w:lineRule="auto"/>
      </w:pPr>
      <w:r>
        <w:rPr>
          <w:rFonts w:ascii="微软雅黑" w:eastAsia="微软雅黑" w:hAnsi="微软雅黑"/>
          <w:color w:val="C586C0"/>
          <w:sz w:val="20"/>
        </w:rPr>
        <w:t>static</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DCDCAA"/>
          <w:sz w:val="20"/>
        </w:rPr>
        <w:t>f2fs_buffered_read_compress_iomap_begin</w:t>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7177328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p>
    <w:p w14:paraId="04DB021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60EB44E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iomap</w:t>
      </w:r>
      <w:r>
        <w:rPr>
          <w:rFonts w:ascii="微软雅黑" w:eastAsia="微软雅黑" w:hAnsi="微软雅黑"/>
          <w:color w:val="D16969"/>
          <w:sz w:val="20"/>
        </w:rPr>
        <w:t>,</w:t>
      </w:r>
    </w:p>
    <w:p w14:paraId="3CBE4B7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srcmap</w:t>
      </w:r>
      <w:r>
        <w:rPr>
          <w:rFonts w:ascii="微软雅黑" w:eastAsia="微软雅黑" w:hAnsi="微软雅黑"/>
          <w:color w:val="D16969"/>
          <w:sz w:val="20"/>
        </w:rPr>
        <w:t>)</w:t>
      </w:r>
    </w:p>
    <w:p w14:paraId="6B632638" w14:textId="77777777" w:rsidR="002D4922" w:rsidRDefault="00EA61A5">
      <w:pPr>
        <w:shd w:val="clear" w:color="auto" w:fill="1E1E1E"/>
        <w:spacing w:after="0" w:line="240" w:lineRule="auto"/>
      </w:pPr>
      <w:r>
        <w:rPr>
          <w:rFonts w:ascii="微软雅黑" w:eastAsia="微软雅黑" w:hAnsi="微软雅黑"/>
          <w:color w:val="D16969"/>
          <w:sz w:val="20"/>
        </w:rPr>
        <w:t>{</w:t>
      </w:r>
    </w:p>
    <w:p w14:paraId="55BE1F7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f2fs_sb_info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F2FS_I_SB</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p>
    <w:p w14:paraId="79C8F78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iomap_iter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container_of</w:t>
      </w:r>
      <w:r>
        <w:rPr>
          <w:rFonts w:ascii="微软雅黑" w:eastAsia="微软雅黑" w:hAnsi="微软雅黑"/>
          <w:color w:val="D16969"/>
          <w:sz w:val="20"/>
        </w:rPr>
        <w:t>(</w:t>
      </w:r>
      <w:r>
        <w:rPr>
          <w:rFonts w:ascii="微软雅黑" w:eastAsia="微软雅黑" w:hAnsi="微软雅黑"/>
          <w:color w:val="9CDCFE"/>
          <w:sz w:val="20"/>
        </w:rPr>
        <w:t>iomap</w:t>
      </w:r>
      <w:r>
        <w:rPr>
          <w:rFonts w:ascii="微软雅黑" w:eastAsia="微软雅黑" w:hAnsi="微软雅黑"/>
          <w:color w:val="D16969"/>
          <w:sz w:val="20"/>
        </w:rPr>
        <w:t>,</w:t>
      </w:r>
    </w:p>
    <w:p w14:paraId="2DCC1EA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iomap_iter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w:t>
      </w:r>
      <w:r>
        <w:rPr>
          <w:rFonts w:ascii="微软雅黑" w:eastAsia="微软雅黑" w:hAnsi="微软雅黑"/>
          <w:color w:val="D16969"/>
          <w:sz w:val="20"/>
        </w:rPr>
        <w:t>);</w:t>
      </w:r>
    </w:p>
    <w:p w14:paraId="0AC1B4C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f2fs_readpage_ctx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4D4D4"/>
          <w:sz w:val="20"/>
        </w:rPr>
        <w:t xml:space="preserve"> </w:t>
      </w:r>
      <w:r>
        <w:rPr>
          <w:rFonts w:ascii="微软雅黑" w:eastAsia="微软雅黑" w:hAnsi="微软雅黑"/>
          <w:color w:val="D16969"/>
          <w:sz w:val="20"/>
        </w:rPr>
        <w:t>=</w:t>
      </w:r>
    </w:p>
    <w:p w14:paraId="44411FA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f2fs_readpage_ctx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16969"/>
          <w:sz w:val="20"/>
        </w:rPr>
        <w:t>;</w:t>
      </w:r>
    </w:p>
    <w:p w14:paraId="1167BF4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&gt;&gt;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5420F0E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map_len_bytes</w:t>
      </w:r>
      <w:r>
        <w:rPr>
          <w:rFonts w:ascii="微软雅黑" w:eastAsia="微软雅黑" w:hAnsi="微软雅黑"/>
          <w:color w:val="D16969"/>
          <w:sz w:val="20"/>
        </w:rPr>
        <w:t>;</w:t>
      </w:r>
    </w:p>
    <w:p w14:paraId="0EC7F63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9CDCFE"/>
          <w:sz w:val="20"/>
        </w:rPr>
        <w:t>log_cluster_size</w:t>
      </w:r>
      <w:r>
        <w:rPr>
          <w:rFonts w:ascii="微软雅黑" w:eastAsia="微软雅黑" w:hAnsi="微软雅黑"/>
          <w:color w:val="D16969"/>
          <w:sz w:val="20"/>
        </w:rPr>
        <w:t>;</w:t>
      </w:r>
    </w:p>
    <w:p w14:paraId="283E4DD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9CDCFE"/>
          <w:sz w:val="20"/>
        </w:rPr>
        <w:t>cluster_size</w:t>
      </w:r>
      <w:r>
        <w:rPr>
          <w:rFonts w:ascii="微软雅黑" w:eastAsia="微软雅黑" w:hAnsi="微软雅黑"/>
          <w:color w:val="D16969"/>
          <w:sz w:val="20"/>
        </w:rPr>
        <w:t>;</w:t>
      </w:r>
    </w:p>
    <w:p w14:paraId="793CF61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2BA9B8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BEDD147"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bdev</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sbi</w:t>
      </w:r>
      <w:r>
        <w:rPr>
          <w:rFonts w:ascii="微软雅黑" w:eastAsia="微软雅黑" w:hAnsi="微软雅黑"/>
          <w:color w:val="D16969"/>
          <w:sz w:val="20"/>
        </w:rPr>
        <w:t>-&gt;</w:t>
      </w:r>
      <w:r>
        <w:rPr>
          <w:rFonts w:ascii="微软雅黑" w:eastAsia="微软雅黑" w:hAnsi="微软雅黑"/>
          <w:color w:val="9CDCFE"/>
          <w:sz w:val="20"/>
        </w:rPr>
        <w:t>sb</w:t>
      </w:r>
      <w:r>
        <w:rPr>
          <w:rFonts w:ascii="微软雅黑" w:eastAsia="微软雅黑" w:hAnsi="微软雅黑"/>
          <w:color w:val="D16969"/>
          <w:sz w:val="20"/>
        </w:rPr>
        <w:t>-&gt;</w:t>
      </w:r>
      <w:r>
        <w:rPr>
          <w:rFonts w:ascii="微软雅黑" w:eastAsia="微软雅黑" w:hAnsi="微软雅黑"/>
          <w:color w:val="9CDCFE"/>
          <w:sz w:val="20"/>
        </w:rPr>
        <w:t>s_bdev</w:t>
      </w:r>
      <w:r>
        <w:rPr>
          <w:rFonts w:ascii="微软雅黑" w:eastAsia="微软雅黑" w:hAnsi="微软雅黑"/>
          <w:color w:val="D16969"/>
          <w:sz w:val="20"/>
        </w:rPr>
        <w:t>;</w:t>
      </w:r>
    </w:p>
    <w:p w14:paraId="2D8269F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private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F27BBA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258270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offset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F2FS_BLK_TO_BYTES</w:t>
      </w:r>
      <w:r>
        <w:rPr>
          <w:rFonts w:ascii="微软雅黑" w:eastAsia="微软雅黑" w:hAnsi="微软雅黑"/>
          <w:color w:val="D16969"/>
          <w:sz w:val="20"/>
        </w:rPr>
        <w:t>(</w:t>
      </w:r>
      <w:r>
        <w:rPr>
          <w:rFonts w:ascii="微软雅黑" w:eastAsia="微软雅黑" w:hAnsi="微软雅黑"/>
          <w:color w:val="DCDCAA"/>
          <w:sz w:val="20"/>
        </w:rPr>
        <w:t>F2FS_BYTES_TO_BLK</w:t>
      </w:r>
      <w:r>
        <w:rPr>
          <w:rFonts w:ascii="微软雅黑" w:eastAsia="微软雅黑" w:hAnsi="微软雅黑"/>
          <w:color w:val="D16969"/>
          <w:sz w:val="20"/>
        </w:rPr>
        <w:t>(</w:t>
      </w:r>
      <w:r>
        <w:rPr>
          <w:rFonts w:ascii="微软雅黑" w:eastAsia="微软雅黑" w:hAnsi="微软雅黑"/>
          <w:color w:val="9CDCFE"/>
          <w:sz w:val="20"/>
        </w:rPr>
        <w:t>pos</w:t>
      </w:r>
      <w:r>
        <w:rPr>
          <w:rFonts w:ascii="微软雅黑" w:eastAsia="微软雅黑" w:hAnsi="微软雅黑"/>
          <w:color w:val="D16969"/>
          <w:sz w:val="20"/>
        </w:rPr>
        <w:t>));</w:t>
      </w:r>
    </w:p>
    <w:p w14:paraId="7ADF0EF0"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A4CF8A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f2fs_compressed_file</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5EB4AF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pgoff_t</w:t>
      </w:r>
      <w:r>
        <w:rPr>
          <w:rFonts w:ascii="微软雅黑" w:eastAsia="微软雅黑" w:hAnsi="微软雅黑"/>
          <w:color w:val="D4D4D4"/>
          <w:sz w:val="20"/>
        </w:rPr>
        <w:t xml:space="preserve"> </w:t>
      </w:r>
      <w:r>
        <w:rPr>
          <w:rFonts w:ascii="微软雅黑" w:eastAsia="微软雅黑" w:hAnsi="微软雅黑"/>
          <w:color w:val="9CDCFE"/>
          <w:sz w:val="20"/>
        </w:rPr>
        <w:t>cluster_start_idx</w:t>
      </w:r>
      <w:r>
        <w:rPr>
          <w:rFonts w:ascii="微软雅黑" w:eastAsia="微软雅黑" w:hAnsi="微软雅黑"/>
          <w:color w:val="D16969"/>
          <w:sz w:val="20"/>
        </w:rPr>
        <w:t>;</w:t>
      </w:r>
    </w:p>
    <w:p w14:paraId="3EA8106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all_clusters</w:t>
      </w:r>
      <w:r>
        <w:rPr>
          <w:rFonts w:ascii="微软雅黑" w:eastAsia="微软雅黑" w:hAnsi="微软雅黑"/>
          <w:color w:val="D16969"/>
          <w:sz w:val="20"/>
        </w:rPr>
        <w:t>;</w:t>
      </w:r>
    </w:p>
    <w:p w14:paraId="508AAA2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2AF108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4D4D4"/>
          <w:sz w:val="20"/>
        </w:rPr>
        <w:t xml:space="preserve"> </w:t>
      </w:r>
      <w:r>
        <w:rPr>
          <w:rFonts w:ascii="微软雅黑" w:eastAsia="微软雅黑" w:hAnsi="微软雅黑"/>
          <w:color w:val="D16969"/>
          <w:sz w:val="20"/>
        </w:rPr>
        <w:t>&amp;&amp;</w:t>
      </w:r>
    </w:p>
    <w:p w14:paraId="411A143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CDCAA"/>
          <w:sz w:val="20"/>
        </w:rPr>
        <w:t>offset_in_folio</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2087321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D9A671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771AE0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readahead_folio</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rac</w:t>
      </w:r>
      <w:r>
        <w:rPr>
          <w:rFonts w:ascii="微软雅黑" w:eastAsia="微软雅黑" w:hAnsi="微软雅黑"/>
          <w:color w:val="D16969"/>
          <w:sz w:val="20"/>
        </w:rPr>
        <w:t>);</w:t>
      </w:r>
    </w:p>
    <w:p w14:paraId="4F2F1AB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cur_folio_in_bio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5D1FB65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cur_folio_in_compress_ctx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24A310B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1EC5A9B5"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00C3B1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cluster_start_idx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cluster_idx</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index</w:t>
      </w:r>
      <w:r>
        <w:rPr>
          <w:rFonts w:ascii="微软雅黑" w:eastAsia="微软雅黑" w:hAnsi="微软雅黑"/>
          <w:color w:val="D16969"/>
          <w:sz w:val="20"/>
        </w:rPr>
        <w:t>);</w:t>
      </w:r>
    </w:p>
    <w:p w14:paraId="10433C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all_clusters</w:t>
      </w:r>
      <w:r>
        <w:rPr>
          <w:rFonts w:ascii="微软雅黑" w:eastAsia="微软雅黑" w:hAnsi="微软雅黑"/>
          <w:color w:val="D4D4D4"/>
          <w:sz w:val="20"/>
        </w:rPr>
        <w:t xml:space="preserve"> </w:t>
      </w:r>
      <w:r>
        <w:rPr>
          <w:rFonts w:ascii="微软雅黑" w:eastAsia="微软雅黑" w:hAnsi="微软雅黑"/>
          <w:color w:val="D16969"/>
          <w:sz w:val="20"/>
        </w:rPr>
        <w:t>=</w:t>
      </w:r>
    </w:p>
    <w:p w14:paraId="7E68FA0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CDCAA"/>
          <w:sz w:val="20"/>
        </w:rPr>
        <w:t>folio_nr_pages</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C4D547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16969"/>
          <w:sz w:val="20"/>
        </w:rPr>
        <w:t>-&gt;</w:t>
      </w:r>
      <w:r>
        <w:rPr>
          <w:rFonts w:ascii="微软雅黑" w:eastAsia="微软雅黑" w:hAnsi="微软雅黑"/>
          <w:color w:val="9CDCFE"/>
          <w:sz w:val="20"/>
        </w:rPr>
        <w:t>index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&gt;&gt;</w:t>
      </w:r>
    </w:p>
    <w:p w14:paraId="5DADEC0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log_cluster_size</w:t>
      </w:r>
      <w:r>
        <w:rPr>
          <w:rFonts w:ascii="微软雅黑" w:eastAsia="微软雅黑" w:hAnsi="微软雅黑"/>
          <w:color w:val="D16969"/>
          <w:sz w:val="20"/>
        </w:rPr>
        <w:t>;</w:t>
      </w:r>
    </w:p>
    <w:p w14:paraId="744505C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6FCCFA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cluster_start_idx</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BB74AC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all_clusters</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1BD947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0F51B4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f2fs_get_dnode_of_data</w:t>
      </w:r>
      <w:r>
        <w:rPr>
          <w:rFonts w:ascii="微软雅黑" w:eastAsia="微软雅黑" w:hAnsi="微软雅黑"/>
          <w:color w:val="D16969"/>
          <w:sz w:val="20"/>
        </w:rPr>
        <w:t>(</w:t>
      </w:r>
    </w:p>
    <w:p w14:paraId="762362C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p>
    <w:p w14:paraId="4691682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cluster_start_idx</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16969"/>
          <w:sz w:val="20"/>
        </w:rPr>
        <w:t>,</w:t>
      </w:r>
    </w:p>
    <w:p w14:paraId="53555D6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LOOKUP_NODE_RA</w:t>
      </w:r>
      <w:r>
        <w:rPr>
          <w:rFonts w:ascii="微软雅黑" w:eastAsia="微软雅黑" w:hAnsi="微软雅黑"/>
          <w:color w:val="D16969"/>
          <w:sz w:val="20"/>
        </w:rPr>
        <w:t>);</w:t>
      </w:r>
    </w:p>
    <w:p w14:paraId="0CEC61C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ret</w:t>
      </w:r>
      <w:r>
        <w:rPr>
          <w:rFonts w:ascii="微软雅黑" w:eastAsia="微软雅黑" w:hAnsi="微软雅黑"/>
          <w:color w:val="D16969"/>
          <w:sz w:val="20"/>
        </w:rPr>
        <w:t>)</w:t>
      </w:r>
    </w:p>
    <w:p w14:paraId="6370D03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16969"/>
          <w:sz w:val="20"/>
        </w:rPr>
        <w:t>;</w:t>
      </w:r>
    </w:p>
    <w:p w14:paraId="79F0802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has_put_dn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A72596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2FDB8AAC"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463B75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data_blkaddr</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w:t>
      </w:r>
    </w:p>
    <w:p w14:paraId="507C2ED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ofs_in_node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71D991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COMPRESS_ADDR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5587D16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5679AE3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map_len_bytes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min_t</w:t>
      </w:r>
      <w:r>
        <w:rPr>
          <w:rFonts w:ascii="微软雅黑" w:eastAsia="微软雅黑" w:hAnsi="微软雅黑"/>
          <w:color w:val="D16969"/>
          <w:sz w:val="20"/>
        </w:rPr>
        <w:t>(</w:t>
      </w:r>
    </w:p>
    <w:p w14:paraId="151D649A"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loff_t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p>
    <w:p w14:paraId="23A91B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4EC9B0"/>
          <w:sz w:val="20"/>
        </w:rPr>
        <w:t>loff_t</w:t>
      </w:r>
      <w:r>
        <w:rPr>
          <w:rFonts w:ascii="微软雅黑" w:eastAsia="微软雅黑" w:hAnsi="微软雅黑"/>
          <w:color w:val="D16969"/>
          <w:sz w:val="20"/>
        </w:rPr>
        <w:t>)(</w:t>
      </w:r>
      <w:r>
        <w:rPr>
          <w:rFonts w:ascii="微软雅黑" w:eastAsia="微软雅黑" w:hAnsi="微软雅黑"/>
          <w:color w:val="9CDCFE"/>
          <w:sz w:val="20"/>
        </w:rPr>
        <w:t>cluster_start_idx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29966F8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0B410E5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index</w:t>
      </w:r>
      <w:r>
        <w:rPr>
          <w:rFonts w:ascii="微软雅黑" w:eastAsia="微软雅黑" w:hAnsi="微软雅黑"/>
          <w:color w:val="D16969"/>
          <w:sz w:val="20"/>
        </w:rPr>
        <w:t>)</w:t>
      </w:r>
    </w:p>
    <w:p w14:paraId="59D0155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1ECEABF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map_len_bytes</w:t>
      </w:r>
      <w:r>
        <w:rPr>
          <w:rFonts w:ascii="微软雅黑" w:eastAsia="微软雅黑" w:hAnsi="微软雅黑"/>
          <w:color w:val="D16969"/>
          <w:sz w:val="20"/>
        </w:rPr>
        <w:t>;</w:t>
      </w:r>
    </w:p>
    <w:p w14:paraId="79A870B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IOMAP_MAPPED</w:t>
      </w:r>
      <w:r>
        <w:rPr>
          <w:rFonts w:ascii="微软雅黑" w:eastAsia="微软雅黑" w:hAnsi="微软雅黑"/>
          <w:color w:val="D16969"/>
          <w:sz w:val="20"/>
        </w:rPr>
        <w:t>;</w:t>
      </w:r>
    </w:p>
    <w:p w14:paraId="4DF8B64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5974C80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702AD4B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36303DD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f2fs_compressed_pblks_info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pblks_info</w:t>
      </w:r>
      <w:r>
        <w:rPr>
          <w:rFonts w:ascii="微软雅黑" w:eastAsia="微软雅黑" w:hAnsi="微软雅黑"/>
          <w:color w:val="D4D4D4"/>
          <w:sz w:val="20"/>
        </w:rPr>
        <w:t xml:space="preserve"> </w:t>
      </w:r>
      <w:r>
        <w:rPr>
          <w:rFonts w:ascii="微软雅黑" w:eastAsia="微软雅黑" w:hAnsi="微软雅黑"/>
          <w:color w:val="D16969"/>
          <w:sz w:val="20"/>
        </w:rPr>
        <w:t>=</w:t>
      </w:r>
    </w:p>
    <w:p w14:paraId="73C1193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pblks_arr</w:t>
      </w:r>
      <w:r>
        <w:rPr>
          <w:rFonts w:ascii="微软雅黑" w:eastAsia="微软雅黑" w:hAnsi="微软雅黑"/>
          <w:color w:val="D16969"/>
          <w:sz w:val="20"/>
        </w:rPr>
        <w:t>;</w:t>
      </w:r>
    </w:p>
    <w:p w14:paraId="51F1A1C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nfolio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w:t>
      </w:r>
    </w:p>
    <w:p w14:paraId="3DD85C1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ofs_in_node</w:t>
      </w:r>
      <w:r>
        <w:rPr>
          <w:rFonts w:ascii="微软雅黑" w:eastAsia="微软雅黑" w:hAnsi="微软雅黑"/>
          <w:color w:val="D16969"/>
          <w:sz w:val="20"/>
        </w:rPr>
        <w:t>;</w:t>
      </w:r>
    </w:p>
    <w:p w14:paraId="3051771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end_ofs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4D4D4"/>
          <w:sz w:val="20"/>
        </w:rPr>
        <w:t xml:space="preserve"> </w:t>
      </w:r>
      <w:r>
        <w:rPr>
          <w:rFonts w:ascii="微软雅黑" w:eastAsia="微软雅黑" w:hAnsi="微软雅黑"/>
          <w:color w:val="D16969"/>
          <w:sz w:val="20"/>
        </w:rPr>
        <w:t>?</w:t>
      </w:r>
    </w:p>
    <w:p w14:paraId="4052383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ADDRS_PER_PAGE</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-&gt;</w:t>
      </w:r>
      <w:r>
        <w:rPr>
          <w:rFonts w:ascii="微软雅黑" w:eastAsia="微软雅黑" w:hAnsi="微软雅黑"/>
          <w:color w:val="4EC9B0"/>
          <w:sz w:val="20"/>
        </w:rPr>
        <w:t>page</w:t>
      </w:r>
      <w:r>
        <w:rPr>
          <w:rFonts w:ascii="微软雅黑" w:eastAsia="微软雅黑" w:hAnsi="微软雅黑"/>
          <w:color w:val="D16969"/>
          <w:sz w:val="20"/>
        </w:rPr>
        <w:t>,</w:t>
      </w:r>
    </w:p>
    <w:p w14:paraId="2D43A32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6D6A46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B5CEA8"/>
          <w:sz w:val="20"/>
        </w:rPr>
        <w:t>0</w:t>
      </w:r>
      <w:r>
        <w:rPr>
          <w:rFonts w:ascii="微软雅黑" w:eastAsia="微软雅黑" w:hAnsi="微软雅黑"/>
          <w:color w:val="D16969"/>
          <w:sz w:val="20"/>
        </w:rPr>
        <w:t>;</w:t>
      </w:r>
    </w:p>
    <w:p w14:paraId="436CB9D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process_clusters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3D23159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06005EE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all_clusters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min_t</w:t>
      </w:r>
      <w:r>
        <w:rPr>
          <w:rFonts w:ascii="微软雅黑" w:eastAsia="微软雅黑" w:hAnsi="微软雅黑"/>
          <w:color w:val="D16969"/>
          <w:sz w:val="20"/>
        </w:rPr>
        <w:t>(</w:t>
      </w:r>
      <w:r>
        <w:rPr>
          <w:rFonts w:ascii="微软雅黑" w:eastAsia="微软雅黑" w:hAnsi="微软雅黑"/>
          <w:color w:val="569CD6"/>
          <w:sz w:val="20"/>
        </w:rPr>
        <w:t>int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all_clusters</w:t>
      </w:r>
      <w:r>
        <w:rPr>
          <w:rFonts w:ascii="微软雅黑" w:eastAsia="微软雅黑" w:hAnsi="微软雅黑"/>
          <w:color w:val="D16969"/>
          <w:sz w:val="20"/>
        </w:rPr>
        <w:t>,</w:t>
      </w:r>
    </w:p>
    <w:p w14:paraId="5745B95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MAX_PBLLKS_INFO_SIZE</w:t>
      </w:r>
      <w:r>
        <w:rPr>
          <w:rFonts w:ascii="微软雅黑" w:eastAsia="微软雅黑" w:hAnsi="微软雅黑"/>
          <w:color w:val="D16969"/>
          <w:sz w:val="20"/>
        </w:rPr>
        <w:t>);</w:t>
      </w:r>
    </w:p>
    <w:p w14:paraId="28E3BD8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all_clusters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3EBDBF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cluster_idx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cluster_start_idx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p>
    <w:p w14:paraId="4A622B0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extent_info</w:t>
      </w:r>
      <w:r>
        <w:rPr>
          <w:rFonts w:ascii="微软雅黑" w:eastAsia="微软雅黑" w:hAnsi="微软雅黑"/>
          <w:color w:val="D4D4D4"/>
          <w:sz w:val="20"/>
        </w:rPr>
        <w:t xml:space="preserve"> </w:t>
      </w:r>
      <w:r>
        <w:rPr>
          <w:rFonts w:ascii="微软雅黑" w:eastAsia="微软雅黑" w:hAnsi="微软雅黑"/>
          <w:color w:val="9CDCFE"/>
          <w:sz w:val="20"/>
        </w:rPr>
        <w:t>ei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318BFD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unsigned</w:t>
      </w:r>
      <w:r>
        <w:rPr>
          <w:rFonts w:ascii="微软雅黑" w:eastAsia="微软雅黑" w:hAnsi="微软雅黑"/>
          <w:color w:val="D4D4D4"/>
          <w:sz w:val="20"/>
        </w:rPr>
        <w:t xml:space="preserve"> </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max_possible_pblks</w:t>
      </w:r>
      <w:r>
        <w:rPr>
          <w:rFonts w:ascii="微软雅黑" w:eastAsia="微软雅黑" w:hAnsi="微软雅黑"/>
          <w:color w:val="D16969"/>
          <w:sz w:val="20"/>
        </w:rPr>
        <w:t>;</w:t>
      </w:r>
    </w:p>
    <w:p w14:paraId="5785A72D"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D6B490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num_pblks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57DD900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f2fs_lookup_read_extent_cache</w:t>
      </w:r>
      <w:r>
        <w:rPr>
          <w:rFonts w:ascii="微软雅黑" w:eastAsia="微软雅黑" w:hAnsi="微软雅黑"/>
          <w:color w:val="D16969"/>
          <w:sz w:val="20"/>
        </w:rPr>
        <w:t>(</w:t>
      </w:r>
    </w:p>
    <w:p w14:paraId="69EB010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cluster_idx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ei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7937B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is_from_extent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6FF017A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ei</w:t>
      </w:r>
      <w:r>
        <w:rPr>
          <w:rFonts w:ascii="微软雅黑" w:eastAsia="微软雅黑" w:hAnsi="微软雅黑"/>
          <w:color w:val="D16969"/>
          <w:sz w:val="20"/>
        </w:rPr>
        <w:t>.</w:t>
      </w:r>
      <w:r>
        <w:rPr>
          <w:rFonts w:ascii="微软雅黑" w:eastAsia="微软雅黑" w:hAnsi="微软雅黑"/>
          <w:color w:val="9CDCFE"/>
          <w:sz w:val="20"/>
        </w:rPr>
        <w:t>blk</w:t>
      </w:r>
      <w:r>
        <w:rPr>
          <w:rFonts w:ascii="微软雅黑" w:eastAsia="微软雅黑" w:hAnsi="微软雅黑"/>
          <w:color w:val="D16969"/>
          <w:sz w:val="20"/>
        </w:rPr>
        <w:t>;</w:t>
      </w:r>
    </w:p>
    <w:p w14:paraId="68C8CB3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num_pblks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ei</w:t>
      </w:r>
      <w:r>
        <w:rPr>
          <w:rFonts w:ascii="微软雅黑" w:eastAsia="微软雅黑" w:hAnsi="微软雅黑"/>
          <w:color w:val="D16969"/>
          <w:sz w:val="20"/>
        </w:rPr>
        <w:t>.</w:t>
      </w:r>
      <w:r>
        <w:rPr>
          <w:rFonts w:ascii="微软雅黑" w:eastAsia="微软雅黑" w:hAnsi="微软雅黑"/>
          <w:color w:val="9CDCFE"/>
          <w:sz w:val="20"/>
        </w:rPr>
        <w:t>c_len</w:t>
      </w:r>
      <w:r>
        <w:rPr>
          <w:rFonts w:ascii="微软雅黑" w:eastAsia="微软雅黑" w:hAnsi="微软雅黑"/>
          <w:color w:val="D16969"/>
          <w:sz w:val="20"/>
        </w:rPr>
        <w:t>;</w:t>
      </w:r>
    </w:p>
    <w:p w14:paraId="7A2903E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12887A1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nfolio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8C143F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f2fs_get_dnode_of_data</w:t>
      </w:r>
      <w:r>
        <w:rPr>
          <w:rFonts w:ascii="微软雅黑" w:eastAsia="微软雅黑" w:hAnsi="微软雅黑"/>
          <w:color w:val="D16969"/>
          <w:sz w:val="20"/>
        </w:rPr>
        <w:t>(</w:t>
      </w:r>
    </w:p>
    <w:p w14:paraId="495817C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p>
    <w:p w14:paraId="5394A24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cluster_idx</w:t>
      </w:r>
      <w:r>
        <w:rPr>
          <w:rFonts w:ascii="微软雅黑" w:eastAsia="微软雅黑" w:hAnsi="微软雅黑"/>
          <w:color w:val="D4D4D4"/>
          <w:sz w:val="20"/>
        </w:rPr>
        <w:t xml:space="preserve"> </w:t>
      </w:r>
      <w:r>
        <w:rPr>
          <w:rFonts w:ascii="微软雅黑" w:eastAsia="微软雅黑" w:hAnsi="微软雅黑"/>
          <w:color w:val="D16969"/>
          <w:sz w:val="20"/>
        </w:rPr>
        <w:t>&lt;&lt;</w:t>
      </w:r>
    </w:p>
    <w:p w14:paraId="0822631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log_cluster_size</w:t>
      </w:r>
      <w:r>
        <w:rPr>
          <w:rFonts w:ascii="微软雅黑" w:eastAsia="微软雅黑" w:hAnsi="微软雅黑"/>
          <w:color w:val="D16969"/>
          <w:sz w:val="20"/>
        </w:rPr>
        <w:t>,</w:t>
      </w:r>
    </w:p>
    <w:p w14:paraId="2A407FB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LOOKUP_NODE_RA</w:t>
      </w:r>
      <w:r>
        <w:rPr>
          <w:rFonts w:ascii="微软雅黑" w:eastAsia="微软雅黑" w:hAnsi="微软雅黑"/>
          <w:color w:val="D16969"/>
          <w:sz w:val="20"/>
        </w:rPr>
        <w:t>);</w:t>
      </w:r>
    </w:p>
    <w:p w14:paraId="07713E5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ret</w:t>
      </w:r>
      <w:r>
        <w:rPr>
          <w:rFonts w:ascii="微软雅黑" w:eastAsia="微软雅黑" w:hAnsi="微软雅黑"/>
          <w:color w:val="D16969"/>
          <w:sz w:val="20"/>
        </w:rPr>
        <w:t>)</w:t>
      </w:r>
    </w:p>
    <w:p w14:paraId="1E7170CA"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16969"/>
          <w:sz w:val="20"/>
        </w:rPr>
        <w:t>;</w:t>
      </w:r>
    </w:p>
    <w:p w14:paraId="0100BF6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has_put_dn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4BC0AA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ofs_in_node</w:t>
      </w:r>
      <w:r>
        <w:rPr>
          <w:rFonts w:ascii="微软雅黑" w:eastAsia="微软雅黑" w:hAnsi="微软雅黑"/>
          <w:color w:val="D16969"/>
          <w:sz w:val="20"/>
        </w:rPr>
        <w:t>;</w:t>
      </w:r>
    </w:p>
    <w:p w14:paraId="0CF20EB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end_ofs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ADDRS_PER_PAGE</w:t>
      </w:r>
      <w:r>
        <w:rPr>
          <w:rFonts w:ascii="微软雅黑" w:eastAsia="微软雅黑" w:hAnsi="微软雅黑"/>
          <w:color w:val="D16969"/>
          <w:sz w:val="20"/>
        </w:rPr>
        <w:t>(</w:t>
      </w:r>
    </w:p>
    <w:p w14:paraId="3D2AC06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-&gt;</w:t>
      </w:r>
      <w:r>
        <w:rPr>
          <w:rFonts w:ascii="微软雅黑" w:eastAsia="微软雅黑" w:hAnsi="微软雅黑"/>
          <w:color w:val="4EC9B0"/>
          <w:sz w:val="20"/>
        </w:rPr>
        <w:t>page</w:t>
      </w:r>
      <w:r>
        <w:rPr>
          <w:rFonts w:ascii="微软雅黑" w:eastAsia="微软雅黑" w:hAnsi="微软雅黑"/>
          <w:color w:val="D16969"/>
          <w:sz w:val="20"/>
        </w:rPr>
        <w:t>,</w:t>
      </w:r>
    </w:p>
    <w:p w14:paraId="2C25248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inode</w:t>
      </w:r>
      <w:r>
        <w:rPr>
          <w:rFonts w:ascii="微软雅黑" w:eastAsia="微软雅黑" w:hAnsi="微软雅黑"/>
          <w:color w:val="D16969"/>
          <w:sz w:val="20"/>
        </w:rPr>
        <w:t>);</w:t>
      </w:r>
    </w:p>
    <w:p w14:paraId="27F701B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nfolio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node_folio</w:t>
      </w:r>
      <w:r>
        <w:rPr>
          <w:rFonts w:ascii="微软雅黑" w:eastAsia="微软雅黑" w:hAnsi="微软雅黑"/>
          <w:color w:val="D16969"/>
          <w:sz w:val="20"/>
        </w:rPr>
        <w:t>;</w:t>
      </w:r>
    </w:p>
    <w:p w14:paraId="4A08DB6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50D62B8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is_from_extent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434FBDF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data_blkaddr</w:t>
      </w:r>
      <w:r>
        <w:rPr>
          <w:rFonts w:ascii="微软雅黑" w:eastAsia="微软雅黑" w:hAnsi="微软雅黑"/>
          <w:color w:val="D16969"/>
          <w:sz w:val="20"/>
        </w:rPr>
        <w: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nfolio</w:t>
      </w:r>
      <w:r>
        <w:rPr>
          <w:rFonts w:ascii="微软雅黑" w:eastAsia="微软雅黑" w:hAnsi="微软雅黑"/>
          <w:color w:val="D16969"/>
          <w:sz w:val="20"/>
        </w:rPr>
        <w:t>,</w:t>
      </w:r>
    </w:p>
    <w:p w14:paraId="65379F3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ofs_in_node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1E4162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COMPRESS_ADDR</w:t>
      </w:r>
      <w:r>
        <w:rPr>
          <w:rFonts w:ascii="微软雅黑" w:eastAsia="微软雅黑" w:hAnsi="微软雅黑"/>
          <w:color w:val="D16969"/>
          <w:sz w:val="20"/>
        </w:rPr>
        <w:t>)</w:t>
      </w:r>
    </w:p>
    <w:p w14:paraId="4633158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break</w:t>
      </w:r>
      <w:r>
        <w:rPr>
          <w:rFonts w:ascii="微软雅黑" w:eastAsia="微软雅黑" w:hAnsi="微软雅黑"/>
          <w:color w:val="D16969"/>
          <w:sz w:val="20"/>
        </w:rPr>
        <w:t>;</w:t>
      </w:r>
    </w:p>
    <w:p w14:paraId="30CDFF2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69C2B24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D3EBE6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max_possible_pblks</w:t>
      </w:r>
      <w:r>
        <w:rPr>
          <w:rFonts w:ascii="微软雅黑" w:eastAsia="微软雅黑" w:hAnsi="微软雅黑"/>
          <w:color w:val="D4D4D4"/>
          <w:sz w:val="20"/>
        </w:rPr>
        <w:t xml:space="preserve"> </w:t>
      </w:r>
      <w:r>
        <w:rPr>
          <w:rFonts w:ascii="微软雅黑" w:eastAsia="微软雅黑" w:hAnsi="微软雅黑"/>
          <w:color w:val="D16969"/>
          <w:sz w:val="20"/>
        </w:rPr>
        <w:t>=</w:t>
      </w:r>
    </w:p>
    <w:p w14:paraId="1B1ABF5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is_from_extent</w:t>
      </w:r>
      <w:r>
        <w:rPr>
          <w:rFonts w:ascii="微软雅黑" w:eastAsia="微软雅黑" w:hAnsi="微软雅黑"/>
          <w:color w:val="D4D4D4"/>
          <w:sz w:val="20"/>
        </w:rPr>
        <w:t xml:space="preserve"> </w:t>
      </w:r>
      <w:r>
        <w:rPr>
          <w:rFonts w:ascii="微软雅黑" w:eastAsia="微软雅黑" w:hAnsi="微软雅黑"/>
          <w:color w:val="D16969"/>
          <w:sz w:val="20"/>
        </w:rPr>
        <w:t>?</w:t>
      </w:r>
    </w:p>
    <w:p w14:paraId="6C2A813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ei</w:t>
      </w:r>
      <w:r>
        <w:rPr>
          <w:rFonts w:ascii="微软雅黑" w:eastAsia="微软雅黑" w:hAnsi="微软雅黑"/>
          <w:color w:val="D16969"/>
          <w:sz w:val="20"/>
        </w:rPr>
        <w:t>.</w:t>
      </w:r>
      <w:r>
        <w:rPr>
          <w:rFonts w:ascii="微软雅黑" w:eastAsia="微软雅黑" w:hAnsi="微软雅黑"/>
          <w:color w:val="9CDCFE"/>
          <w:sz w:val="20"/>
        </w:rPr>
        <w:t>c_len</w:t>
      </w:r>
      <w:r>
        <w:rPr>
          <w:rFonts w:ascii="微软雅黑" w:eastAsia="微软雅黑" w:hAnsi="微软雅黑"/>
          <w:color w:val="D4D4D4"/>
          <w:sz w:val="20"/>
        </w:rPr>
        <w:t xml:space="preserve"> </w:t>
      </w:r>
      <w:r>
        <w:rPr>
          <w:rFonts w:ascii="微软雅黑" w:eastAsia="微软雅黑" w:hAnsi="微软雅黑"/>
          <w:color w:val="D16969"/>
          <w:sz w:val="20"/>
        </w:rPr>
        <w:t>:</w:t>
      </w:r>
    </w:p>
    <w:p w14:paraId="35ACA97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cluster_size</w:t>
      </w:r>
      <w:r>
        <w:rPr>
          <w:rFonts w:ascii="微软雅黑" w:eastAsia="微软雅黑" w:hAnsi="微软雅黑"/>
          <w:color w:val="D16969"/>
          <w:sz w:val="20"/>
        </w:rPr>
        <w:t>;</w:t>
      </w:r>
    </w:p>
    <w:p w14:paraId="3BEE564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j</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j</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max_possible_pblks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j</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171D5E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block_t</w:t>
      </w:r>
      <w:r>
        <w:rPr>
          <w:rFonts w:ascii="微软雅黑" w:eastAsia="微软雅黑" w:hAnsi="微软雅黑"/>
          <w:color w:val="D4D4D4"/>
          <w:sz w:val="20"/>
        </w:rPr>
        <w:t xml:space="preserve"> </w:t>
      </w:r>
      <w:r>
        <w:rPr>
          <w:rFonts w:ascii="微软雅黑" w:eastAsia="微软雅黑" w:hAnsi="微软雅黑"/>
          <w:color w:val="9CDCFE"/>
          <w:sz w:val="20"/>
        </w:rPr>
        <w:t>blkaddr</w:t>
      </w:r>
      <w:r>
        <w:rPr>
          <w:rFonts w:ascii="微软雅黑" w:eastAsia="微软雅黑" w:hAnsi="微软雅黑"/>
          <w:color w:val="D16969"/>
          <w:sz w:val="20"/>
        </w:rPr>
        <w:t>;</w:t>
      </w:r>
    </w:p>
    <w:p w14:paraId="4727405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47DCA33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is_from_extent</w:t>
      </w:r>
      <w:r>
        <w:rPr>
          <w:rFonts w:ascii="微软雅黑" w:eastAsia="微软雅黑" w:hAnsi="微软雅黑"/>
          <w:color w:val="D16969"/>
          <w:sz w:val="20"/>
        </w:rPr>
        <w:t>)</w:t>
      </w:r>
    </w:p>
    <w:p w14:paraId="766DA19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blkaddr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ei</w:t>
      </w:r>
      <w:r>
        <w:rPr>
          <w:rFonts w:ascii="微软雅黑" w:eastAsia="微软雅黑" w:hAnsi="微软雅黑"/>
          <w:color w:val="D16969"/>
          <w:sz w:val="20"/>
        </w:rPr>
        <w:t>.</w:t>
      </w:r>
      <w:r>
        <w:rPr>
          <w:rFonts w:ascii="微软雅黑" w:eastAsia="微软雅黑" w:hAnsi="微软雅黑"/>
          <w:color w:val="9CDCFE"/>
          <w:sz w:val="20"/>
        </w:rPr>
        <w:t>blk</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j</w:t>
      </w:r>
      <w:r>
        <w:rPr>
          <w:rFonts w:ascii="微软雅黑" w:eastAsia="微软雅黑" w:hAnsi="微软雅黑"/>
          <w:color w:val="D16969"/>
          <w:sz w:val="20"/>
        </w:rPr>
        <w:t>;</w:t>
      </w:r>
    </w:p>
    <w:p w14:paraId="66DCCAF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else</w:t>
      </w:r>
    </w:p>
    <w:p w14:paraId="3F6326B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blkaddr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data_blkaddr</w:t>
      </w:r>
      <w:r>
        <w:rPr>
          <w:rFonts w:ascii="微软雅黑" w:eastAsia="微软雅黑" w:hAnsi="微软雅黑"/>
          <w:color w:val="D16969"/>
          <w:sz w:val="20"/>
        </w:rPr>
        <w:t>(</w:t>
      </w:r>
    </w:p>
    <w:p w14:paraId="59D040A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nfolio</w:t>
      </w:r>
      <w:r>
        <w:rPr>
          <w:rFonts w:ascii="微软雅黑" w:eastAsia="微软雅黑" w:hAnsi="微软雅黑"/>
          <w:color w:val="D16969"/>
          <w:sz w:val="20"/>
        </w:rPr>
        <w:t>,</w:t>
      </w:r>
    </w:p>
    <w:p w14:paraId="254CECC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j</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1325862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__is_valid_data_blkaddr</w:t>
      </w:r>
      <w:r>
        <w:rPr>
          <w:rFonts w:ascii="微软雅黑" w:eastAsia="微软雅黑" w:hAnsi="微软雅黑"/>
          <w:color w:val="D16969"/>
          <w:sz w:val="20"/>
        </w:rPr>
        <w:t>(</w:t>
      </w:r>
      <w:r>
        <w:rPr>
          <w:rFonts w:ascii="微软雅黑" w:eastAsia="微软雅黑" w:hAnsi="微软雅黑"/>
          <w:color w:val="9CDCFE"/>
          <w:sz w:val="20"/>
        </w:rPr>
        <w:t>blkaddr</w:t>
      </w:r>
      <w:r>
        <w:rPr>
          <w:rFonts w:ascii="微软雅黑" w:eastAsia="微软雅黑" w:hAnsi="微软雅黑"/>
          <w:color w:val="D16969"/>
          <w:sz w:val="20"/>
        </w:rPr>
        <w:t>))</w:t>
      </w:r>
    </w:p>
    <w:p w14:paraId="2197A46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break</w:t>
      </w:r>
      <w:r>
        <w:rPr>
          <w:rFonts w:ascii="微软雅黑" w:eastAsia="微软雅黑" w:hAnsi="微软雅黑"/>
          <w:color w:val="D16969"/>
          <w:sz w:val="20"/>
        </w:rPr>
        <w:t>;</w:t>
      </w:r>
    </w:p>
    <w:p w14:paraId="518A423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f2fs_is_valid_blkaddr</w:t>
      </w:r>
      <w:r>
        <w:rPr>
          <w:rFonts w:ascii="微软雅黑" w:eastAsia="微软雅黑" w:hAnsi="微软雅黑"/>
          <w:color w:val="D16969"/>
          <w:sz w:val="20"/>
        </w:rPr>
        <w:t>(</w:t>
      </w:r>
    </w:p>
    <w:p w14:paraId="401BAA3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blkaddr</w:t>
      </w:r>
      <w:r>
        <w:rPr>
          <w:rFonts w:ascii="微软雅黑" w:eastAsia="微软雅黑" w:hAnsi="微软雅黑"/>
          <w:color w:val="D16969"/>
          <w:sz w:val="20"/>
        </w:rPr>
        <w:t>,</w:t>
      </w:r>
    </w:p>
    <w:p w14:paraId="005E2FE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DATA_GENERIC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860EA5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is_from_extent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90BE12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f2fs_put_dnode</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p>
    <w:p w14:paraId="57C8941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has_put_dn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44E52B5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26BD6AC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EFAULT</w:t>
      </w:r>
      <w:r>
        <w:rPr>
          <w:rFonts w:ascii="微软雅黑" w:eastAsia="微软雅黑" w:hAnsi="微软雅黑"/>
          <w:color w:val="D16969"/>
          <w:sz w:val="20"/>
        </w:rPr>
        <w:t>;</w:t>
      </w:r>
    </w:p>
    <w:p w14:paraId="4BB6F00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423D15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num_pblks</w:t>
      </w:r>
      <w:r>
        <w:rPr>
          <w:rFonts w:ascii="微软雅黑" w:eastAsia="微软雅黑" w:hAnsi="微软雅黑"/>
          <w:color w:val="D16969"/>
          <w:sz w:val="20"/>
        </w:rPr>
        <w:t>++;</w:t>
      </w:r>
    </w:p>
    <w:p w14:paraId="2D225C9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p>
    <w:p w14:paraId="1A477F07"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3E0E56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process_clusters</w:t>
      </w:r>
      <w:r>
        <w:rPr>
          <w:rFonts w:ascii="微软雅黑" w:eastAsia="微软雅黑" w:hAnsi="微软雅黑"/>
          <w:color w:val="D16969"/>
          <w:sz w:val="20"/>
        </w:rPr>
        <w:t>++;</w:t>
      </w:r>
    </w:p>
    <w:p w14:paraId="25CE04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pblks_info</w:t>
      </w:r>
      <w:r>
        <w:rPr>
          <w:rFonts w:ascii="微软雅黑" w:eastAsia="微软雅黑" w:hAnsi="微软雅黑"/>
          <w:color w:val="D16969"/>
          <w:sz w:val="20"/>
        </w:rPr>
        <w:t>++;</w:t>
      </w:r>
    </w:p>
    <w:p w14:paraId="6B89B94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16969"/>
          <w:sz w:val="20"/>
        </w:rPr>
        <w:t>;</w:t>
      </w:r>
    </w:p>
    <w:p w14:paraId="1D96993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9CDCFE"/>
          <w:sz w:val="20"/>
        </w:rPr>
        <w:t>end_ofs</w:t>
      </w:r>
      <w:r>
        <w:rPr>
          <w:rFonts w:ascii="微软雅黑" w:eastAsia="微软雅黑" w:hAnsi="微软雅黑"/>
          <w:color w:val="D16969"/>
          <w:sz w:val="20"/>
        </w:rPr>
        <w:t>)</w:t>
      </w:r>
    </w:p>
    <w:p w14:paraId="357F949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break</w:t>
      </w:r>
      <w:r>
        <w:rPr>
          <w:rFonts w:ascii="微软雅黑" w:eastAsia="微软雅黑" w:hAnsi="微软雅黑"/>
          <w:color w:val="D16969"/>
          <w:sz w:val="20"/>
        </w:rPr>
        <w:t>;</w:t>
      </w:r>
    </w:p>
    <w:p w14:paraId="7A7429A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556E48A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process_clusters</w:t>
      </w:r>
      <w:r>
        <w:rPr>
          <w:rFonts w:ascii="微软雅黑" w:eastAsia="微软雅黑" w:hAnsi="微软雅黑"/>
          <w:color w:val="D16969"/>
          <w:sz w:val="20"/>
        </w:rPr>
        <w:t>;</w:t>
      </w:r>
    </w:p>
    <w:p w14:paraId="02E6F56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p>
    <w:p w14:paraId="71625BF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process_clusters</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656F1F3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type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IOMAP_MAPPED</w:t>
      </w:r>
      <w:r>
        <w:rPr>
          <w:rFonts w:ascii="微软雅黑" w:eastAsia="微软雅黑" w:hAnsi="微软雅黑"/>
          <w:color w:val="D16969"/>
          <w:sz w:val="20"/>
        </w:rPr>
        <w:t>;</w:t>
      </w:r>
    </w:p>
    <w:p w14:paraId="730DAE4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6EE42BE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16969"/>
          <w:sz w:val="20"/>
        </w:rPr>
        <w:t>}</w:t>
      </w:r>
    </w:p>
    <w:p w14:paraId="4274AFF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118F13A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8F2031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f2fs_buffered_read_iomap_ops</w:t>
      </w:r>
      <w:r>
        <w:rPr>
          <w:rFonts w:ascii="微软雅黑" w:eastAsia="微软雅黑" w:hAnsi="微软雅黑"/>
          <w:color w:val="D16969"/>
          <w:sz w:val="20"/>
        </w:rPr>
        <w:t>.</w:t>
      </w:r>
      <w:r>
        <w:rPr>
          <w:rFonts w:ascii="微软雅黑" w:eastAsia="微软雅黑" w:hAnsi="微软雅黑"/>
          <w:color w:val="DCDCAA"/>
          <w:sz w:val="20"/>
        </w:rPr>
        <w:t>iomap_begin</w:t>
      </w:r>
      <w:r>
        <w:rPr>
          <w:rFonts w:ascii="微软雅黑" w:eastAsia="微软雅黑" w:hAnsi="微软雅黑"/>
          <w:color w:val="D16969"/>
          <w:sz w:val="20"/>
        </w:rPr>
        <w:t>(</w:t>
      </w:r>
    </w:p>
    <w:p w14:paraId="376CD11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iomap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srcmap</w:t>
      </w:r>
      <w:r>
        <w:rPr>
          <w:rFonts w:ascii="微软雅黑" w:eastAsia="微软雅黑" w:hAnsi="微软雅黑"/>
          <w:color w:val="D16969"/>
          <w:sz w:val="20"/>
        </w:rPr>
        <w:t>);</w:t>
      </w:r>
    </w:p>
    <w:p w14:paraId="649E0305" w14:textId="77777777" w:rsidR="002D4922" w:rsidRDefault="00EA61A5">
      <w:pPr>
        <w:shd w:val="clear" w:color="auto" w:fill="1E1E1E"/>
        <w:spacing w:after="0" w:line="240" w:lineRule="auto"/>
        <w:rPr>
          <w:lang w:eastAsia="zh-CN"/>
        </w:rPr>
      </w:pPr>
      <w:r>
        <w:rPr>
          <w:rFonts w:ascii="微软雅黑" w:eastAsia="微软雅黑" w:hAnsi="微软雅黑"/>
          <w:color w:val="D16969"/>
          <w:sz w:val="20"/>
          <w:lang w:eastAsia="zh-CN"/>
        </w:rPr>
        <w:t>}</w:t>
      </w:r>
    </w:p>
    <w:p w14:paraId="1CE6C257"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这段逻辑把压缩读取的入口分成三类。第一类是单簇压缩读取：当当前位置不在簇起点，或当前</w:t>
      </w:r>
      <w:r>
        <w:rPr>
          <w:rFonts w:ascii="Times New Roman" w:eastAsia="宋体" w:hAnsi="Times New Roman"/>
          <w:sz w:val="24"/>
          <w:lang w:eastAsia="zh-CN"/>
        </w:rPr>
        <w:t xml:space="preserve"> folio </w:t>
      </w:r>
      <w:r>
        <w:rPr>
          <w:rFonts w:ascii="Times New Roman" w:eastAsia="宋体" w:hAnsi="Times New Roman"/>
          <w:sz w:val="24"/>
          <w:lang w:eastAsia="zh-CN"/>
        </w:rPr>
        <w:t>只覆盖一个压缩簇时，函数通过</w:t>
      </w:r>
      <w:r>
        <w:rPr>
          <w:rFonts w:ascii="Times New Roman" w:eastAsia="宋体" w:hAnsi="Times New Roman"/>
          <w:sz w:val="24"/>
          <w:lang w:eastAsia="zh-CN"/>
        </w:rPr>
        <w:t xml:space="preserve"> ctx-&gt;dn </w:t>
      </w:r>
      <w:r>
        <w:rPr>
          <w:rFonts w:ascii="Times New Roman" w:eastAsia="宋体" w:hAnsi="Times New Roman"/>
          <w:sz w:val="24"/>
          <w:lang w:eastAsia="zh-CN"/>
        </w:rPr>
        <w:t>查</w:t>
      </w:r>
      <w:r>
        <w:rPr>
          <w:rFonts w:ascii="Times New Roman" w:eastAsia="宋体" w:hAnsi="Times New Roman"/>
          <w:sz w:val="24"/>
          <w:lang w:eastAsia="zh-CN"/>
        </w:rPr>
        <w:t xml:space="preserve"> cluster head</w:t>
      </w:r>
      <w:r>
        <w:rPr>
          <w:rFonts w:ascii="Times New Roman" w:eastAsia="宋体" w:hAnsi="Times New Roman"/>
          <w:sz w:val="24"/>
          <w:lang w:eastAsia="zh-CN"/>
        </w:rPr>
        <w:t>。若该位置为</w:t>
      </w:r>
      <w:r>
        <w:rPr>
          <w:rFonts w:ascii="Times New Roman" w:eastAsia="宋体" w:hAnsi="Times New Roman"/>
          <w:sz w:val="24"/>
          <w:lang w:eastAsia="zh-CN"/>
        </w:rPr>
        <w:t xml:space="preserve"> COMPRESS_ADDR</w:t>
      </w:r>
      <w:r>
        <w:rPr>
          <w:rFonts w:ascii="Times New Roman" w:eastAsia="宋体" w:hAnsi="Times New Roman"/>
          <w:sz w:val="24"/>
          <w:lang w:eastAsia="zh-CN"/>
        </w:rPr>
        <w:t>，则设置</w:t>
      </w:r>
      <w:r>
        <w:rPr>
          <w:rFonts w:ascii="Times New Roman" w:eastAsia="宋体" w:hAnsi="Times New Roman"/>
          <w:sz w:val="24"/>
          <w:lang w:eastAsia="zh-CN"/>
        </w:rPr>
        <w:t xml:space="preserve"> ctx-&gt;compressed_clusters = 1</w:t>
      </w:r>
      <w:r>
        <w:rPr>
          <w:rFonts w:ascii="Times New Roman" w:eastAsia="宋体" w:hAnsi="Times New Roman"/>
          <w:sz w:val="24"/>
          <w:lang w:eastAsia="zh-CN"/>
        </w:rPr>
        <w:t>，并把</w:t>
      </w:r>
      <w:r>
        <w:rPr>
          <w:rFonts w:ascii="Times New Roman" w:eastAsia="宋体" w:hAnsi="Times New Roman"/>
          <w:sz w:val="24"/>
          <w:lang w:eastAsia="zh-CN"/>
        </w:rPr>
        <w:t xml:space="preserve"> iomap-&gt;length </w:t>
      </w:r>
      <w:r>
        <w:rPr>
          <w:rFonts w:ascii="Times New Roman" w:eastAsia="宋体" w:hAnsi="Times New Roman"/>
          <w:sz w:val="24"/>
          <w:lang w:eastAsia="zh-CN"/>
        </w:rPr>
        <w:t>限定在当前压缩簇边界内。第二类是多簇压缩读取：当</w:t>
      </w:r>
      <w:r>
        <w:rPr>
          <w:rFonts w:ascii="Times New Roman" w:eastAsia="宋体" w:hAnsi="Times New Roman"/>
          <w:sz w:val="24"/>
          <w:lang w:eastAsia="zh-CN"/>
        </w:rPr>
        <w:t xml:space="preserve"> Large Folio </w:t>
      </w:r>
      <w:r>
        <w:rPr>
          <w:rFonts w:ascii="Times New Roman" w:eastAsia="宋体" w:hAnsi="Times New Roman"/>
          <w:sz w:val="24"/>
          <w:lang w:eastAsia="zh-CN"/>
        </w:rPr>
        <w:t>覆盖多个压缩簇时，函数把多个簇的物理块信息保存到读取上下文中。</w:t>
      </w:r>
    </w:p>
    <w:p w14:paraId="5BBA502E"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多簇分支是压缩读取优化的关键。该分支没有把压缩数据伪装成一个普通连续磁盘地址，而是把压缩簇数量和物理块列表保存在</w:t>
      </w:r>
      <w:r>
        <w:rPr>
          <w:rFonts w:ascii="Times New Roman" w:eastAsia="宋体" w:hAnsi="Times New Roman"/>
          <w:sz w:val="24"/>
          <w:lang w:eastAsia="zh-CN"/>
        </w:rPr>
        <w:t xml:space="preserve"> f2fs_readpage_ctx </w:t>
      </w:r>
      <w:r>
        <w:rPr>
          <w:rFonts w:ascii="Times New Roman" w:eastAsia="宋体" w:hAnsi="Times New Roman"/>
          <w:sz w:val="24"/>
          <w:lang w:eastAsia="zh-CN"/>
        </w:rPr>
        <w:t>中。后续读取迭代器可以在一次</w:t>
      </w:r>
      <w:r>
        <w:rPr>
          <w:rFonts w:ascii="Times New Roman" w:eastAsia="宋体" w:hAnsi="Times New Roman"/>
          <w:sz w:val="24"/>
          <w:lang w:eastAsia="zh-CN"/>
        </w:rPr>
        <w:t xml:space="preserve"> Large Folio </w:t>
      </w:r>
      <w:r>
        <w:rPr>
          <w:rFonts w:ascii="Times New Roman" w:eastAsia="宋体" w:hAnsi="Times New Roman"/>
          <w:sz w:val="24"/>
          <w:lang w:eastAsia="zh-CN"/>
        </w:rPr>
        <w:t>读取范围内连续处理多个压缩簇，从而减少按单簇反复查找</w:t>
      </w:r>
      <w:r>
        <w:rPr>
          <w:rFonts w:ascii="Times New Roman" w:eastAsia="宋体" w:hAnsi="Times New Roman"/>
          <w:sz w:val="24"/>
          <w:lang w:eastAsia="zh-CN"/>
        </w:rPr>
        <w:t xml:space="preserve"> dnode </w:t>
      </w:r>
      <w:r>
        <w:rPr>
          <w:rFonts w:ascii="Times New Roman" w:eastAsia="宋体" w:hAnsi="Times New Roman"/>
          <w:sz w:val="24"/>
          <w:lang w:eastAsia="zh-CN"/>
        </w:rPr>
        <w:t>或</w:t>
      </w:r>
      <w:r>
        <w:rPr>
          <w:rFonts w:ascii="Times New Roman" w:eastAsia="宋体" w:hAnsi="Times New Roman"/>
          <w:sz w:val="24"/>
          <w:lang w:eastAsia="zh-CN"/>
        </w:rPr>
        <w:t xml:space="preserve"> extent cache </w:t>
      </w:r>
      <w:r>
        <w:rPr>
          <w:rFonts w:ascii="Times New Roman" w:eastAsia="宋体" w:hAnsi="Times New Roman"/>
          <w:sz w:val="24"/>
          <w:lang w:eastAsia="zh-CN"/>
        </w:rPr>
        <w:t>的次数。</w:t>
      </w:r>
    </w:p>
    <w:p w14:paraId="15A2E6FB"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完成簇级映射后，</w:t>
      </w:r>
      <w:r>
        <w:rPr>
          <w:rFonts w:ascii="Times New Roman" w:eastAsia="宋体" w:hAnsi="Times New Roman"/>
          <w:sz w:val="24"/>
          <w:lang w:eastAsia="zh-CN"/>
        </w:rPr>
        <w:t xml:space="preserve">f2fs_compress_readpage_iter </w:t>
      </w:r>
      <w:r>
        <w:rPr>
          <w:rFonts w:ascii="Times New Roman" w:eastAsia="宋体" w:hAnsi="Times New Roman"/>
          <w:sz w:val="24"/>
          <w:lang w:eastAsia="zh-CN"/>
        </w:rPr>
        <w:t>根据</w:t>
      </w:r>
      <w:r>
        <w:rPr>
          <w:rFonts w:ascii="Times New Roman" w:eastAsia="宋体" w:hAnsi="Times New Roman"/>
          <w:sz w:val="24"/>
          <w:lang w:eastAsia="zh-CN"/>
        </w:rPr>
        <w:t xml:space="preserve"> ctx-&gt;compressed_clusters </w:t>
      </w:r>
      <w:r>
        <w:rPr>
          <w:rFonts w:ascii="Times New Roman" w:eastAsia="宋体" w:hAnsi="Times New Roman"/>
          <w:sz w:val="24"/>
          <w:lang w:eastAsia="zh-CN"/>
        </w:rPr>
        <w:t>选择读取方式。如果该值非零，说明前一阶段已经识别出压缩簇，读取路径进入</w:t>
      </w:r>
      <w:r>
        <w:rPr>
          <w:rFonts w:ascii="Times New Roman" w:eastAsia="宋体" w:hAnsi="Times New Roman"/>
          <w:sz w:val="24"/>
          <w:lang w:eastAsia="zh-CN"/>
        </w:rPr>
        <w:t xml:space="preserve"> f2fs_do_read_multi_folios</w:t>
      </w:r>
      <w:r>
        <w:rPr>
          <w:rFonts w:ascii="Times New Roman" w:eastAsia="宋体" w:hAnsi="Times New Roman"/>
          <w:sz w:val="24"/>
          <w:lang w:eastAsia="zh-CN"/>
        </w:rPr>
        <w:t>；否则说明当前区间按普通映射读取。路径进入</w:t>
      </w:r>
      <w:r>
        <w:rPr>
          <w:rFonts w:ascii="Times New Roman" w:eastAsia="宋体" w:hAnsi="Times New Roman"/>
          <w:sz w:val="24"/>
          <w:lang w:eastAsia="zh-CN"/>
        </w:rPr>
        <w:t xml:space="preserve"> f2fs_do_read_single_folio_iomap</w:t>
      </w:r>
      <w:r>
        <w:rPr>
          <w:rFonts w:ascii="Times New Roman" w:eastAsia="宋体" w:hAnsi="Times New Roman"/>
          <w:sz w:val="24"/>
          <w:lang w:eastAsia="zh-CN"/>
        </w:rPr>
        <w:t>。</w:t>
      </w:r>
    </w:p>
    <w:p w14:paraId="2583DEBC" w14:textId="77777777" w:rsidR="002D4922" w:rsidRDefault="00EA61A5">
      <w:pPr>
        <w:shd w:val="clear" w:color="auto" w:fill="1E1E1E"/>
        <w:spacing w:after="0" w:line="240" w:lineRule="auto"/>
        <w:rPr>
          <w:lang w:eastAsia="zh-CN"/>
        </w:rPr>
      </w:pPr>
      <w:r>
        <w:rPr>
          <w:rFonts w:ascii="Consolas" w:eastAsia="微软雅黑" w:hAnsi="Consolas"/>
          <w:color w:val="D4D4D4"/>
          <w:sz w:val="20"/>
          <w:lang w:eastAsia="zh-CN"/>
        </w:rPr>
        <w:t>/* Source: fs/f2fs/data.c:5328-5360, f2fs_compress_readpage_iter */</w:t>
      </w:r>
    </w:p>
    <w:p w14:paraId="4F04AAF0" w14:textId="77777777" w:rsidR="002D4922" w:rsidRDefault="00EA61A5">
      <w:pPr>
        <w:shd w:val="clear" w:color="auto" w:fill="1E1E1E"/>
        <w:spacing w:after="0" w:line="240" w:lineRule="auto"/>
        <w:rPr>
          <w:lang w:eastAsia="zh-CN"/>
        </w:rPr>
      </w:pPr>
      <w:r>
        <w:rPr>
          <w:rFonts w:ascii="微软雅黑" w:eastAsia="微软雅黑" w:hAnsi="微软雅黑"/>
          <w:color w:val="C586C0"/>
          <w:sz w:val="20"/>
          <w:lang w:eastAsia="zh-CN"/>
        </w:rPr>
        <w:t>static</w:t>
      </w:r>
      <w:r>
        <w:rPr>
          <w:rFonts w:ascii="微软雅黑" w:eastAsia="微软雅黑" w:hAnsi="微软雅黑"/>
          <w:color w:val="D4D4D4"/>
          <w:sz w:val="20"/>
          <w:lang w:eastAsia="zh-CN"/>
        </w:rPr>
        <w:t xml:space="preserve"> </w:t>
      </w:r>
      <w:r>
        <w:rPr>
          <w:rFonts w:ascii="微软雅黑" w:eastAsia="微软雅黑" w:hAnsi="微软雅黑"/>
          <w:color w:val="569CD6"/>
          <w:sz w:val="20"/>
          <w:lang w:eastAsia="zh-CN"/>
        </w:rPr>
        <w:t>int</w:t>
      </w:r>
      <w:r>
        <w:rPr>
          <w:rFonts w:ascii="微软雅黑" w:eastAsia="微软雅黑" w:hAnsi="微软雅黑"/>
          <w:color w:val="D4D4D4"/>
          <w:sz w:val="20"/>
          <w:lang w:eastAsia="zh-CN"/>
        </w:rPr>
        <w:t xml:space="preserve"> </w:t>
      </w:r>
      <w:r>
        <w:rPr>
          <w:rFonts w:ascii="微软雅黑" w:eastAsia="微软雅黑" w:hAnsi="微软雅黑"/>
          <w:color w:val="DCDCAA"/>
          <w:sz w:val="20"/>
          <w:lang w:eastAsia="zh-CN"/>
        </w:rPr>
        <w:t>f2fs_compress_readpage_iter</w:t>
      </w:r>
      <w:r>
        <w:rPr>
          <w:rFonts w:ascii="微软雅黑" w:eastAsia="微软雅黑" w:hAnsi="微软雅黑"/>
          <w:color w:val="D16969"/>
          <w:sz w:val="20"/>
          <w:lang w:eastAsia="zh-CN"/>
        </w:rPr>
        <w:t>(</w:t>
      </w:r>
      <w:r>
        <w:rPr>
          <w:rFonts w:ascii="微软雅黑" w:eastAsia="微软雅黑" w:hAnsi="微软雅黑"/>
          <w:color w:val="C586C0"/>
          <w:sz w:val="20"/>
          <w:lang w:eastAsia="zh-CN"/>
        </w:rPr>
        <w:t>struct</w:t>
      </w:r>
      <w:r>
        <w:rPr>
          <w:rFonts w:ascii="微软雅黑" w:eastAsia="微软雅黑" w:hAnsi="微软雅黑"/>
          <w:color w:val="D4D4D4"/>
          <w:sz w:val="20"/>
          <w:lang w:eastAsia="zh-CN"/>
        </w:rPr>
        <w:t xml:space="preserve"> </w:t>
      </w:r>
      <w:r>
        <w:rPr>
          <w:rFonts w:ascii="微软雅黑" w:eastAsia="微软雅黑" w:hAnsi="微软雅黑"/>
          <w:color w:val="4EC9B0"/>
          <w:sz w:val="20"/>
          <w:lang w:eastAsia="zh-CN"/>
        </w:rPr>
        <w:t>iomap_iter</w:t>
      </w:r>
      <w:r>
        <w:rPr>
          <w:rFonts w:ascii="微软雅黑" w:eastAsia="微软雅黑" w:hAnsi="微软雅黑"/>
          <w:color w:val="D4D4D4"/>
          <w:sz w:val="20"/>
          <w:lang w:eastAsia="zh-CN"/>
        </w:rPr>
        <w:t xml:space="preserve"> </w:t>
      </w:r>
      <w:r>
        <w:rPr>
          <w:rFonts w:ascii="微软雅黑" w:eastAsia="微软雅黑" w:hAnsi="微软雅黑"/>
          <w:color w:val="D16969"/>
          <w:sz w:val="20"/>
          <w:lang w:eastAsia="zh-CN"/>
        </w:rPr>
        <w:t>*</w:t>
      </w:r>
      <w:r>
        <w:rPr>
          <w:rFonts w:ascii="微软雅黑" w:eastAsia="微软雅黑" w:hAnsi="微软雅黑"/>
          <w:color w:val="9CDCFE"/>
          <w:sz w:val="20"/>
          <w:lang w:eastAsia="zh-CN"/>
        </w:rPr>
        <w:t>iter</w:t>
      </w:r>
      <w:r>
        <w:rPr>
          <w:rFonts w:ascii="微软雅黑" w:eastAsia="微软雅黑" w:hAnsi="微软雅黑"/>
          <w:color w:val="D16969"/>
          <w:sz w:val="20"/>
          <w:lang w:eastAsia="zh-CN"/>
        </w:rPr>
        <w:t>,</w:t>
      </w:r>
    </w:p>
    <w:p w14:paraId="011E8E76" w14:textId="77777777" w:rsidR="002D4922" w:rsidRDefault="00EA61A5">
      <w:pPr>
        <w:shd w:val="clear" w:color="auto" w:fill="1E1E1E"/>
        <w:spacing w:after="0" w:line="240" w:lineRule="auto"/>
      </w:pPr>
      <w:r>
        <w:rPr>
          <w:rFonts w:ascii="微软雅黑" w:eastAsia="微软雅黑" w:hAnsi="微软雅黑"/>
          <w:color w:val="D4D4D4"/>
          <w:sz w:val="20"/>
          <w:lang w:eastAsia="zh-CN"/>
        </w:rPr>
        <w:tab/>
      </w:r>
      <w:r>
        <w:rPr>
          <w:rFonts w:ascii="微软雅黑" w:eastAsia="微软雅黑" w:hAnsi="微软雅黑"/>
          <w:color w:val="D4D4D4"/>
          <w:sz w:val="20"/>
          <w:lang w:eastAsia="zh-CN"/>
        </w:rPr>
        <w:tab/>
      </w:r>
      <w:r>
        <w:rPr>
          <w:rFonts w:ascii="微软雅黑" w:eastAsia="微软雅黑" w:hAnsi="微软雅黑"/>
          <w:color w:val="D4D4D4"/>
          <w:sz w:val="20"/>
          <w:lang w:eastAsia="zh-CN"/>
        </w:rPr>
        <w:tab/>
      </w:r>
      <w:r>
        <w:rPr>
          <w:rFonts w:ascii="微软雅黑" w:eastAsia="微软雅黑" w:hAnsi="微软雅黑"/>
          <w:color w:val="D4D4D4"/>
          <w:sz w:val="20"/>
          <w:lang w:eastAsia="zh-CN"/>
        </w:rPr>
        <w:tab/>
        <w:t xml:space="preserve">       </w:t>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f2fs_readpage_ctx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w:t>
      </w:r>
    </w:p>
    <w:p w14:paraId="0C4BED1B" w14:textId="77777777" w:rsidR="002D4922" w:rsidRDefault="00EA61A5">
      <w:pPr>
        <w:shd w:val="clear" w:color="auto" w:fill="1E1E1E"/>
        <w:spacing w:after="0" w:line="240" w:lineRule="auto"/>
      </w:pPr>
      <w:r>
        <w:rPr>
          <w:rFonts w:ascii="微软雅黑" w:eastAsia="微软雅黑" w:hAnsi="微软雅黑"/>
          <w:color w:val="D16969"/>
          <w:sz w:val="20"/>
        </w:rPr>
        <w:t>{</w:t>
      </w:r>
    </w:p>
    <w:p w14:paraId="57D3ED0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pos</w:t>
      </w:r>
      <w:r>
        <w:rPr>
          <w:rFonts w:ascii="微软雅黑" w:eastAsia="微软雅黑" w:hAnsi="微软雅黑"/>
          <w:color w:val="D16969"/>
          <w:sz w:val="20"/>
        </w:rPr>
        <w:t>;</w:t>
      </w:r>
    </w:p>
    <w:p w14:paraId="783981DE"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iomap_length</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w:t>
      </w:r>
    </w:p>
    <w:p w14:paraId="5138131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cur_folio</w:t>
      </w:r>
      <w:r>
        <w:rPr>
          <w:rFonts w:ascii="微软雅黑" w:eastAsia="微软雅黑" w:hAnsi="微软雅黑"/>
          <w:color w:val="D16969"/>
          <w:sz w:val="20"/>
        </w:rPr>
        <w:t>;</w:t>
      </w:r>
    </w:p>
    <w:p w14:paraId="6F41337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f2fs_folio_state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p>
    <w:p w14:paraId="3361565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size_t</w:t>
      </w:r>
      <w:r>
        <w:rPr>
          <w:rFonts w:ascii="微软雅黑" w:eastAsia="微软雅黑" w:hAnsi="微软雅黑"/>
          <w:color w:val="D4D4D4"/>
          <w:sz w:val="20"/>
        </w:rPr>
        <w:t xml:space="preserve"> </w:t>
      </w:r>
      <w:r>
        <w:rPr>
          <w:rFonts w:ascii="微软雅黑" w:eastAsia="微软雅黑" w:hAnsi="微软雅黑"/>
          <w:color w:val="9CDCFE"/>
          <w:sz w:val="20"/>
        </w:rPr>
        <w:t>poff</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383950D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16969"/>
          <w:sz w:val="20"/>
        </w:rPr>
        <w:t>;</w:t>
      </w:r>
    </w:p>
    <w:p w14:paraId="09DF4C2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67869C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f2fs_ifs_alloc</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647EBE5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iomap_adjust_read_range</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4EC9B0"/>
          <w:sz w:val="20"/>
        </w:rPr>
        <w:t>inode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pos</w:t>
      </w:r>
      <w:r>
        <w:rPr>
          <w:rFonts w:ascii="微软雅黑" w:eastAsia="微软雅黑" w:hAnsi="微软雅黑"/>
          <w:color w:val="D16969"/>
          <w:sz w:val="20"/>
        </w:rPr>
        <w:t>,</w:t>
      </w:r>
    </w:p>
    <w:p w14:paraId="6D58577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length</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poff</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plen</w:t>
      </w:r>
      <w:r>
        <w:rPr>
          <w:rFonts w:ascii="微软雅黑" w:eastAsia="微软雅黑" w:hAnsi="微软雅黑"/>
          <w:color w:val="D16969"/>
          <w:sz w:val="20"/>
        </w:rPr>
        <w:t>);</w:t>
      </w:r>
    </w:p>
    <w:p w14:paraId="7121080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plen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p>
    <w:p w14:paraId="1B3D3E8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done</w:t>
      </w:r>
      <w:r>
        <w:rPr>
          <w:rFonts w:ascii="微软雅黑" w:eastAsia="微软雅黑" w:hAnsi="微软雅黑"/>
          <w:color w:val="D16969"/>
          <w:sz w:val="20"/>
        </w:rPr>
        <w:t>;</w:t>
      </w:r>
    </w:p>
    <w:p w14:paraId="17944FA8"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2FC0A39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16969"/>
          <w:sz w:val="20"/>
        </w:rPr>
        <w:t>)</w:t>
      </w:r>
    </w:p>
    <w:p w14:paraId="0C51B81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f2fs_do_read_multi_folios</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3610467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else</w:t>
      </w:r>
    </w:p>
    <w:p w14:paraId="296B08B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f2fs_do_read_single_folio_iomap</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w:t>
      </w:r>
    </w:p>
    <w:p w14:paraId="0A3AEA2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poff</w:t>
      </w:r>
      <w:r>
        <w:rPr>
          <w:rFonts w:ascii="微软雅黑" w:eastAsia="微软雅黑" w:hAnsi="微软雅黑"/>
          <w:color w:val="D16969"/>
          <w:sz w:val="20"/>
        </w:rPr>
        <w:t>);</w:t>
      </w:r>
    </w:p>
    <w:p w14:paraId="11362D3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ret</w:t>
      </w:r>
      <w:r>
        <w:rPr>
          <w:rFonts w:ascii="微软雅黑" w:eastAsia="微软雅黑" w:hAnsi="微软雅黑"/>
          <w:color w:val="D16969"/>
          <w:sz w:val="20"/>
        </w:rPr>
        <w:t>)</w:t>
      </w:r>
    </w:p>
    <w:p w14:paraId="6672712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16969"/>
          <w:sz w:val="20"/>
        </w:rPr>
        <w:t>;</w:t>
      </w:r>
    </w:p>
    <w:p w14:paraId="4F6B9F8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ED437B6" w14:textId="77777777" w:rsidR="002D4922" w:rsidRDefault="00EA61A5">
      <w:pPr>
        <w:shd w:val="clear" w:color="auto" w:fill="1E1E1E"/>
        <w:spacing w:after="0" w:line="240" w:lineRule="auto"/>
      </w:pPr>
      <w:r>
        <w:rPr>
          <w:rFonts w:ascii="微软雅黑" w:eastAsia="微软雅黑" w:hAnsi="微软雅黑"/>
          <w:color w:val="9CDCFE"/>
          <w:sz w:val="20"/>
        </w:rPr>
        <w:t>done</w:t>
      </w:r>
      <w:r>
        <w:rPr>
          <w:rFonts w:ascii="微软雅黑" w:eastAsia="微软雅黑" w:hAnsi="微软雅黑"/>
          <w:color w:val="D16969"/>
          <w:sz w:val="20"/>
        </w:rPr>
        <w:t>:</w:t>
      </w:r>
    </w:p>
    <w:p w14:paraId="5E6A455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2DF3F18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iomap_iter_advance</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length</w:t>
      </w:r>
      <w:r>
        <w:rPr>
          <w:rFonts w:ascii="微软雅黑" w:eastAsia="微软雅黑" w:hAnsi="微软雅黑"/>
          <w:color w:val="D16969"/>
          <w:sz w:val="20"/>
        </w:rPr>
        <w:t>);</w:t>
      </w:r>
    </w:p>
    <w:p w14:paraId="0286963A" w14:textId="77777777" w:rsidR="002D4922" w:rsidRDefault="00EA61A5">
      <w:pPr>
        <w:shd w:val="clear" w:color="auto" w:fill="1E1E1E"/>
        <w:spacing w:after="0" w:line="240" w:lineRule="auto"/>
      </w:pPr>
      <w:r>
        <w:rPr>
          <w:rFonts w:ascii="微软雅黑" w:eastAsia="微软雅黑" w:hAnsi="微软雅黑"/>
          <w:color w:val="D16969"/>
          <w:sz w:val="20"/>
        </w:rPr>
        <w:t>}</w:t>
      </w:r>
    </w:p>
    <w:p w14:paraId="003DE70C" w14:textId="77777777" w:rsidR="002D4922" w:rsidRDefault="00EA61A5">
      <w:pPr>
        <w:spacing w:after="0" w:line="360" w:lineRule="auto"/>
        <w:ind w:firstLine="480"/>
        <w:jc w:val="both"/>
      </w:pPr>
      <w:r>
        <w:rPr>
          <w:rFonts w:ascii="Times New Roman" w:eastAsia="宋体" w:hAnsi="Times New Roman"/>
          <w:sz w:val="24"/>
        </w:rPr>
        <w:t>在多簇读取中，代码会把</w:t>
      </w:r>
      <w:r>
        <w:rPr>
          <w:rFonts w:ascii="Times New Roman" w:eastAsia="宋体" w:hAnsi="Times New Roman"/>
          <w:sz w:val="24"/>
        </w:rPr>
        <w:t xml:space="preserve"> folio </w:t>
      </w:r>
      <w:r>
        <w:rPr>
          <w:rFonts w:ascii="Times New Roman" w:eastAsia="宋体" w:hAnsi="Times New Roman"/>
          <w:sz w:val="24"/>
        </w:rPr>
        <w:t>加入压缩上下文，并按照</w:t>
      </w:r>
      <w:r>
        <w:rPr>
          <w:rFonts w:ascii="Times New Roman" w:eastAsia="宋体" w:hAnsi="Times New Roman"/>
          <w:sz w:val="24"/>
        </w:rPr>
        <w:t xml:space="preserve"> ctx-&gt;compressed_clusters </w:t>
      </w:r>
      <w:r>
        <w:rPr>
          <w:rFonts w:ascii="Times New Roman" w:eastAsia="宋体" w:hAnsi="Times New Roman"/>
          <w:sz w:val="24"/>
        </w:rPr>
        <w:t>增加</w:t>
      </w:r>
      <w:r>
        <w:rPr>
          <w:rFonts w:ascii="Times New Roman" w:eastAsia="宋体" w:hAnsi="Times New Roman"/>
          <w:sz w:val="24"/>
        </w:rPr>
        <w:t xml:space="preserve"> read_bytes_pending</w:t>
      </w:r>
      <w:r>
        <w:rPr>
          <w:rFonts w:ascii="Times New Roman" w:eastAsia="宋体" w:hAnsi="Times New Roman"/>
          <w:sz w:val="24"/>
        </w:rPr>
        <w:t>。后续每个压缩簇仍按自身的压缩物理块列表构造</w:t>
      </w:r>
      <w:r>
        <w:rPr>
          <w:rFonts w:ascii="Times New Roman" w:eastAsia="宋体" w:hAnsi="Times New Roman"/>
          <w:sz w:val="24"/>
        </w:rPr>
        <w:t xml:space="preserve"> bio </w:t>
      </w:r>
      <w:r>
        <w:rPr>
          <w:rFonts w:ascii="Times New Roman" w:eastAsia="宋体" w:hAnsi="Times New Roman"/>
          <w:sz w:val="24"/>
        </w:rPr>
        <w:t>和解压上下文，但</w:t>
      </w:r>
      <w:r>
        <w:rPr>
          <w:rFonts w:ascii="Times New Roman" w:eastAsia="宋体" w:hAnsi="Times New Roman"/>
          <w:sz w:val="24"/>
        </w:rPr>
        <w:t xml:space="preserve"> folio </w:t>
      </w:r>
      <w:r>
        <w:rPr>
          <w:rFonts w:ascii="Times New Roman" w:eastAsia="宋体" w:hAnsi="Times New Roman"/>
          <w:sz w:val="24"/>
        </w:rPr>
        <w:t>完成判断由同一个</w:t>
      </w:r>
      <w:r>
        <w:rPr>
          <w:rFonts w:ascii="Times New Roman" w:eastAsia="宋体" w:hAnsi="Times New Roman"/>
          <w:sz w:val="24"/>
        </w:rPr>
        <w:t xml:space="preserve"> pending </w:t>
      </w:r>
      <w:r>
        <w:rPr>
          <w:rFonts w:ascii="Times New Roman" w:eastAsia="宋体" w:hAnsi="Times New Roman"/>
          <w:sz w:val="24"/>
        </w:rPr>
        <w:t>计数统一约束。</w:t>
      </w:r>
    </w:p>
    <w:p w14:paraId="61D55EC6" w14:textId="77777777" w:rsidR="002D4922" w:rsidRDefault="00EA61A5">
      <w:pPr>
        <w:shd w:val="clear" w:color="auto" w:fill="1E1E1E"/>
        <w:spacing w:after="0" w:line="240" w:lineRule="auto"/>
      </w:pPr>
      <w:r>
        <w:rPr>
          <w:rFonts w:ascii="Consolas" w:eastAsia="微软雅黑" w:hAnsi="Consolas"/>
          <w:color w:val="D4D4D4"/>
          <w:sz w:val="20"/>
        </w:rPr>
        <w:t>/* Source: fs/f2fs/data.c:5427-5493, f2fs_do_read_multi_folios */</w:t>
      </w:r>
    </w:p>
    <w:p w14:paraId="51A1B13B"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4319162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4EC9B0"/>
          <w:sz w:val="20"/>
        </w:rPr>
        <w:t>loff_t</w:t>
      </w:r>
      <w:r>
        <w:rPr>
          <w:rFonts w:ascii="微软雅黑" w:eastAsia="微软雅黑" w:hAnsi="微软雅黑"/>
          <w:color w:val="D4D4D4"/>
          <w:sz w:val="20"/>
        </w:rPr>
        <w:t xml:space="preserve"> </w:t>
      </w:r>
      <w:r>
        <w:rPr>
          <w:rFonts w:ascii="微软雅黑" w:eastAsia="微软雅黑" w:hAnsi="微软雅黑"/>
          <w:color w:val="9CDCFE"/>
          <w:sz w:val="20"/>
        </w:rPr>
        <w:t>add_len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f2fs_compress_ctx_add_folio</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34748BD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625D2F4"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41AD3A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34366EA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add_len</w:t>
      </w:r>
      <w:r>
        <w:rPr>
          <w:rFonts w:ascii="微软雅黑" w:eastAsia="微软雅黑" w:hAnsi="微软雅黑"/>
          <w:color w:val="D16969"/>
          <w:sz w:val="20"/>
        </w:rPr>
        <w:t>;</w:t>
      </w:r>
    </w:p>
    <w:p w14:paraId="273F02D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spin_unlock_irq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375C983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76496DD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A06EF5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f2fs_read_multi_folios</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pblks_arr</w:t>
      </w:r>
      <w:r>
        <w:rPr>
          <w:rFonts w:ascii="微软雅黑" w:eastAsia="微软雅黑" w:hAnsi="微软雅黑"/>
          <w:color w:val="D16969"/>
          <w:sz w:val="20"/>
        </w:rPr>
        <w:t>[</w:t>
      </w:r>
      <w:r>
        <w:rPr>
          <w:rFonts w:ascii="微软雅黑" w:eastAsia="微软雅黑" w:hAnsi="微软雅黑"/>
          <w:color w:val="B5CEA8"/>
          <w:sz w:val="20"/>
        </w:rPr>
        <w:t>0</w:t>
      </w:r>
      <w:r>
        <w:rPr>
          <w:rFonts w:ascii="微软雅黑" w:eastAsia="微软雅黑" w:hAnsi="微软雅黑"/>
          <w:color w:val="D16969"/>
          <w:sz w:val="20"/>
        </w:rPr>
        <w:t>],</w:t>
      </w:r>
    </w:p>
    <w:p w14:paraId="77181B7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bio_ret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nr_pages</w:t>
      </w:r>
      <w:r>
        <w:rPr>
          <w:rFonts w:ascii="微软雅黑" w:eastAsia="微软雅黑" w:hAnsi="微软雅黑"/>
          <w:color w:val="D16969"/>
          <w:sz w:val="20"/>
        </w:rPr>
        <w:t>,</w:t>
      </w:r>
    </w:p>
    <w:p w14:paraId="72E3909B"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rac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F2F7070" w14:textId="77777777" w:rsidR="002D4922" w:rsidRDefault="00EA61A5">
      <w:pPr>
        <w:shd w:val="clear" w:color="auto" w:fill="1E1E1E"/>
        <w:spacing w:after="0" w:line="240" w:lineRule="auto"/>
      </w:pP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else</w:t>
      </w:r>
      <w:r>
        <w:rPr>
          <w:rFonts w:ascii="微软雅黑" w:eastAsia="微软雅黑" w:hAnsi="微软雅黑"/>
          <w:color w:val="D4D4D4"/>
          <w:sz w:val="20"/>
        </w:rPr>
        <w:t xml:space="preserve"> </w:t>
      </w:r>
      <w:r>
        <w:rPr>
          <w:rFonts w:ascii="微软雅黑" w:eastAsia="微软雅黑" w:hAnsi="微软雅黑"/>
          <w:color w:val="D16969"/>
          <w:sz w:val="20"/>
        </w:rPr>
        <w:t>{</w:t>
      </w:r>
    </w:p>
    <w:p w14:paraId="79F94257" w14:textId="77777777" w:rsidR="002D4922" w:rsidRDefault="00EA61A5">
      <w:pPr>
        <w:shd w:val="clear" w:color="auto" w:fill="1E1E1E"/>
        <w:spacing w:after="0" w:line="240" w:lineRule="auto"/>
      </w:pPr>
      <w:r>
        <w:rPr>
          <w:rFonts w:ascii="微软雅黑" w:eastAsia="微软雅黑" w:hAnsi="微软雅黑"/>
          <w:color w:val="D4D4D4"/>
          <w:sz w:val="20"/>
        </w:rPr>
        <w:lastRenderedPageBreak/>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6A72F2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56D3ABA3"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p>
    <w:p w14:paraId="116C642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4D4D4"/>
          <w:sz w:val="20"/>
        </w:rPr>
        <w:t xml:space="preserve"> </w:t>
      </w:r>
      <w:r>
        <w:rPr>
          <w:rFonts w:ascii="微软雅黑" w:eastAsia="微软雅黑" w:hAnsi="微软雅黑"/>
          <w:color w:val="D16969"/>
          <w:sz w:val="20"/>
        </w:rPr>
        <w:t>&lt;&lt;</w:t>
      </w:r>
    </w:p>
    <w:p w14:paraId="064C1BF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log_cluster_size</w:t>
      </w:r>
      <w:r>
        <w:rPr>
          <w:rFonts w:ascii="微软雅黑" w:eastAsia="微软雅黑" w:hAnsi="微软雅黑"/>
          <w:color w:val="D16969"/>
          <w:sz w:val="20"/>
        </w:rPr>
        <w:t>;</w:t>
      </w:r>
    </w:p>
    <w:p w14:paraId="30DAAC9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spin_unlock_irq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501C54C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69EE39E6"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3302F4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569CD6"/>
          <w:sz w:val="20"/>
        </w:rPr>
        <w:t>int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compressed_clusters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1A939BC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f2fs_compress_ctx_add_folio</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2BCAFB7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f2fs_read_multi_folios</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pblks_arr</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p>
    <w:p w14:paraId="251E524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&amp;</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bio_ret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nr_pages</w:t>
      </w:r>
      <w:r>
        <w:rPr>
          <w:rFonts w:ascii="微软雅黑" w:eastAsia="微软雅黑" w:hAnsi="微软雅黑"/>
          <w:color w:val="D16969"/>
          <w:sz w:val="20"/>
        </w:rPr>
        <w:t>,</w:t>
      </w:r>
    </w:p>
    <w:p w14:paraId="174781A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rac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2D44BF6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ret</w:t>
      </w:r>
      <w:r>
        <w:rPr>
          <w:rFonts w:ascii="微软雅黑" w:eastAsia="微软雅黑" w:hAnsi="微软雅黑"/>
          <w:color w:val="D16969"/>
          <w:sz w:val="20"/>
        </w:rPr>
        <w:t>)</w:t>
      </w:r>
    </w:p>
    <w:p w14:paraId="41708C7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9CDCFE"/>
          <w:sz w:val="20"/>
        </w:rPr>
        <w:t>ret</w:t>
      </w:r>
      <w:r>
        <w:rPr>
          <w:rFonts w:ascii="微软雅黑" w:eastAsia="微软雅黑" w:hAnsi="微软雅黑"/>
          <w:color w:val="D16969"/>
          <w:sz w:val="20"/>
        </w:rPr>
        <w:t>;</w:t>
      </w:r>
    </w:p>
    <w:p w14:paraId="15C8AEB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cluster_idx</w:t>
      </w:r>
      <w:r>
        <w:rPr>
          <w:rFonts w:ascii="微软雅黑" w:eastAsia="微软雅黑" w:hAnsi="微软雅黑"/>
          <w:color w:val="D16969"/>
          <w:sz w:val="20"/>
        </w:rPr>
        <w:t>++;</w:t>
      </w:r>
    </w:p>
    <w:p w14:paraId="4EE31F8F"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pos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7A3E879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f2fs_reset_compress_ctx</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p>
    <w:p w14:paraId="4BE39E9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9CDCFE"/>
          <w:sz w:val="20"/>
        </w:rPr>
        <w:t>ofs_in_node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16969"/>
          <w:sz w:val="20"/>
        </w:rPr>
        <w:t>;</w:t>
      </w:r>
    </w:p>
    <w:p w14:paraId="7648DE4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648328B2" w14:textId="77777777" w:rsidR="002D4922" w:rsidRDefault="00EA61A5">
      <w:pPr>
        <w:shd w:val="clear" w:color="auto" w:fill="1E1E1E"/>
        <w:spacing w:after="0" w:line="240" w:lineRule="auto"/>
      </w:pPr>
      <w:r>
        <w:rPr>
          <w:rFonts w:ascii="微软雅黑" w:eastAsia="微软雅黑" w:hAnsi="微软雅黑"/>
          <w:color w:val="D16969"/>
          <w:sz w:val="20"/>
        </w:rPr>
        <w:t>}</w:t>
      </w:r>
    </w:p>
    <w:p w14:paraId="16BD20CA" w14:textId="77777777" w:rsidR="002D4922" w:rsidRDefault="00EA61A5">
      <w:pPr>
        <w:spacing w:after="0" w:line="360" w:lineRule="auto"/>
        <w:ind w:firstLine="480"/>
        <w:jc w:val="both"/>
      </w:pPr>
      <w:r>
        <w:rPr>
          <w:rFonts w:ascii="Times New Roman" w:eastAsia="宋体" w:hAnsi="Times New Roman"/>
          <w:sz w:val="24"/>
        </w:rPr>
        <w:t>普通映射读取则把本次读取长度加入</w:t>
      </w:r>
      <w:r>
        <w:rPr>
          <w:rFonts w:ascii="Times New Roman" w:eastAsia="宋体" w:hAnsi="Times New Roman"/>
          <w:sz w:val="24"/>
        </w:rPr>
        <w:t xml:space="preserve"> read_bytes_pending</w:t>
      </w:r>
      <w:r>
        <w:rPr>
          <w:rFonts w:ascii="Times New Roman" w:eastAsia="宋体" w:hAnsi="Times New Roman"/>
          <w:sz w:val="24"/>
        </w:rPr>
        <w:t>，随后将</w:t>
      </w:r>
      <w:r>
        <w:rPr>
          <w:rFonts w:ascii="Times New Roman" w:eastAsia="宋体" w:hAnsi="Times New Roman"/>
          <w:sz w:val="24"/>
        </w:rPr>
        <w:t xml:space="preserve"> folio</w:t>
      </w:r>
      <w:r>
        <w:rPr>
          <w:rFonts w:ascii="Times New Roman" w:eastAsia="宋体" w:hAnsi="Times New Roman"/>
          <w:sz w:val="24"/>
        </w:rPr>
        <w:t>、长度和</w:t>
      </w:r>
      <w:r>
        <w:rPr>
          <w:rFonts w:ascii="Times New Roman" w:eastAsia="宋体" w:hAnsi="Times New Roman"/>
          <w:sz w:val="24"/>
        </w:rPr>
        <w:t xml:space="preserve"> folio </w:t>
      </w:r>
      <w:r>
        <w:rPr>
          <w:rFonts w:ascii="Times New Roman" w:eastAsia="宋体" w:hAnsi="Times New Roman"/>
          <w:sz w:val="24"/>
        </w:rPr>
        <w:t>内偏移加入</w:t>
      </w:r>
      <w:r>
        <w:rPr>
          <w:rFonts w:ascii="Times New Roman" w:eastAsia="宋体" w:hAnsi="Times New Roman"/>
          <w:sz w:val="24"/>
        </w:rPr>
        <w:t xml:space="preserve"> bio</w:t>
      </w:r>
      <w:r>
        <w:rPr>
          <w:rFonts w:ascii="Times New Roman" w:eastAsia="宋体" w:hAnsi="Times New Roman"/>
          <w:sz w:val="24"/>
        </w:rPr>
        <w:t>。</w:t>
      </w:r>
      <w:r>
        <w:rPr>
          <w:rFonts w:ascii="Times New Roman" w:eastAsia="宋体" w:hAnsi="Times New Roman"/>
          <w:sz w:val="24"/>
        </w:rPr>
        <w:t xml:space="preserve">bio </w:t>
      </w:r>
      <w:r>
        <w:rPr>
          <w:rFonts w:ascii="Times New Roman" w:eastAsia="宋体" w:hAnsi="Times New Roman"/>
          <w:sz w:val="24"/>
        </w:rPr>
        <w:t>完成后，前文所述的</w:t>
      </w:r>
      <w:r>
        <w:rPr>
          <w:rFonts w:ascii="Times New Roman" w:eastAsia="宋体" w:hAnsi="Times New Roman"/>
          <w:sz w:val="24"/>
        </w:rPr>
        <w:t xml:space="preserve"> f2fs_iomap_finish_folio_read </w:t>
      </w:r>
      <w:r>
        <w:rPr>
          <w:rFonts w:ascii="Times New Roman" w:eastAsia="宋体" w:hAnsi="Times New Roman"/>
          <w:sz w:val="24"/>
        </w:rPr>
        <w:t>会根据相同的范围减少</w:t>
      </w:r>
      <w:r>
        <w:rPr>
          <w:rFonts w:ascii="Times New Roman" w:eastAsia="宋体" w:hAnsi="Times New Roman"/>
          <w:sz w:val="24"/>
        </w:rPr>
        <w:t xml:space="preserve"> pending </w:t>
      </w:r>
      <w:r>
        <w:rPr>
          <w:rFonts w:ascii="Times New Roman" w:eastAsia="宋体" w:hAnsi="Times New Roman"/>
          <w:sz w:val="24"/>
        </w:rPr>
        <w:t>计数。</w:t>
      </w:r>
    </w:p>
    <w:p w14:paraId="709F9CFA" w14:textId="77777777" w:rsidR="002D4922" w:rsidRDefault="00EA61A5">
      <w:pPr>
        <w:shd w:val="clear" w:color="auto" w:fill="1E1E1E"/>
        <w:spacing w:after="0" w:line="240" w:lineRule="auto"/>
      </w:pPr>
      <w:r>
        <w:rPr>
          <w:rFonts w:ascii="Consolas" w:eastAsia="微软雅黑" w:hAnsi="Consolas"/>
          <w:color w:val="D4D4D4"/>
          <w:sz w:val="20"/>
        </w:rPr>
        <w:t>/* Source: fs/f2fs/data.c:5539-5580, f2fs_do_read_single_folio_iomap */</w:t>
      </w:r>
    </w:p>
    <w:p w14:paraId="36561A7B"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2042BDA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3B7332E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p>
    <w:p w14:paraId="4D754D7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spin_unlock_irq</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p>
    <w:p w14:paraId="282AB8BC" w14:textId="77777777" w:rsidR="002D4922" w:rsidRDefault="00EA61A5">
      <w:pPr>
        <w:shd w:val="clear" w:color="auto" w:fill="1E1E1E"/>
        <w:spacing w:after="0" w:line="240" w:lineRule="auto"/>
      </w:pPr>
      <w:r>
        <w:rPr>
          <w:rFonts w:ascii="微软雅黑" w:eastAsia="微软雅黑" w:hAnsi="微软雅黑"/>
          <w:color w:val="D16969"/>
          <w:sz w:val="20"/>
        </w:rPr>
        <w:t>}</w:t>
      </w:r>
    </w:p>
    <w:p w14:paraId="09FDD59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9F80521"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bio_add_folio</w:t>
      </w:r>
      <w:r>
        <w:rPr>
          <w:rFonts w:ascii="微软雅黑" w:eastAsia="微软雅黑" w:hAnsi="微软雅黑"/>
          <w:color w:val="D16969"/>
          <w:sz w:val="20"/>
        </w:rPr>
        <w:t>(</w:t>
      </w:r>
      <w:r>
        <w:rPr>
          <w:rFonts w:ascii="微软雅黑" w:eastAsia="微软雅黑" w:hAnsi="微软雅黑"/>
          <w:color w:val="9CDCFE"/>
          <w:sz w:val="20"/>
        </w:rPr>
        <w:t>ctx</w:t>
      </w:r>
      <w:r>
        <w:rPr>
          <w:rFonts w:ascii="微软雅黑" w:eastAsia="微软雅黑" w:hAnsi="微软雅黑"/>
          <w:color w:val="D16969"/>
          <w:sz w:val="20"/>
        </w:rPr>
        <w:t>-&gt;</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plen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poff</w:t>
      </w:r>
      <w:r>
        <w:rPr>
          <w:rFonts w:ascii="微软雅黑" w:eastAsia="微软雅黑" w:hAnsi="微软雅黑"/>
          <w:color w:val="D16969"/>
          <w:sz w:val="20"/>
        </w:rPr>
        <w:t>))</w:t>
      </w:r>
    </w:p>
    <w:p w14:paraId="6AE9A5D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submit_and_realloc</w:t>
      </w:r>
      <w:r>
        <w:rPr>
          <w:rFonts w:ascii="微软雅黑" w:eastAsia="微软雅黑" w:hAnsi="微软雅黑"/>
          <w:color w:val="D16969"/>
          <w:sz w:val="20"/>
        </w:rPr>
        <w:t>;</w:t>
      </w:r>
    </w:p>
    <w:p w14:paraId="208B332C" w14:textId="77777777" w:rsidR="002D4922" w:rsidRDefault="00EA61A5">
      <w:pPr>
        <w:spacing w:after="0" w:line="360" w:lineRule="auto"/>
        <w:ind w:firstLine="480"/>
        <w:jc w:val="both"/>
      </w:pPr>
      <w:r>
        <w:rPr>
          <w:rFonts w:ascii="Times New Roman" w:eastAsia="宋体" w:hAnsi="Times New Roman"/>
          <w:sz w:val="24"/>
        </w:rPr>
        <w:t>通过上述分层，压缩读取中的映射判断和</w:t>
      </w:r>
      <w:r>
        <w:rPr>
          <w:rFonts w:ascii="Times New Roman" w:eastAsia="宋体" w:hAnsi="Times New Roman"/>
          <w:sz w:val="24"/>
        </w:rPr>
        <w:t xml:space="preserve"> I/O </w:t>
      </w:r>
      <w:r>
        <w:rPr>
          <w:rFonts w:ascii="Times New Roman" w:eastAsia="宋体" w:hAnsi="Times New Roman"/>
          <w:sz w:val="24"/>
        </w:rPr>
        <w:t>提交被分开处理。</w:t>
      </w:r>
      <w:r>
        <w:rPr>
          <w:rFonts w:ascii="Times New Roman" w:eastAsia="宋体" w:hAnsi="Times New Roman"/>
          <w:sz w:val="24"/>
        </w:rPr>
        <w:t xml:space="preserve">f2fs_buffered_read_compress_iomap_begin </w:t>
      </w:r>
      <w:r>
        <w:rPr>
          <w:rFonts w:ascii="Times New Roman" w:eastAsia="宋体" w:hAnsi="Times New Roman"/>
          <w:sz w:val="24"/>
        </w:rPr>
        <w:t>负责识别普通区间、单个压缩簇和多个压缩簇。</w:t>
      </w:r>
      <w:r>
        <w:rPr>
          <w:rFonts w:ascii="Times New Roman" w:eastAsia="宋体" w:hAnsi="Times New Roman"/>
          <w:sz w:val="24"/>
        </w:rPr>
        <w:t xml:space="preserve">f2fs_compress_readpage_iter </w:t>
      </w:r>
      <w:r>
        <w:rPr>
          <w:rFonts w:ascii="Times New Roman" w:eastAsia="宋体" w:hAnsi="Times New Roman"/>
          <w:sz w:val="24"/>
        </w:rPr>
        <w:t>根据识别结果进入普通</w:t>
      </w:r>
      <w:r>
        <w:rPr>
          <w:rFonts w:ascii="Times New Roman" w:eastAsia="宋体" w:hAnsi="Times New Roman"/>
          <w:sz w:val="24"/>
        </w:rPr>
        <w:t xml:space="preserve"> bio </w:t>
      </w:r>
      <w:r>
        <w:rPr>
          <w:rFonts w:ascii="Times New Roman" w:eastAsia="宋体" w:hAnsi="Times New Roman"/>
          <w:sz w:val="24"/>
        </w:rPr>
        <w:t>读取或压缩簇读取。</w:t>
      </w:r>
      <w:r>
        <w:rPr>
          <w:rFonts w:ascii="Times New Roman" w:eastAsia="宋体" w:hAnsi="Times New Roman"/>
          <w:sz w:val="24"/>
        </w:rPr>
        <w:t xml:space="preserve">read_bytes_pending </w:t>
      </w:r>
      <w:r>
        <w:rPr>
          <w:rFonts w:ascii="Times New Roman" w:eastAsia="宋体" w:hAnsi="Times New Roman"/>
          <w:sz w:val="24"/>
        </w:rPr>
        <w:t>则保证</w:t>
      </w:r>
      <w:r>
        <w:rPr>
          <w:rFonts w:ascii="Times New Roman" w:eastAsia="宋体" w:hAnsi="Times New Roman"/>
          <w:sz w:val="24"/>
        </w:rPr>
        <w:t xml:space="preserve"> Large Folio </w:t>
      </w:r>
      <w:r>
        <w:rPr>
          <w:rFonts w:ascii="Times New Roman" w:eastAsia="宋体" w:hAnsi="Times New Roman"/>
          <w:sz w:val="24"/>
        </w:rPr>
        <w:t>的完成时机不会早于内部子区间</w:t>
      </w:r>
      <w:r>
        <w:rPr>
          <w:rFonts w:ascii="Times New Roman" w:eastAsia="宋体" w:hAnsi="Times New Roman"/>
          <w:sz w:val="24"/>
        </w:rPr>
        <w:t xml:space="preserve"> I/O</w:t>
      </w:r>
      <w:r>
        <w:rPr>
          <w:rFonts w:ascii="Times New Roman" w:eastAsia="宋体" w:hAnsi="Times New Roman"/>
          <w:sz w:val="24"/>
        </w:rPr>
        <w:t>。</w:t>
      </w:r>
    </w:p>
    <w:p w14:paraId="1736D65C" w14:textId="77777777" w:rsidR="002D4922" w:rsidRDefault="00EA61A5">
      <w:pPr>
        <w:pStyle w:val="31"/>
        <w:rPr>
          <w:lang w:eastAsia="zh-CN"/>
        </w:rPr>
      </w:pPr>
      <w:bookmarkStart w:id="135" w:name="_Toc229385020"/>
      <w:r>
        <w:rPr>
          <w:rFonts w:ascii="Times New Roman" w:eastAsia="宋体" w:hAnsi="Times New Roman"/>
          <w:lang w:eastAsia="zh-CN"/>
        </w:rPr>
        <w:lastRenderedPageBreak/>
        <w:t xml:space="preserve">4.6.2 </w:t>
      </w:r>
      <w:r>
        <w:rPr>
          <w:rFonts w:ascii="Times New Roman" w:eastAsia="宋体" w:hAnsi="Times New Roman"/>
          <w:lang w:eastAsia="zh-CN"/>
        </w:rPr>
        <w:t>压缩写入中的</w:t>
      </w:r>
      <w:r>
        <w:rPr>
          <w:rFonts w:ascii="Times New Roman" w:eastAsia="宋体" w:hAnsi="Times New Roman"/>
          <w:lang w:eastAsia="zh-CN"/>
        </w:rPr>
        <w:t xml:space="preserve"> Large Folio </w:t>
      </w:r>
      <w:r>
        <w:rPr>
          <w:rFonts w:ascii="Times New Roman" w:eastAsia="宋体" w:hAnsi="Times New Roman"/>
          <w:lang w:eastAsia="zh-CN"/>
        </w:rPr>
        <w:t>准备</w:t>
      </w:r>
      <w:bookmarkEnd w:id="135"/>
    </w:p>
    <w:p w14:paraId="2DCA43D1"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压缩写入比普通写入多了</w:t>
      </w:r>
      <w:r>
        <w:rPr>
          <w:rFonts w:ascii="Times New Roman" w:eastAsia="宋体" w:hAnsi="Times New Roman"/>
          <w:sz w:val="24"/>
          <w:lang w:eastAsia="zh-CN"/>
        </w:rPr>
        <w:t xml:space="preserve"> read-modify-write </w:t>
      </w:r>
      <w:r>
        <w:rPr>
          <w:rFonts w:ascii="Times New Roman" w:eastAsia="宋体" w:hAnsi="Times New Roman"/>
          <w:sz w:val="24"/>
          <w:lang w:eastAsia="zh-CN"/>
        </w:rPr>
        <w:t>过程。若写入只覆盖压缩簇的一部分，文件系统需要先读取原有簇内容，解压后在页缓存中补齐未写入部分，再让用户写入覆盖目标范围。</w:t>
      </w:r>
      <w:r>
        <w:rPr>
          <w:rFonts w:ascii="Times New Roman" w:eastAsia="宋体" w:hAnsi="Times New Roman"/>
          <w:sz w:val="24"/>
          <w:lang w:eastAsia="zh-CN"/>
        </w:rPr>
        <w:t xml:space="preserve">Large Folio </w:t>
      </w:r>
      <w:r>
        <w:rPr>
          <w:rFonts w:ascii="Times New Roman" w:eastAsia="宋体" w:hAnsi="Times New Roman"/>
          <w:sz w:val="24"/>
          <w:lang w:eastAsia="zh-CN"/>
        </w:rPr>
        <w:t>场景下，这个过程还要考虑</w:t>
      </w:r>
      <w:r>
        <w:rPr>
          <w:rFonts w:ascii="Times New Roman" w:eastAsia="宋体" w:hAnsi="Times New Roman"/>
          <w:sz w:val="24"/>
          <w:lang w:eastAsia="zh-CN"/>
        </w:rPr>
        <w:t xml:space="preserve"> folio </w:t>
      </w:r>
      <w:r>
        <w:rPr>
          <w:rFonts w:ascii="Times New Roman" w:eastAsia="宋体" w:hAnsi="Times New Roman"/>
          <w:sz w:val="24"/>
          <w:lang w:eastAsia="zh-CN"/>
        </w:rPr>
        <w:t>与</w:t>
      </w:r>
      <w:r>
        <w:rPr>
          <w:rFonts w:ascii="Times New Roman" w:eastAsia="宋体" w:hAnsi="Times New Roman"/>
          <w:sz w:val="24"/>
          <w:lang w:eastAsia="zh-CN"/>
        </w:rPr>
        <w:t xml:space="preserve"> cluster </w:t>
      </w:r>
      <w:r>
        <w:rPr>
          <w:rFonts w:ascii="Times New Roman" w:eastAsia="宋体" w:hAnsi="Times New Roman"/>
          <w:sz w:val="24"/>
          <w:lang w:eastAsia="zh-CN"/>
        </w:rPr>
        <w:t>的边界不一致。</w:t>
      </w:r>
    </w:p>
    <w:p w14:paraId="43986BD6"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实现中，压缩写入分为头部部分簇、中间完整簇和尾部部分簇。部分簇需要读取原有压缩数据；完整簇可以直接标记对应范围为</w:t>
      </w:r>
      <w:r>
        <w:rPr>
          <w:rFonts w:ascii="Times New Roman" w:eastAsia="宋体" w:hAnsi="Times New Roman"/>
          <w:sz w:val="24"/>
          <w:lang w:eastAsia="zh-CN"/>
        </w:rPr>
        <w:t xml:space="preserve"> uptodate</w:t>
      </w:r>
      <w:r>
        <w:rPr>
          <w:rFonts w:ascii="Times New Roman" w:eastAsia="宋体" w:hAnsi="Times New Roman"/>
          <w:sz w:val="24"/>
          <w:lang w:eastAsia="zh-CN"/>
        </w:rPr>
        <w:t>；最后通过</w:t>
      </w:r>
      <w:r>
        <w:rPr>
          <w:rFonts w:ascii="Times New Roman" w:eastAsia="宋体" w:hAnsi="Times New Roman"/>
          <w:sz w:val="24"/>
          <w:lang w:eastAsia="zh-CN"/>
        </w:rPr>
        <w:t xml:space="preserve"> read_bytes_pending </w:t>
      </w:r>
      <w:r>
        <w:rPr>
          <w:rFonts w:ascii="Times New Roman" w:eastAsia="宋体" w:hAnsi="Times New Roman"/>
          <w:sz w:val="24"/>
          <w:lang w:eastAsia="zh-CN"/>
        </w:rPr>
        <w:t>的偏置等待必要读取完成。</w:t>
      </w:r>
    </w:p>
    <w:p w14:paraId="496DD273" w14:textId="77777777" w:rsidR="002D4922" w:rsidRDefault="00EA61A5">
      <w:pPr>
        <w:shd w:val="clear" w:color="auto" w:fill="1E1E1E"/>
        <w:spacing w:after="0" w:line="240" w:lineRule="auto"/>
      </w:pPr>
      <w:r>
        <w:rPr>
          <w:rFonts w:ascii="Consolas" w:eastAsia="微软雅黑" w:hAnsi="Consolas"/>
          <w:color w:val="D4D4D4"/>
          <w:sz w:val="20"/>
        </w:rPr>
        <w:t>/* Source: fs/f2fs/data.c:5666-5874, f2fs_buffered_write_iomap_begin */</w:t>
      </w:r>
    </w:p>
    <w:p w14:paraId="152F5A39" w14:textId="77777777" w:rsidR="002D4922" w:rsidRDefault="00EA61A5">
      <w:pPr>
        <w:shd w:val="clear" w:color="auto" w:fill="1E1E1E"/>
        <w:spacing w:after="0" w:line="240" w:lineRule="auto"/>
      </w:pPr>
      <w:r>
        <w:rPr>
          <w:rFonts w:ascii="微软雅黑" w:eastAsia="微软雅黑" w:hAnsi="微软雅黑"/>
          <w:color w:val="4EC9B0"/>
          <w:sz w:val="20"/>
        </w:rPr>
        <w:t>folio</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iomap_get_folio</w:t>
      </w:r>
      <w:r>
        <w:rPr>
          <w:rFonts w:ascii="微软雅黑" w:eastAsia="微软雅黑" w:hAnsi="微软雅黑"/>
          <w:color w:val="D16969"/>
          <w:sz w:val="20"/>
        </w:rPr>
        <w:t>(</w:t>
      </w:r>
      <w:r>
        <w:rPr>
          <w:rFonts w:ascii="微软雅黑" w:eastAsia="微软雅黑" w:hAnsi="微软雅黑"/>
          <w:color w:val="9CDCFE"/>
          <w:sz w:val="20"/>
        </w:rPr>
        <w:t>iter</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offset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length</w:t>
      </w:r>
      <w:r>
        <w:rPr>
          <w:rFonts w:ascii="微软雅黑" w:eastAsia="微软雅黑" w:hAnsi="微软雅黑"/>
          <w:color w:val="D16969"/>
          <w:sz w:val="20"/>
        </w:rPr>
        <w:t>);</w:t>
      </w:r>
    </w:p>
    <w:p w14:paraId="54A50B61"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IS_ERR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AB27DC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return</w:t>
      </w:r>
      <w:r>
        <w:rPr>
          <w:rFonts w:ascii="微软雅黑" w:eastAsia="微软雅黑" w:hAnsi="微软雅黑"/>
          <w:color w:val="D4D4D4"/>
          <w:sz w:val="20"/>
        </w:rPr>
        <w:t xml:space="preserve"> </w:t>
      </w:r>
      <w:r>
        <w:rPr>
          <w:rFonts w:ascii="微软雅黑" w:eastAsia="微软雅黑" w:hAnsi="微软雅黑"/>
          <w:color w:val="DCDCAA"/>
          <w:sz w:val="20"/>
        </w:rPr>
        <w:t>PTR_ERR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0C90FB17"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0FD5E20" w14:textId="77777777" w:rsidR="002D4922" w:rsidRDefault="00EA61A5">
      <w:pPr>
        <w:shd w:val="clear" w:color="auto" w:fill="1E1E1E"/>
        <w:spacing w:after="0" w:line="240" w:lineRule="auto"/>
      </w:pPr>
      <w:r>
        <w:rPr>
          <w:rFonts w:ascii="微软雅黑" w:eastAsia="微软雅黑" w:hAnsi="微软雅黑"/>
          <w:color w:val="9CDCFE"/>
          <w:sz w:val="20"/>
        </w:rPr>
        <w:t>fifs</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f2fs_ifs_alloc</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iter</w:t>
      </w:r>
      <w:r>
        <w:rPr>
          <w:rFonts w:ascii="微软雅黑" w:eastAsia="微软雅黑" w:hAnsi="微软雅黑"/>
          <w:color w:val="D16969"/>
          <w:sz w:val="20"/>
        </w:rPr>
        <w:t>-&gt;</w:t>
      </w:r>
      <w:r>
        <w:rPr>
          <w:rFonts w:ascii="微软雅黑" w:eastAsia="微软雅黑" w:hAnsi="微软雅黑"/>
          <w:color w:val="9CDCFE"/>
          <w:sz w:val="20"/>
        </w:rPr>
        <w:t>flags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0310B105"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263B38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spin_lock_irqsave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35EC24E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3F50AC5A"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spin_unlock_irqrestore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14F0CAE5" w14:textId="77777777" w:rsidR="002D4922" w:rsidRDefault="00EA61A5">
      <w:pPr>
        <w:shd w:val="clear" w:color="auto" w:fill="1E1E1E"/>
        <w:spacing w:after="0" w:line="240" w:lineRule="auto"/>
      </w:pPr>
      <w:r>
        <w:rPr>
          <w:rFonts w:ascii="微软雅黑" w:eastAsia="微软雅黑" w:hAnsi="微软雅黑"/>
          <w:color w:val="D16969"/>
          <w:sz w:val="20"/>
        </w:rPr>
        <w:t>}</w:t>
      </w:r>
    </w:p>
    <w:p w14:paraId="74A470A1"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6381CE97" w14:textId="77777777" w:rsidR="002D4922" w:rsidRDefault="00EA61A5">
      <w:pPr>
        <w:shd w:val="clear" w:color="auto" w:fill="1E1E1E"/>
        <w:spacing w:after="0" w:line="240" w:lineRule="auto"/>
      </w:pPr>
      <w:r>
        <w:rPr>
          <w:rFonts w:ascii="微软雅黑" w:eastAsia="微软雅黑" w:hAnsi="微软雅黑"/>
          <w:color w:val="9CDCFE"/>
          <w:sz w:val="20"/>
        </w:rPr>
        <w:t>head_cluster_start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start_idx</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pgoff_t</w:t>
      </w:r>
      <w:r>
        <w:rPr>
          <w:rFonts w:ascii="微软雅黑" w:eastAsia="微软雅黑" w:hAnsi="微软雅黑"/>
          <w:color w:val="D16969"/>
          <w:sz w:val="20"/>
        </w:rPr>
        <w:t>)</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05DF6BAC" w14:textId="77777777" w:rsidR="002D4922" w:rsidRDefault="00EA61A5">
      <w:pPr>
        <w:shd w:val="clear" w:color="auto" w:fill="1E1E1E"/>
        <w:spacing w:after="0" w:line="240" w:lineRule="auto"/>
      </w:pPr>
      <w:r>
        <w:rPr>
          <w:rFonts w:ascii="微软雅黑" w:eastAsia="微软雅黑" w:hAnsi="微软雅黑"/>
          <w:color w:val="9CDCFE"/>
          <w:sz w:val="20"/>
        </w:rPr>
        <w:t>tail_cluster_start</w:t>
      </w:r>
      <w:r>
        <w:rPr>
          <w:rFonts w:ascii="微软雅黑" w:eastAsia="微软雅黑" w:hAnsi="微软雅黑"/>
          <w:color w:val="D4D4D4"/>
          <w:sz w:val="20"/>
        </w:rPr>
        <w:t xml:space="preserve"> </w:t>
      </w:r>
      <w:r>
        <w:rPr>
          <w:rFonts w:ascii="微软雅黑" w:eastAsia="微软雅黑" w:hAnsi="微软雅黑"/>
          <w:color w:val="D16969"/>
          <w:sz w:val="20"/>
        </w:rPr>
        <w:t>=</w:t>
      </w:r>
    </w:p>
    <w:p w14:paraId="67325FC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folio_nr_pages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p>
    <w:p w14:paraId="12913B46" w14:textId="77777777" w:rsidR="002D4922" w:rsidRDefault="00EA61A5">
      <w:pPr>
        <w:shd w:val="clear" w:color="auto" w:fill="1E1E1E"/>
        <w:spacing w:after="0" w:line="240" w:lineRule="auto"/>
      </w:pPr>
      <w:r>
        <w:rPr>
          <w:rFonts w:ascii="微软雅黑" w:eastAsia="微软雅黑" w:hAnsi="微软雅黑"/>
          <w:color w:val="D4D4D4"/>
          <w:sz w:val="20"/>
        </w:rPr>
        <w:tab/>
        <w:t>~</w:t>
      </w:r>
      <w:r>
        <w:rPr>
          <w:rFonts w:ascii="微软雅黑" w:eastAsia="微软雅黑" w:hAnsi="微软雅黑"/>
          <w:color w:val="D16969"/>
          <w:sz w:val="20"/>
        </w:rPr>
        <w:t>((</w:t>
      </w:r>
      <w:r>
        <w:rPr>
          <w:rFonts w:ascii="微软雅黑" w:eastAsia="微软雅黑" w:hAnsi="微软雅黑"/>
          <w:color w:val="4EC9B0"/>
          <w:sz w:val="20"/>
        </w:rPr>
        <w:t>pgoff_t</w:t>
      </w:r>
      <w:r>
        <w:rPr>
          <w:rFonts w:ascii="微软雅黑" w:eastAsia="微软雅黑" w:hAnsi="微软雅黑"/>
          <w:color w:val="D16969"/>
          <w:sz w:val="20"/>
        </w:rPr>
        <w:t>)</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689BA81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68BAADC" w14:textId="77777777" w:rsidR="002D4922" w:rsidRDefault="00EA61A5">
      <w:pPr>
        <w:shd w:val="clear" w:color="auto" w:fill="1E1E1E"/>
        <w:spacing w:after="0" w:line="240" w:lineRule="auto"/>
      </w:pPr>
      <w:r>
        <w:rPr>
          <w:rFonts w:ascii="微软雅黑" w:eastAsia="微软雅黑" w:hAnsi="微软雅黑"/>
          <w:color w:val="9CDCFE"/>
          <w:sz w:val="20"/>
        </w:rPr>
        <w:t>head_partial</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start_idx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head_cluster_start</w:t>
      </w:r>
      <w:r>
        <w:rPr>
          <w:rFonts w:ascii="微软雅黑" w:eastAsia="微软雅黑" w:hAnsi="微软雅黑"/>
          <w:color w:val="D16969"/>
          <w:sz w:val="20"/>
        </w:rPr>
        <w:t>;</w:t>
      </w:r>
    </w:p>
    <w:p w14:paraId="2726781D" w14:textId="77777777" w:rsidR="002D4922" w:rsidRDefault="00EA61A5">
      <w:pPr>
        <w:shd w:val="clear" w:color="auto" w:fill="1E1E1E"/>
        <w:spacing w:after="0" w:line="240" w:lineRule="auto"/>
      </w:pPr>
      <w:r>
        <w:rPr>
          <w:rFonts w:ascii="微软雅黑" w:eastAsia="微软雅黑" w:hAnsi="微软雅黑"/>
          <w:color w:val="9CDCFE"/>
          <w:sz w:val="20"/>
        </w:rPr>
        <w:t>tail_partial</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end_idx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tail_cluster_start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16969"/>
          <w:sz w:val="20"/>
        </w:rPr>
        <w:t>;</w:t>
      </w:r>
    </w:p>
    <w:p w14:paraId="09DAC13D"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部分簇处理时，代码把相关</w:t>
      </w:r>
      <w:r>
        <w:rPr>
          <w:rFonts w:ascii="Times New Roman" w:eastAsia="宋体" w:hAnsi="Times New Roman"/>
          <w:sz w:val="24"/>
          <w:lang w:eastAsia="zh-CN"/>
        </w:rPr>
        <w:t xml:space="preserve"> folio </w:t>
      </w:r>
      <w:r>
        <w:rPr>
          <w:rFonts w:ascii="Times New Roman" w:eastAsia="宋体" w:hAnsi="Times New Roman"/>
          <w:sz w:val="24"/>
          <w:lang w:eastAsia="zh-CN"/>
        </w:rPr>
        <w:t>加入压缩上下文，并根据</w:t>
      </w:r>
      <w:r>
        <w:rPr>
          <w:rFonts w:ascii="Times New Roman" w:eastAsia="宋体" w:hAnsi="Times New Roman"/>
          <w:sz w:val="24"/>
          <w:lang w:eastAsia="zh-CN"/>
        </w:rPr>
        <w:t xml:space="preserve"> folio </w:t>
      </w:r>
      <w:r>
        <w:rPr>
          <w:rFonts w:ascii="Times New Roman" w:eastAsia="宋体" w:hAnsi="Times New Roman"/>
          <w:sz w:val="24"/>
          <w:lang w:eastAsia="zh-CN"/>
        </w:rPr>
        <w:t>内子页的</w:t>
      </w:r>
      <w:r>
        <w:rPr>
          <w:rFonts w:ascii="Times New Roman" w:eastAsia="宋体" w:hAnsi="Times New Roman"/>
          <w:sz w:val="24"/>
          <w:lang w:eastAsia="zh-CN"/>
        </w:rPr>
        <w:t xml:space="preserve"> uptodate </w:t>
      </w:r>
      <w:r>
        <w:rPr>
          <w:rFonts w:ascii="Times New Roman" w:eastAsia="宋体" w:hAnsi="Times New Roman"/>
          <w:sz w:val="24"/>
          <w:lang w:eastAsia="zh-CN"/>
        </w:rPr>
        <w:t>位判断是否需要真正读取压缩簇。中间完整簇不需要读取旧数据，可以直接设置</w:t>
      </w:r>
      <w:r>
        <w:rPr>
          <w:rFonts w:ascii="Times New Roman" w:eastAsia="宋体" w:hAnsi="Times New Roman"/>
          <w:sz w:val="24"/>
          <w:lang w:eastAsia="zh-CN"/>
        </w:rPr>
        <w:t xml:space="preserve"> folio </w:t>
      </w:r>
      <w:r>
        <w:rPr>
          <w:rFonts w:ascii="Times New Roman" w:eastAsia="宋体" w:hAnsi="Times New Roman"/>
          <w:sz w:val="24"/>
          <w:lang w:eastAsia="zh-CN"/>
        </w:rPr>
        <w:t>内对应范围的</w:t>
      </w:r>
      <w:r>
        <w:rPr>
          <w:rFonts w:ascii="Times New Roman" w:eastAsia="宋体" w:hAnsi="Times New Roman"/>
          <w:sz w:val="24"/>
          <w:lang w:eastAsia="zh-CN"/>
        </w:rPr>
        <w:t xml:space="preserve"> uptodate </w:t>
      </w:r>
      <w:r>
        <w:rPr>
          <w:rFonts w:ascii="Times New Roman" w:eastAsia="宋体" w:hAnsi="Times New Roman"/>
          <w:sz w:val="24"/>
          <w:lang w:eastAsia="zh-CN"/>
        </w:rPr>
        <w:t>位。</w:t>
      </w:r>
    </w:p>
    <w:p w14:paraId="2833E654" w14:textId="77777777" w:rsidR="002D4922" w:rsidRDefault="00EA61A5">
      <w:pPr>
        <w:shd w:val="clear" w:color="auto" w:fill="1E1E1E"/>
        <w:spacing w:after="0" w:line="240" w:lineRule="auto"/>
      </w:pPr>
      <w:r>
        <w:rPr>
          <w:rFonts w:ascii="Consolas" w:eastAsia="微软雅黑" w:hAnsi="Consolas"/>
          <w:color w:val="D4D4D4"/>
          <w:sz w:val="20"/>
        </w:rPr>
        <w:t>/* Source: fs/f2fs/data.c:5772-5813, f2fs_buffered_write_iomap_begin */</w:t>
      </w:r>
    </w:p>
    <w:p w14:paraId="6A17DB96"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all_uptodate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304FF6B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struct</w:t>
      </w:r>
      <w:r>
        <w:rPr>
          <w:rFonts w:ascii="微软雅黑" w:eastAsia="微软雅黑" w:hAnsi="微软雅黑"/>
          <w:color w:val="D4D4D4"/>
          <w:sz w:val="20"/>
        </w:rPr>
        <w:t xml:space="preserve"> </w:t>
      </w:r>
      <w:r>
        <w:rPr>
          <w:rFonts w:ascii="微软雅黑" w:eastAsia="微软雅黑" w:hAnsi="微软雅黑"/>
          <w:color w:val="4EC9B0"/>
          <w:sz w:val="20"/>
        </w:rPr>
        <w:t>f2fs_compressed_pblks_info</w:t>
      </w:r>
      <w:r>
        <w:rPr>
          <w:rFonts w:ascii="微软雅黑" w:eastAsia="微软雅黑" w:hAnsi="微软雅黑"/>
          <w:color w:val="D4D4D4"/>
          <w:sz w:val="20"/>
        </w:rPr>
        <w:t xml:space="preserve"> </w:t>
      </w:r>
      <w:r>
        <w:rPr>
          <w:rFonts w:ascii="微软雅黑" w:eastAsia="微软雅黑" w:hAnsi="微软雅黑"/>
          <w:color w:val="9CDCFE"/>
          <w:sz w:val="20"/>
        </w:rPr>
        <w:t>pi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dn</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dn</w:t>
      </w:r>
      <w:r>
        <w:rPr>
          <w:rFonts w:ascii="微软雅黑" w:eastAsia="微软雅黑" w:hAnsi="微软雅黑"/>
          <w:color w:val="D4D4D4"/>
          <w:sz w:val="20"/>
        </w:rPr>
        <w:t xml:space="preserve"> </w:t>
      </w:r>
      <w:r>
        <w:rPr>
          <w:rFonts w:ascii="微软雅黑" w:eastAsia="微软雅黑" w:hAnsi="微软雅黑"/>
          <w:color w:val="D16969"/>
          <w:sz w:val="20"/>
        </w:rPr>
        <w:t>};</w:t>
      </w:r>
    </w:p>
    <w:p w14:paraId="06B9840F"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160BED4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9CDCFE"/>
          <w:sz w:val="20"/>
        </w:rPr>
        <w:t>cluster_idx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idx</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&gt;&gt;</w:t>
      </w:r>
      <w:r>
        <w:rPr>
          <w:rFonts w:ascii="微软雅黑" w:eastAsia="微软雅黑" w:hAnsi="微软雅黑"/>
          <w:color w:val="D4D4D4"/>
          <w:sz w:val="20"/>
        </w:rPr>
        <w:t xml:space="preserve"> </w:t>
      </w:r>
      <w:r>
        <w:rPr>
          <w:rFonts w:ascii="微软雅黑" w:eastAsia="微软雅黑" w:hAnsi="微软雅黑"/>
          <w:color w:val="9CDCFE"/>
          <w:sz w:val="20"/>
        </w:rPr>
        <w:t>log_cluster_size</w:t>
      </w:r>
      <w:r>
        <w:rPr>
          <w:rFonts w:ascii="微软雅黑" w:eastAsia="微软雅黑" w:hAnsi="微软雅黑"/>
          <w:color w:val="D16969"/>
          <w:sz w:val="20"/>
        </w:rPr>
        <w:t>;</w:t>
      </w:r>
    </w:p>
    <w:p w14:paraId="629B38C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err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f2fs_read_multi_folios</w:t>
      </w:r>
      <w:r>
        <w:rPr>
          <w:rFonts w:ascii="微软雅黑" w:eastAsia="微软雅黑" w:hAnsi="微软雅黑"/>
          <w:color w:val="D16969"/>
          <w:sz w:val="20"/>
        </w:rPr>
        <w:t>(&amp;</w:t>
      </w:r>
      <w:r>
        <w:rPr>
          <w:rFonts w:ascii="微软雅黑" w:eastAsia="微软雅黑" w:hAnsi="微软雅黑"/>
          <w:color w:val="9CDCFE"/>
          <w:sz w:val="20"/>
        </w:rPr>
        <w:t>cc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pi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dn</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4EC9B0"/>
          <w:sz w:val="20"/>
        </w:rPr>
        <w:t>bio</w:t>
      </w:r>
      <w:r>
        <w:rPr>
          <w:rFonts w:ascii="微软雅黑" w:eastAsia="微软雅黑" w:hAnsi="微软雅黑"/>
          <w:color w:val="D16969"/>
          <w:sz w:val="20"/>
        </w:rPr>
        <w:t>,</w:t>
      </w:r>
    </w:p>
    <w:p w14:paraId="77DDFEA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CDCAA"/>
          <w:sz w:val="20"/>
        </w:rPr>
        <w:t>folio_nr_pages</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A7F877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err</w:t>
      </w:r>
      <w:r>
        <w:rPr>
          <w:rFonts w:ascii="微软雅黑" w:eastAsia="微软雅黑" w:hAnsi="微软雅黑"/>
          <w:color w:val="D16969"/>
          <w:sz w:val="20"/>
        </w:rPr>
        <w:t>)</w:t>
      </w:r>
    </w:p>
    <w:p w14:paraId="297CB3A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goto</w:t>
      </w:r>
      <w:r>
        <w:rPr>
          <w:rFonts w:ascii="微软雅黑" w:eastAsia="微软雅黑" w:hAnsi="微软雅黑"/>
          <w:color w:val="D4D4D4"/>
          <w:sz w:val="20"/>
        </w:rPr>
        <w:t xml:space="preserve"> </w:t>
      </w:r>
      <w:r>
        <w:rPr>
          <w:rFonts w:ascii="微软雅黑" w:eastAsia="微软雅黑" w:hAnsi="微软雅黑"/>
          <w:color w:val="9CDCFE"/>
          <w:sz w:val="20"/>
        </w:rPr>
        <w:t>out_err_unlock</w:t>
      </w:r>
      <w:r>
        <w:rPr>
          <w:rFonts w:ascii="微软雅黑" w:eastAsia="微软雅黑" w:hAnsi="微软雅黑"/>
          <w:color w:val="D16969"/>
          <w:sz w:val="20"/>
        </w:rPr>
        <w:t>;</w:t>
      </w:r>
    </w:p>
    <w:p w14:paraId="3003E156" w14:textId="77777777" w:rsidR="002D4922" w:rsidRDefault="00EA61A5">
      <w:pPr>
        <w:shd w:val="clear" w:color="auto" w:fill="1E1E1E"/>
        <w:spacing w:after="0" w:line="240" w:lineRule="auto"/>
      </w:pPr>
      <w:r>
        <w:rPr>
          <w:rFonts w:ascii="微软雅黑" w:eastAsia="微软雅黑" w:hAnsi="微软雅黑"/>
          <w:color w:val="D16969"/>
          <w:sz w:val="20"/>
        </w:rPr>
        <w:lastRenderedPageBreak/>
        <w:t>}</w:t>
      </w:r>
    </w:p>
    <w:p w14:paraId="1FE85C69"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02DFC84" w14:textId="77777777" w:rsidR="002D4922" w:rsidRDefault="00EA61A5">
      <w:pPr>
        <w:shd w:val="clear" w:color="auto" w:fill="1E1E1E"/>
        <w:spacing w:after="0" w:line="240" w:lineRule="auto"/>
      </w:pPr>
      <w:r>
        <w:rPr>
          <w:rFonts w:ascii="微软雅黑" w:eastAsia="微软雅黑" w:hAnsi="微软雅黑"/>
          <w:color w:val="DCDCAA"/>
          <w:sz w:val="20"/>
        </w:rPr>
        <w:t>iomap_set_range_uptodate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coff</w:t>
      </w:r>
      <w:r>
        <w:rPr>
          <w:rFonts w:ascii="微软雅黑" w:eastAsia="微软雅黑" w:hAnsi="微软雅黑"/>
          <w:color w:val="D16969"/>
          <w:sz w:val="20"/>
        </w:rPr>
        <w:t>,</w:t>
      </w:r>
    </w:p>
    <w:p w14:paraId="6F3D1BA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D16969"/>
          <w:sz w:val="20"/>
        </w:rPr>
        <w:t>(</w:t>
      </w:r>
      <w:r>
        <w:rPr>
          <w:rFonts w:ascii="微软雅黑" w:eastAsia="微软雅黑" w:hAnsi="微软雅黑"/>
          <w:color w:val="4EC9B0"/>
          <w:sz w:val="20"/>
        </w:rPr>
        <w:t>size_t</w:t>
      </w:r>
      <w:r>
        <w:rPr>
          <w:rFonts w:ascii="微软雅黑" w:eastAsia="微软雅黑" w:hAnsi="微软雅黑"/>
          <w:color w:val="D16969"/>
          <w:sz w:val="20"/>
        </w:rPr>
        <w:t>)</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165AF5B8" w14:textId="77777777" w:rsidR="002D4922" w:rsidRDefault="00EA61A5">
      <w:pPr>
        <w:shd w:val="clear" w:color="auto" w:fill="1E1E1E"/>
        <w:spacing w:after="0" w:line="240" w:lineRule="auto"/>
      </w:pPr>
      <w:r>
        <w:rPr>
          <w:rFonts w:ascii="微软雅黑" w:eastAsia="微软雅黑" w:hAnsi="微软雅黑"/>
          <w:color w:val="9CDCFE"/>
          <w:sz w:val="20"/>
        </w:rPr>
        <w:t>iomap</w:t>
      </w:r>
      <w:r>
        <w:rPr>
          <w:rFonts w:ascii="微软雅黑" w:eastAsia="微软雅黑" w:hAnsi="微软雅黑"/>
          <w:color w:val="D16969"/>
          <w:sz w:val="20"/>
        </w:rPr>
        <w:t>-&gt;</w:t>
      </w:r>
      <w:r>
        <w:rPr>
          <w:rFonts w:ascii="微软雅黑" w:eastAsia="微软雅黑" w:hAnsi="微软雅黑"/>
          <w:color w:val="9CDCFE"/>
          <w:sz w:val="20"/>
        </w:rPr>
        <w:t>length</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3A9146B9" w14:textId="77777777" w:rsidR="002D4922" w:rsidRDefault="00EA61A5">
      <w:pPr>
        <w:spacing w:after="0" w:line="360" w:lineRule="auto"/>
        <w:ind w:firstLine="480"/>
        <w:jc w:val="both"/>
      </w:pPr>
      <w:r>
        <w:rPr>
          <w:rFonts w:ascii="Times New Roman" w:eastAsia="宋体" w:hAnsi="Times New Roman"/>
          <w:sz w:val="24"/>
        </w:rPr>
        <w:t>在读取提交后，代码等待</w:t>
      </w:r>
      <w:r>
        <w:rPr>
          <w:rFonts w:ascii="Times New Roman" w:eastAsia="宋体" w:hAnsi="Times New Roman"/>
          <w:sz w:val="24"/>
        </w:rPr>
        <w:t xml:space="preserve"> read_bytes_pending </w:t>
      </w:r>
      <w:r>
        <w:rPr>
          <w:rFonts w:ascii="Times New Roman" w:eastAsia="宋体" w:hAnsi="Times New Roman"/>
          <w:sz w:val="24"/>
        </w:rPr>
        <w:t>回到带偏置的完成状态，再撤销偏置并把</w:t>
      </w:r>
      <w:r>
        <w:rPr>
          <w:rFonts w:ascii="Times New Roman" w:eastAsia="宋体" w:hAnsi="Times New Roman"/>
          <w:sz w:val="24"/>
        </w:rPr>
        <w:t xml:space="preserve"> folio </w:t>
      </w:r>
      <w:r>
        <w:rPr>
          <w:rFonts w:ascii="Times New Roman" w:eastAsia="宋体" w:hAnsi="Times New Roman"/>
          <w:sz w:val="24"/>
        </w:rPr>
        <w:t>标记为</w:t>
      </w:r>
      <w:r>
        <w:rPr>
          <w:rFonts w:ascii="Times New Roman" w:eastAsia="宋体" w:hAnsi="Times New Roman"/>
          <w:sz w:val="24"/>
        </w:rPr>
        <w:t xml:space="preserve"> uptodate</w:t>
      </w:r>
      <w:r>
        <w:rPr>
          <w:rFonts w:ascii="Times New Roman" w:eastAsia="宋体" w:hAnsi="Times New Roman"/>
          <w:sz w:val="24"/>
        </w:rPr>
        <w:t>。这个偏置的作用是区分</w:t>
      </w:r>
      <w:r>
        <w:rPr>
          <w:rFonts w:ascii="Times New Roman" w:eastAsia="宋体" w:hAnsi="Times New Roman"/>
          <w:sz w:val="24"/>
        </w:rPr>
        <w:t>“</w:t>
      </w:r>
      <w:r>
        <w:rPr>
          <w:rFonts w:ascii="Times New Roman" w:eastAsia="宋体" w:hAnsi="Times New Roman"/>
          <w:sz w:val="24"/>
        </w:rPr>
        <w:t>没有发起额外读取</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读取已经完成</w:t>
      </w:r>
      <w:r>
        <w:rPr>
          <w:rFonts w:ascii="Times New Roman" w:eastAsia="宋体" w:hAnsi="Times New Roman"/>
          <w:sz w:val="24"/>
        </w:rPr>
        <w:t>”</w:t>
      </w:r>
      <w:r>
        <w:rPr>
          <w:rFonts w:ascii="Times New Roman" w:eastAsia="宋体" w:hAnsi="Times New Roman"/>
          <w:sz w:val="24"/>
        </w:rPr>
        <w:t>两种情况，避免在异步</w:t>
      </w:r>
      <w:r>
        <w:rPr>
          <w:rFonts w:ascii="Times New Roman" w:eastAsia="宋体" w:hAnsi="Times New Roman"/>
          <w:sz w:val="24"/>
        </w:rPr>
        <w:t xml:space="preserve"> I/O </w:t>
      </w:r>
      <w:r>
        <w:rPr>
          <w:rFonts w:ascii="Times New Roman" w:eastAsia="宋体" w:hAnsi="Times New Roman"/>
          <w:sz w:val="24"/>
        </w:rPr>
        <w:t>完成前提前进入用户写入阶段。</w:t>
      </w:r>
    </w:p>
    <w:p w14:paraId="7252E77E" w14:textId="77777777" w:rsidR="002D4922" w:rsidRDefault="00EA61A5">
      <w:pPr>
        <w:shd w:val="clear" w:color="auto" w:fill="1E1E1E"/>
        <w:spacing w:after="0" w:line="240" w:lineRule="auto"/>
      </w:pPr>
      <w:r>
        <w:rPr>
          <w:rFonts w:ascii="Consolas" w:eastAsia="微软雅黑" w:hAnsi="Consolas"/>
          <w:color w:val="D4D4D4"/>
          <w:sz w:val="20"/>
        </w:rPr>
        <w:t>/* Source: fs/f2fs/data.c:5852-5874, f2fs_buffered_write_iomap_begin */</w:t>
      </w:r>
    </w:p>
    <w:p w14:paraId="7187C721"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bio</w:t>
      </w:r>
      <w:r>
        <w:rPr>
          <w:rFonts w:ascii="微软雅黑" w:eastAsia="微软雅黑" w:hAnsi="微软雅黑"/>
          <w:color w:val="D16969"/>
          <w:sz w:val="20"/>
        </w:rPr>
        <w:t>)</w:t>
      </w:r>
    </w:p>
    <w:p w14:paraId="00EF2EA9"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f2fs_submit_read_bio</w:t>
      </w:r>
      <w:r>
        <w:rPr>
          <w:rFonts w:ascii="微软雅黑" w:eastAsia="微软雅黑" w:hAnsi="微软雅黑"/>
          <w:color w:val="D16969"/>
          <w:sz w:val="20"/>
        </w:rPr>
        <w:t>(</w:t>
      </w:r>
      <w:r>
        <w:rPr>
          <w:rFonts w:ascii="微软雅黑" w:eastAsia="微软雅黑" w:hAnsi="微软雅黑"/>
          <w:color w:val="9CDCFE"/>
          <w:sz w:val="20"/>
        </w:rPr>
        <w:t>sbi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bio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DATA</w:t>
      </w:r>
      <w:r>
        <w:rPr>
          <w:rFonts w:ascii="微软雅黑" w:eastAsia="微软雅黑" w:hAnsi="微软雅黑"/>
          <w:color w:val="D16969"/>
          <w:sz w:val="20"/>
        </w:rPr>
        <w:t>);</w:t>
      </w:r>
    </w:p>
    <w:p w14:paraId="72DDABA2"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3D0E666E" w14:textId="77777777" w:rsidR="002D4922" w:rsidRDefault="00EA61A5">
      <w:pPr>
        <w:shd w:val="clear" w:color="auto" w:fill="1E1E1E"/>
        <w:spacing w:after="0" w:line="240" w:lineRule="auto"/>
      </w:pP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CDCAA"/>
          <w:sz w:val="20"/>
        </w:rPr>
        <w:t>folio_order</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&gt;</w:t>
      </w:r>
      <w:r>
        <w:rPr>
          <w:rFonts w:ascii="微软雅黑" w:eastAsia="微软雅黑" w:hAnsi="微软雅黑"/>
          <w:color w:val="D4D4D4"/>
          <w:sz w:val="20"/>
        </w:rPr>
        <w:t xml:space="preserve"> </w:t>
      </w:r>
      <w:r>
        <w:rPr>
          <w:rFonts w:ascii="微软雅黑" w:eastAsia="微软雅黑" w:hAnsi="微软雅黑"/>
          <w:color w:val="B5CEA8"/>
          <w:sz w:val="20"/>
        </w:rPr>
        <w:t>0</w:t>
      </w:r>
      <w:r>
        <w:rPr>
          <w:rFonts w:ascii="微软雅黑" w:eastAsia="微软雅黑" w:hAnsi="微软雅黑"/>
          <w:color w:val="D4D4D4"/>
          <w:sz w:val="20"/>
        </w:rPr>
        <w:t xml:space="preserve"> </w:t>
      </w:r>
      <w:r>
        <w:rPr>
          <w:rFonts w:ascii="微软雅黑" w:eastAsia="微软雅黑" w:hAnsi="微软雅黑"/>
          <w:color w:val="D16969"/>
          <w:sz w:val="20"/>
        </w:rPr>
        <w:t>&amp;&amp;</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6C7C63A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C586C0"/>
          <w:sz w:val="20"/>
        </w:rPr>
        <w:t>for</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B07C16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569CD6"/>
          <w:sz w:val="20"/>
        </w:rPr>
        <w:t>bool</w:t>
      </w:r>
      <w:r>
        <w:rPr>
          <w:rFonts w:ascii="微软雅黑" w:eastAsia="微软雅黑" w:hAnsi="微软雅黑"/>
          <w:color w:val="D4D4D4"/>
          <w:sz w:val="20"/>
        </w:rPr>
        <w:t xml:space="preserve"> </w:t>
      </w:r>
      <w:r>
        <w:rPr>
          <w:rFonts w:ascii="微软雅黑" w:eastAsia="微软雅黑" w:hAnsi="微软雅黑"/>
          <w:color w:val="9CDCFE"/>
          <w:sz w:val="20"/>
        </w:rPr>
        <w:t>done</w:t>
      </w:r>
      <w:r>
        <w:rPr>
          <w:rFonts w:ascii="微软雅黑" w:eastAsia="微软雅黑" w:hAnsi="微软雅黑"/>
          <w:color w:val="D16969"/>
          <w:sz w:val="20"/>
        </w:rPr>
        <w:t>;</w:t>
      </w:r>
    </w:p>
    <w:p w14:paraId="73936E0C"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9F1B64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spin_lock_irqsave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48EA7545"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9CDCFE"/>
          <w:sz w:val="20"/>
        </w:rPr>
        <w:t>done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F2FS_IFS_MAGIC</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65A1A9D0"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spin_unlock_irqrestore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05FC70ED"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if</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done</w:t>
      </w:r>
      <w:r>
        <w:rPr>
          <w:rFonts w:ascii="微软雅黑" w:eastAsia="微软雅黑" w:hAnsi="微软雅黑"/>
          <w:color w:val="D16969"/>
          <w:sz w:val="20"/>
        </w:rPr>
        <w:t>)</w:t>
      </w:r>
    </w:p>
    <w:p w14:paraId="4084D7D7"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C586C0"/>
          <w:sz w:val="20"/>
        </w:rPr>
        <w:t>break</w:t>
      </w:r>
      <w:r>
        <w:rPr>
          <w:rFonts w:ascii="微软雅黑" w:eastAsia="微软雅黑" w:hAnsi="微软雅黑"/>
          <w:color w:val="D16969"/>
          <w:sz w:val="20"/>
        </w:rPr>
        <w:t>;</w:t>
      </w:r>
    </w:p>
    <w:p w14:paraId="43591F3C"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CDCAA"/>
          <w:sz w:val="20"/>
        </w:rPr>
        <w:t>f2fs_io_schedule_timeout</w:t>
      </w:r>
      <w:r>
        <w:rPr>
          <w:rFonts w:ascii="微软雅黑" w:eastAsia="微软雅黑" w:hAnsi="微软雅黑"/>
          <w:color w:val="D16969"/>
          <w:sz w:val="20"/>
        </w:rPr>
        <w:t>(</w:t>
      </w:r>
      <w:r>
        <w:rPr>
          <w:rFonts w:ascii="微软雅黑" w:eastAsia="微软雅黑" w:hAnsi="微软雅黑"/>
          <w:color w:val="9CDCFE"/>
          <w:sz w:val="20"/>
        </w:rPr>
        <w:t>DEFAULT_IO_TIMEOUT</w:t>
      </w:r>
      <w:r>
        <w:rPr>
          <w:rFonts w:ascii="微软雅黑" w:eastAsia="微软雅黑" w:hAnsi="微软雅黑"/>
          <w:color w:val="D16969"/>
          <w:sz w:val="20"/>
        </w:rPr>
        <w:t>);</w:t>
      </w:r>
    </w:p>
    <w:p w14:paraId="4D10094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16969"/>
          <w:sz w:val="20"/>
        </w:rPr>
        <w:t>}</w:t>
      </w:r>
    </w:p>
    <w:p w14:paraId="7B3FCEE3"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59F0D73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spin_lock_irqsave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077D69D2"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read_bytes_pending</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B5CEA8"/>
          <w:sz w:val="20"/>
        </w:rPr>
        <w:t>1</w:t>
      </w:r>
      <w:r>
        <w:rPr>
          <w:rFonts w:ascii="微软雅黑" w:eastAsia="微软雅黑" w:hAnsi="微软雅黑"/>
          <w:color w:val="D16969"/>
          <w:sz w:val="20"/>
        </w:rPr>
        <w:t>;</w:t>
      </w:r>
    </w:p>
    <w:p w14:paraId="71515508"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folio_mark_uptodate</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p>
    <w:p w14:paraId="5838198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CDCAA"/>
          <w:sz w:val="20"/>
        </w:rPr>
        <w:t>spin_unlock_irqrestore</w:t>
      </w:r>
      <w:r>
        <w:rPr>
          <w:rFonts w:ascii="微软雅黑" w:eastAsia="微软雅黑" w:hAnsi="微软雅黑"/>
          <w:color w:val="D16969"/>
          <w:sz w:val="20"/>
        </w:rPr>
        <w:t>(&amp;</w:t>
      </w:r>
      <w:r>
        <w:rPr>
          <w:rFonts w:ascii="微软雅黑" w:eastAsia="微软雅黑" w:hAnsi="微软雅黑"/>
          <w:color w:val="9CDCFE"/>
          <w:sz w:val="20"/>
        </w:rPr>
        <w:t>fifs</w:t>
      </w:r>
      <w:r>
        <w:rPr>
          <w:rFonts w:ascii="微软雅黑" w:eastAsia="微软雅黑" w:hAnsi="微软雅黑"/>
          <w:color w:val="D16969"/>
          <w:sz w:val="20"/>
        </w:rPr>
        <w:t>-&gt;</w:t>
      </w:r>
      <w:r>
        <w:rPr>
          <w:rFonts w:ascii="微软雅黑" w:eastAsia="微软雅黑" w:hAnsi="微软雅黑"/>
          <w:color w:val="9CDCFE"/>
          <w:sz w:val="20"/>
        </w:rPr>
        <w:t>state_lock</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flags</w:t>
      </w:r>
      <w:r>
        <w:rPr>
          <w:rFonts w:ascii="微软雅黑" w:eastAsia="微软雅黑" w:hAnsi="微软雅黑"/>
          <w:color w:val="D16969"/>
          <w:sz w:val="20"/>
        </w:rPr>
        <w:t>);</w:t>
      </w:r>
    </w:p>
    <w:p w14:paraId="7B373E9B" w14:textId="77777777" w:rsidR="002D4922" w:rsidRDefault="00EA61A5">
      <w:pPr>
        <w:shd w:val="clear" w:color="auto" w:fill="1E1E1E"/>
        <w:spacing w:after="0" w:line="240" w:lineRule="auto"/>
        <w:rPr>
          <w:lang w:eastAsia="zh-CN"/>
        </w:rPr>
      </w:pPr>
      <w:r>
        <w:rPr>
          <w:rFonts w:ascii="微软雅黑" w:eastAsia="微软雅黑" w:hAnsi="微软雅黑"/>
          <w:color w:val="D16969"/>
          <w:sz w:val="20"/>
          <w:lang w:eastAsia="zh-CN"/>
        </w:rPr>
        <w:t>}</w:t>
      </w:r>
    </w:p>
    <w:p w14:paraId="1169AADC" w14:textId="77777777" w:rsidR="002D4922" w:rsidRDefault="00EA61A5">
      <w:pPr>
        <w:pStyle w:val="31"/>
        <w:rPr>
          <w:lang w:eastAsia="zh-CN"/>
        </w:rPr>
      </w:pPr>
      <w:bookmarkStart w:id="136" w:name="_Toc229385021"/>
      <w:r>
        <w:rPr>
          <w:rFonts w:ascii="Times New Roman" w:eastAsia="宋体" w:hAnsi="Times New Roman"/>
          <w:lang w:eastAsia="zh-CN"/>
        </w:rPr>
        <w:t xml:space="preserve">4.6.3 </w:t>
      </w:r>
      <w:r>
        <w:rPr>
          <w:rFonts w:ascii="Times New Roman" w:eastAsia="宋体" w:hAnsi="Times New Roman"/>
          <w:lang w:eastAsia="zh-CN"/>
        </w:rPr>
        <w:t>压缩写回中的簇级提交</w:t>
      </w:r>
      <w:bookmarkEnd w:id="136"/>
    </w:p>
    <w:p w14:paraId="1DCC78CA" w14:textId="77777777" w:rsidR="002D4922" w:rsidRDefault="00EA61A5">
      <w:pPr>
        <w:spacing w:after="0" w:line="360" w:lineRule="auto"/>
        <w:ind w:firstLine="480"/>
        <w:jc w:val="both"/>
        <w:rPr>
          <w:lang w:eastAsia="zh-CN"/>
        </w:rPr>
      </w:pPr>
      <w:r>
        <w:rPr>
          <w:rFonts w:ascii="Times New Roman" w:eastAsia="宋体" w:hAnsi="Times New Roman"/>
          <w:sz w:val="24"/>
          <w:lang w:eastAsia="zh-CN"/>
        </w:rPr>
        <w:t>压缩写回在</w:t>
      </w:r>
      <w:r>
        <w:rPr>
          <w:rFonts w:ascii="Times New Roman" w:eastAsia="宋体" w:hAnsi="Times New Roman"/>
          <w:sz w:val="24"/>
          <w:lang w:eastAsia="zh-CN"/>
        </w:rPr>
        <w:t xml:space="preserve"> 4.4 </w:t>
      </w:r>
      <w:r>
        <w:rPr>
          <w:rFonts w:ascii="Times New Roman" w:eastAsia="宋体" w:hAnsi="Times New Roman"/>
          <w:sz w:val="24"/>
          <w:lang w:eastAsia="zh-CN"/>
        </w:rPr>
        <w:t>节已经涉及，这里从压缩簇角度补充说明。</w:t>
      </w:r>
      <w:r>
        <w:rPr>
          <w:rFonts w:ascii="Times New Roman" w:eastAsia="宋体" w:hAnsi="Times New Roman"/>
          <w:sz w:val="24"/>
          <w:lang w:eastAsia="zh-CN"/>
        </w:rPr>
        <w:t xml:space="preserve">f2fs_write_raw_pages </w:t>
      </w:r>
      <w:r>
        <w:rPr>
          <w:rFonts w:ascii="Times New Roman" w:eastAsia="宋体" w:hAnsi="Times New Roman"/>
          <w:sz w:val="24"/>
          <w:lang w:eastAsia="zh-CN"/>
        </w:rPr>
        <w:t>会遍历压缩上下文中的</w:t>
      </w:r>
      <w:r>
        <w:rPr>
          <w:rFonts w:ascii="Times New Roman" w:eastAsia="宋体" w:hAnsi="Times New Roman"/>
          <w:sz w:val="24"/>
          <w:lang w:eastAsia="zh-CN"/>
        </w:rPr>
        <w:t xml:space="preserve"> rpages</w:t>
      </w:r>
      <w:r>
        <w:rPr>
          <w:rFonts w:ascii="Times New Roman" w:eastAsia="宋体" w:hAnsi="Times New Roman"/>
          <w:sz w:val="24"/>
          <w:lang w:eastAsia="zh-CN"/>
        </w:rPr>
        <w:t>。把属于同一</w:t>
      </w:r>
      <w:r>
        <w:rPr>
          <w:rFonts w:ascii="Times New Roman" w:eastAsia="宋体" w:hAnsi="Times New Roman"/>
          <w:sz w:val="24"/>
          <w:lang w:eastAsia="zh-CN"/>
        </w:rPr>
        <w:t xml:space="preserve"> folio </w:t>
      </w:r>
      <w:r>
        <w:rPr>
          <w:rFonts w:ascii="Times New Roman" w:eastAsia="宋体" w:hAnsi="Times New Roman"/>
          <w:sz w:val="24"/>
          <w:lang w:eastAsia="zh-CN"/>
        </w:rPr>
        <w:t>的连续页合并为一个提交范围，然后调用</w:t>
      </w:r>
      <w:r>
        <w:rPr>
          <w:rFonts w:ascii="Times New Roman" w:eastAsia="宋体" w:hAnsi="Times New Roman"/>
          <w:sz w:val="24"/>
          <w:lang w:eastAsia="zh-CN"/>
        </w:rPr>
        <w:t xml:space="preserve"> f2fs_write_single_data_folio</w:t>
      </w:r>
      <w:r>
        <w:rPr>
          <w:rFonts w:ascii="Times New Roman" w:eastAsia="宋体" w:hAnsi="Times New Roman"/>
          <w:sz w:val="24"/>
          <w:lang w:eastAsia="zh-CN"/>
        </w:rPr>
        <w:t>。这使压缩路径可以复用普通</w:t>
      </w:r>
      <w:r>
        <w:rPr>
          <w:rFonts w:ascii="Times New Roman" w:eastAsia="宋体" w:hAnsi="Times New Roman"/>
          <w:sz w:val="24"/>
          <w:lang w:eastAsia="zh-CN"/>
        </w:rPr>
        <w:t xml:space="preserve"> </w:t>
      </w:r>
      <w:r>
        <w:rPr>
          <w:rFonts w:ascii="Times New Roman" w:eastAsia="宋体" w:hAnsi="Times New Roman"/>
          <w:sz w:val="24"/>
          <w:lang w:eastAsia="zh-CN"/>
        </w:rPr>
        <w:t>写回中的子范围提交逻辑。</w:t>
      </w:r>
    </w:p>
    <w:p w14:paraId="4842A012" w14:textId="77777777" w:rsidR="002D4922" w:rsidRDefault="00EA61A5">
      <w:pPr>
        <w:shd w:val="clear" w:color="auto" w:fill="1E1E1E"/>
        <w:spacing w:after="0" w:line="240" w:lineRule="auto"/>
      </w:pPr>
      <w:r>
        <w:rPr>
          <w:rFonts w:ascii="Consolas" w:eastAsia="微软雅黑" w:hAnsi="Consolas"/>
          <w:color w:val="D4D4D4"/>
          <w:sz w:val="20"/>
        </w:rPr>
        <w:t>/* Source: fs/f2fs/compress.c:1718-1736, f2fs_write_raw_pages */</w:t>
      </w:r>
    </w:p>
    <w:p w14:paraId="3F039F57" w14:textId="77777777" w:rsidR="002D4922" w:rsidRDefault="00EA61A5">
      <w:pPr>
        <w:shd w:val="clear" w:color="auto" w:fill="1E1E1E"/>
        <w:spacing w:after="0" w:line="240" w:lineRule="auto"/>
      </w:pPr>
      <w:r>
        <w:rPr>
          <w:rFonts w:ascii="微软雅黑" w:eastAsia="微软雅黑" w:hAnsi="微软雅黑"/>
          <w:color w:val="C586C0"/>
          <w:sz w:val="20"/>
        </w:rPr>
        <w:t>while</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num_to_skip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w:t>
      </w:r>
      <w:r>
        <w:rPr>
          <w:rFonts w:ascii="微软雅黑" w:eastAsia="微软雅黑" w:hAnsi="微软雅黑"/>
          <w:color w:val="D4D4D4"/>
          <w:sz w:val="20"/>
        </w:rPr>
        <w:t xml:space="preserve"> </w:t>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cluster_size</w:t>
      </w:r>
      <w:r>
        <w:rPr>
          <w:rFonts w:ascii="微软雅黑" w:eastAsia="微软雅黑" w:hAnsi="微软雅黑"/>
          <w:color w:val="D4D4D4"/>
          <w:sz w:val="20"/>
        </w:rPr>
        <w:t xml:space="preserve"> </w:t>
      </w:r>
      <w:r>
        <w:rPr>
          <w:rFonts w:ascii="微软雅黑" w:eastAsia="微软雅黑" w:hAnsi="微软雅黑"/>
          <w:color w:val="D16969"/>
          <w:sz w:val="20"/>
        </w:rPr>
        <w:t>&amp;&amp;</w:t>
      </w:r>
    </w:p>
    <w:p w14:paraId="0904AD6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rpages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num_to_skip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&amp;&amp;</w:t>
      </w:r>
    </w:p>
    <w:p w14:paraId="137D8910"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DCDCAA"/>
          <w:sz w:val="20"/>
        </w:rPr>
        <w:t>page_folio</w:t>
      </w:r>
      <w:r>
        <w:rPr>
          <w:rFonts w:ascii="微软雅黑" w:eastAsia="微软雅黑" w:hAnsi="微软雅黑"/>
          <w:color w:val="D16969"/>
          <w:sz w:val="20"/>
        </w:rPr>
        <w:t>(</w:t>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rpages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num_to_skip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4EC9B0"/>
          <w:sz w:val="20"/>
        </w:rPr>
        <w:t>folio</w:t>
      </w:r>
      <w:r>
        <w:rPr>
          <w:rFonts w:ascii="微软雅黑" w:eastAsia="微软雅黑" w:hAnsi="微软雅黑"/>
          <w:color w:val="D16969"/>
          <w:sz w:val="20"/>
        </w:rPr>
        <w:t>)</w:t>
      </w:r>
    </w:p>
    <w:p w14:paraId="51FFDE36"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9CDCFE"/>
          <w:sz w:val="20"/>
        </w:rPr>
        <w:t>num_to_skip</w:t>
      </w:r>
      <w:r>
        <w:rPr>
          <w:rFonts w:ascii="微软雅黑" w:eastAsia="微软雅黑" w:hAnsi="微软雅黑"/>
          <w:color w:val="D16969"/>
          <w:sz w:val="20"/>
        </w:rPr>
        <w:t>++;</w:t>
      </w:r>
    </w:p>
    <w:p w14:paraId="5FFCAEAF" w14:textId="77777777" w:rsidR="002D4922" w:rsidRDefault="00EA61A5">
      <w:pPr>
        <w:shd w:val="clear" w:color="auto" w:fill="1E1E1E"/>
        <w:spacing w:after="0" w:line="240" w:lineRule="auto"/>
      </w:pPr>
      <w:r>
        <w:rPr>
          <w:rFonts w:ascii="微软雅黑" w:eastAsia="微软雅黑" w:hAnsi="微软雅黑"/>
          <w:color w:val="D4D4D4"/>
          <w:sz w:val="20"/>
        </w:rPr>
        <w:lastRenderedPageBreak/>
        <w:t xml:space="preserve"> </w:t>
      </w:r>
    </w:p>
    <w:p w14:paraId="7BC64D15" w14:textId="77777777" w:rsidR="002D4922" w:rsidRDefault="00EA61A5">
      <w:pPr>
        <w:shd w:val="clear" w:color="auto" w:fill="1E1E1E"/>
        <w:spacing w:after="0" w:line="240" w:lineRule="auto"/>
      </w:pPr>
      <w:r>
        <w:rPr>
          <w:rFonts w:ascii="微软雅黑" w:eastAsia="微软雅黑" w:hAnsi="微软雅黑"/>
          <w:color w:val="9CDCFE"/>
          <w:sz w:val="20"/>
        </w:rPr>
        <w:t>start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p>
    <w:p w14:paraId="018812D9" w14:textId="77777777" w:rsidR="002D4922" w:rsidRDefault="00EA61A5">
      <w:pPr>
        <w:shd w:val="clear" w:color="auto" w:fill="1E1E1E"/>
        <w:spacing w:after="0" w:line="240" w:lineRule="auto"/>
      </w:pPr>
      <w:r>
        <w:rPr>
          <w:rFonts w:ascii="微软雅黑" w:eastAsia="微软雅黑" w:hAnsi="微软雅黑"/>
          <w:color w:val="D4D4D4"/>
          <w:sz w:val="20"/>
        </w:rPr>
        <w:tab/>
        <w:t xml:space="preserve"> </w:t>
      </w:r>
      <w:r>
        <w:rPr>
          <w:rFonts w:ascii="微软雅黑" w:eastAsia="微软雅黑" w:hAnsi="微软雅黑"/>
          <w:color w:val="DCDCAA"/>
          <w:sz w:val="20"/>
        </w:rPr>
        <w:t>folio_page_idx</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rpages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5C47B7D1" w14:textId="77777777" w:rsidR="002D4922" w:rsidRDefault="00EA61A5">
      <w:pPr>
        <w:shd w:val="clear" w:color="auto" w:fill="1E1E1E"/>
        <w:spacing w:after="0" w:line="240" w:lineRule="auto"/>
      </w:pPr>
      <w:r>
        <w:rPr>
          <w:rFonts w:ascii="微软雅黑" w:eastAsia="微软雅黑" w:hAnsi="微软雅黑"/>
          <w:color w:val="9CDCFE"/>
          <w:sz w:val="20"/>
        </w:rPr>
        <w:t>end</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-&gt;</w:t>
      </w:r>
      <w:r>
        <w:rPr>
          <w:rFonts w:ascii="微软雅黑" w:eastAsia="微软雅黑" w:hAnsi="微软雅黑"/>
          <w:color w:val="9CDCFE"/>
          <w:sz w:val="20"/>
        </w:rPr>
        <w:t>index</w:t>
      </w:r>
      <w:r>
        <w:rPr>
          <w:rFonts w:ascii="微软雅黑" w:eastAsia="微软雅黑" w:hAnsi="微软雅黑"/>
          <w:color w:val="D4D4D4"/>
          <w:sz w:val="20"/>
        </w:rPr>
        <w:t xml:space="preserve"> </w:t>
      </w:r>
      <w:r>
        <w:rPr>
          <w:rFonts w:ascii="微软雅黑" w:eastAsia="微软雅黑" w:hAnsi="微软雅黑"/>
          <w:color w:val="D16969"/>
          <w:sz w:val="20"/>
        </w:rPr>
        <w:t>+</w:t>
      </w:r>
    </w:p>
    <w:p w14:paraId="4663B47A"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DCDCAA"/>
          <w:sz w:val="20"/>
        </w:rPr>
        <w:t>folio_page_idx</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cc</w:t>
      </w:r>
      <w:r>
        <w:rPr>
          <w:rFonts w:ascii="微软雅黑" w:eastAsia="微软雅黑" w:hAnsi="微软雅黑"/>
          <w:color w:val="D16969"/>
          <w:sz w:val="20"/>
        </w:rPr>
        <w:t>-&gt;</w:t>
      </w:r>
      <w:r>
        <w:rPr>
          <w:rFonts w:ascii="微软雅黑" w:eastAsia="微软雅黑" w:hAnsi="微软雅黑"/>
          <w:color w:val="9CDCFE"/>
          <w:sz w:val="20"/>
        </w:rPr>
        <w:t>rpages</w:t>
      </w:r>
      <w:r>
        <w:rPr>
          <w:rFonts w:ascii="微软雅黑" w:eastAsia="微软雅黑" w:hAnsi="微软雅黑"/>
          <w:color w:val="D16969"/>
          <w:sz w:val="20"/>
        </w:rPr>
        <w:t>[</w:t>
      </w:r>
      <w:r>
        <w:rPr>
          <w:rFonts w:ascii="微软雅黑" w:eastAsia="微软雅黑" w:hAnsi="微软雅黑"/>
          <w:color w:val="9CDCFE"/>
          <w:sz w:val="20"/>
        </w:rPr>
        <w:t>i</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w:t>
      </w:r>
    </w:p>
    <w:p w14:paraId="7A0F92AB"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r>
        <w:rPr>
          <w:rFonts w:ascii="微软雅黑" w:eastAsia="微软雅黑" w:hAnsi="微软雅黑"/>
          <w:color w:val="9CDCFE"/>
          <w:sz w:val="20"/>
        </w:rPr>
        <w:t>num_to_skip</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&lt;&lt;</w:t>
      </w:r>
      <w:r>
        <w:rPr>
          <w:rFonts w:ascii="微软雅黑" w:eastAsia="微软雅黑" w:hAnsi="微软雅黑"/>
          <w:color w:val="D4D4D4"/>
          <w:sz w:val="20"/>
        </w:rPr>
        <w:t xml:space="preserve"> </w:t>
      </w:r>
      <w:r>
        <w:rPr>
          <w:rFonts w:ascii="微软雅黑" w:eastAsia="微软雅黑" w:hAnsi="微软雅黑"/>
          <w:color w:val="9CDCFE"/>
          <w:sz w:val="20"/>
        </w:rPr>
        <w:t>PAGE_SHIFT</w:t>
      </w:r>
      <w:r>
        <w:rPr>
          <w:rFonts w:ascii="微软雅黑" w:eastAsia="微软雅黑" w:hAnsi="微软雅黑"/>
          <w:color w:val="D16969"/>
          <w:sz w:val="20"/>
        </w:rPr>
        <w:t>;</w:t>
      </w:r>
    </w:p>
    <w:p w14:paraId="427AAEF8" w14:textId="77777777" w:rsidR="002D4922" w:rsidRDefault="00EA61A5">
      <w:pPr>
        <w:shd w:val="clear" w:color="auto" w:fill="1E1E1E"/>
        <w:spacing w:after="0" w:line="240" w:lineRule="auto"/>
      </w:pPr>
      <w:r>
        <w:rPr>
          <w:rFonts w:ascii="微软雅黑" w:eastAsia="微软雅黑" w:hAnsi="微软雅黑"/>
          <w:color w:val="D4D4D4"/>
          <w:sz w:val="20"/>
        </w:rPr>
        <w:t xml:space="preserve"> </w:t>
      </w:r>
    </w:p>
    <w:p w14:paraId="77973BE1" w14:textId="77777777" w:rsidR="002D4922" w:rsidRDefault="00EA61A5">
      <w:pPr>
        <w:shd w:val="clear" w:color="auto" w:fill="1E1E1E"/>
        <w:spacing w:after="0" w:line="240" w:lineRule="auto"/>
      </w:pPr>
      <w:r>
        <w:rPr>
          <w:rFonts w:ascii="微软雅黑" w:eastAsia="微软雅黑" w:hAnsi="微软雅黑"/>
          <w:color w:val="9CDCFE"/>
          <w:sz w:val="20"/>
        </w:rPr>
        <w:t>ret</w:t>
      </w:r>
      <w:r>
        <w:rPr>
          <w:rFonts w:ascii="微软雅黑" w:eastAsia="微软雅黑" w:hAnsi="微软雅黑"/>
          <w:color w:val="D4D4D4"/>
          <w:sz w:val="20"/>
        </w:rPr>
        <w:t xml:space="preserve"> </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CDCAA"/>
          <w:sz w:val="20"/>
        </w:rPr>
        <w:t>f2fs_write_single_data_folio</w:t>
      </w:r>
      <w:r>
        <w:rPr>
          <w:rFonts w:ascii="微软雅黑" w:eastAsia="微软雅黑" w:hAnsi="微软雅黑"/>
          <w:color w:val="D16969"/>
          <w:sz w:val="20"/>
        </w:rPr>
        <w:t>(</w:t>
      </w:r>
      <w:r>
        <w:rPr>
          <w:rFonts w:ascii="微软雅黑" w:eastAsia="微软雅黑" w:hAnsi="微软雅黑"/>
          <w:color w:val="4EC9B0"/>
          <w:sz w:val="20"/>
        </w:rPr>
        <w:t>folio</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D16969"/>
          <w:sz w:val="20"/>
        </w:rPr>
        <w:t>&amp;</w:t>
      </w:r>
      <w:r>
        <w:rPr>
          <w:rFonts w:ascii="微软雅黑" w:eastAsia="微软雅黑" w:hAnsi="微软雅黑"/>
          <w:color w:val="9CDCFE"/>
          <w:sz w:val="20"/>
        </w:rPr>
        <w:t>submitted</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NULL</w:t>
      </w:r>
      <w:r>
        <w:rPr>
          <w:rFonts w:ascii="微软雅黑" w:eastAsia="微软雅黑" w:hAnsi="微软雅黑"/>
          <w:color w:val="D16969"/>
          <w:sz w:val="20"/>
        </w:rPr>
        <w:t>,</w:t>
      </w:r>
    </w:p>
    <w:p w14:paraId="7FE11421"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NULL</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wbc</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io_type</w:t>
      </w:r>
      <w:r>
        <w:rPr>
          <w:rFonts w:ascii="微软雅黑" w:eastAsia="微软雅黑" w:hAnsi="微软雅黑"/>
          <w:color w:val="D16969"/>
          <w:sz w:val="20"/>
        </w:rPr>
        <w:t>,</w:t>
      </w:r>
    </w:p>
    <w:p w14:paraId="78CE3DA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compr_blocks</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true</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C586C0"/>
          <w:sz w:val="20"/>
        </w:rPr>
        <w:t>false</w:t>
      </w:r>
      <w:r>
        <w:rPr>
          <w:rFonts w:ascii="微软雅黑" w:eastAsia="微软雅黑" w:hAnsi="微软雅黑"/>
          <w:color w:val="D16969"/>
          <w:sz w:val="20"/>
        </w:rPr>
        <w:t>,</w:t>
      </w:r>
    </w:p>
    <w:p w14:paraId="1B213A9E" w14:textId="77777777" w:rsidR="002D4922" w:rsidRDefault="00EA61A5">
      <w:pPr>
        <w:shd w:val="clear" w:color="auto" w:fill="1E1E1E"/>
        <w:spacing w:after="0" w:line="240" w:lineRule="auto"/>
      </w:pP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r>
      <w:r>
        <w:rPr>
          <w:rFonts w:ascii="微软雅黑" w:eastAsia="微软雅黑" w:hAnsi="微软雅黑"/>
          <w:color w:val="D4D4D4"/>
          <w:sz w:val="20"/>
        </w:rPr>
        <w:tab/>
        <w:t xml:space="preserve">   </w:t>
      </w:r>
      <w:r>
        <w:rPr>
          <w:rFonts w:ascii="微软雅黑" w:eastAsia="微软雅黑" w:hAnsi="微软雅黑"/>
          <w:color w:val="9CDCFE"/>
          <w:sz w:val="20"/>
        </w:rPr>
        <w:t>start</w:t>
      </w:r>
      <w:r>
        <w:rPr>
          <w:rFonts w:ascii="微软雅黑" w:eastAsia="微软雅黑" w:hAnsi="微软雅黑"/>
          <w:color w:val="D16969"/>
          <w:sz w:val="20"/>
        </w:rPr>
        <w:t>,</w:t>
      </w:r>
      <w:r>
        <w:rPr>
          <w:rFonts w:ascii="微软雅黑" w:eastAsia="微软雅黑" w:hAnsi="微软雅黑"/>
          <w:color w:val="D4D4D4"/>
          <w:sz w:val="20"/>
        </w:rPr>
        <w:t xml:space="preserve"> </w:t>
      </w:r>
      <w:r>
        <w:rPr>
          <w:rFonts w:ascii="微软雅黑" w:eastAsia="微软雅黑" w:hAnsi="微软雅黑"/>
          <w:color w:val="9CDCFE"/>
          <w:sz w:val="20"/>
        </w:rPr>
        <w:t>end</w:t>
      </w:r>
      <w:r>
        <w:rPr>
          <w:rFonts w:ascii="微软雅黑" w:eastAsia="微软雅黑" w:hAnsi="微软雅黑"/>
          <w:color w:val="D16969"/>
          <w:sz w:val="20"/>
        </w:rPr>
        <w:t>);</w:t>
      </w:r>
    </w:p>
    <w:p w14:paraId="64D2835B" w14:textId="77777777" w:rsidR="002D4922" w:rsidRDefault="00EA61A5">
      <w:pPr>
        <w:spacing w:after="0" w:line="360" w:lineRule="auto"/>
        <w:ind w:firstLine="480"/>
        <w:jc w:val="both"/>
      </w:pPr>
      <w:r>
        <w:rPr>
          <w:rFonts w:ascii="Times New Roman" w:eastAsia="宋体" w:hAnsi="Times New Roman"/>
          <w:sz w:val="24"/>
        </w:rPr>
        <w:t>提交成功后，压缩路径根据已经提交的页数减少</w:t>
      </w:r>
      <w:r>
        <w:rPr>
          <w:rFonts w:ascii="Times New Roman" w:eastAsia="宋体" w:hAnsi="Times New Roman"/>
          <w:sz w:val="24"/>
        </w:rPr>
        <w:t xml:space="preserve"> dirty_bytes_pending</w:t>
      </w:r>
      <w:r>
        <w:rPr>
          <w:rFonts w:ascii="Times New Roman" w:eastAsia="宋体" w:hAnsi="Times New Roman"/>
          <w:sz w:val="24"/>
        </w:rPr>
        <w:t>。当该</w:t>
      </w:r>
      <w:r>
        <w:rPr>
          <w:rFonts w:ascii="Times New Roman" w:eastAsia="宋体" w:hAnsi="Times New Roman"/>
          <w:sz w:val="24"/>
        </w:rPr>
        <w:t xml:space="preserve"> folio </w:t>
      </w:r>
      <w:r>
        <w:rPr>
          <w:rFonts w:ascii="Times New Roman" w:eastAsia="宋体" w:hAnsi="Times New Roman"/>
          <w:sz w:val="24"/>
        </w:rPr>
        <w:t>在压缩上下文中的脏字节全部处理完毕后，再清除延迟解锁标志并释放</w:t>
      </w:r>
      <w:r>
        <w:rPr>
          <w:rFonts w:ascii="Times New Roman" w:eastAsia="宋体" w:hAnsi="Times New Roman"/>
          <w:sz w:val="24"/>
        </w:rPr>
        <w:t xml:space="preserve"> folio</w:t>
      </w:r>
      <w:r>
        <w:rPr>
          <w:rFonts w:ascii="Times New Roman" w:eastAsia="宋体" w:hAnsi="Times New Roman"/>
          <w:sz w:val="24"/>
        </w:rPr>
        <w:t>。这样，压缩文件的簇级处理不会破坏</w:t>
      </w:r>
      <w:r>
        <w:rPr>
          <w:rFonts w:ascii="Times New Roman" w:eastAsia="宋体" w:hAnsi="Times New Roman"/>
          <w:sz w:val="24"/>
        </w:rPr>
        <w:t xml:space="preserve"> Large Folio </w:t>
      </w:r>
      <w:r>
        <w:rPr>
          <w:rFonts w:ascii="Times New Roman" w:eastAsia="宋体" w:hAnsi="Times New Roman"/>
          <w:sz w:val="24"/>
        </w:rPr>
        <w:t>的生命周期管理。</w:t>
      </w:r>
    </w:p>
    <w:p w14:paraId="7B063098" w14:textId="77777777" w:rsidR="009F31DD" w:rsidRDefault="00591719">
      <w:pPr>
        <w:pStyle w:val="1"/>
        <w:rPr>
          <w:lang w:eastAsia="zh-CN"/>
        </w:rPr>
      </w:pPr>
      <w:bookmarkStart w:id="137" w:name="_Toc227766986"/>
      <w:bookmarkStart w:id="138" w:name="_Toc228288654"/>
      <w:bookmarkStart w:id="139" w:name="_Toc229385022"/>
      <w:r>
        <w:rPr>
          <w:rFonts w:ascii="Times New Roman" w:eastAsia="宋体" w:hAnsi="Times New Roman"/>
          <w:lang w:eastAsia="zh-CN"/>
        </w:rPr>
        <w:t>第五章</w:t>
      </w:r>
      <w:r>
        <w:rPr>
          <w:rFonts w:ascii="Times New Roman" w:eastAsia="宋体" w:hAnsi="Times New Roman"/>
          <w:lang w:eastAsia="zh-CN"/>
        </w:rPr>
        <w:t xml:space="preserve">  </w:t>
      </w:r>
      <w:r>
        <w:rPr>
          <w:rFonts w:ascii="Times New Roman" w:eastAsia="宋体" w:hAnsi="Times New Roman"/>
          <w:lang w:eastAsia="zh-CN"/>
        </w:rPr>
        <w:t>项目性能测试</w:t>
      </w:r>
      <w:bookmarkEnd w:id="137"/>
      <w:bookmarkEnd w:id="138"/>
      <w:bookmarkEnd w:id="139"/>
    </w:p>
    <w:p w14:paraId="37831EB2" w14:textId="77777777" w:rsidR="009F31DD" w:rsidRDefault="00591719">
      <w:pPr>
        <w:spacing w:line="360" w:lineRule="auto"/>
        <w:ind w:firstLine="480"/>
        <w:jc w:val="both"/>
        <w:rPr>
          <w:lang w:eastAsia="zh-CN"/>
        </w:rPr>
      </w:pPr>
      <w:r>
        <w:rPr>
          <w:rFonts w:ascii="Times New Roman" w:eastAsia="宋体" w:hAnsi="Times New Roman"/>
          <w:sz w:val="24"/>
          <w:lang w:eastAsia="zh-CN"/>
        </w:rPr>
        <w:t>本章说明本文使用的顺序读写测试方法，并给出</w:t>
      </w:r>
      <w:r>
        <w:rPr>
          <w:rFonts w:ascii="Times New Roman" w:eastAsia="宋体" w:hAnsi="Times New Roman"/>
          <w:sz w:val="24"/>
          <w:lang w:eastAsia="zh-CN"/>
        </w:rPr>
        <w:t xml:space="preserve"> QEMU </w:t>
      </w:r>
      <w:r>
        <w:rPr>
          <w:rFonts w:ascii="Times New Roman" w:eastAsia="宋体" w:hAnsi="Times New Roman"/>
          <w:sz w:val="24"/>
          <w:lang w:eastAsia="zh-CN"/>
        </w:rPr>
        <w:t>虚拟机和树莓派</w:t>
      </w:r>
      <w:r>
        <w:rPr>
          <w:rFonts w:ascii="Times New Roman" w:eastAsia="宋体" w:hAnsi="Times New Roman"/>
          <w:sz w:val="24"/>
          <w:lang w:eastAsia="zh-CN"/>
        </w:rPr>
        <w:t xml:space="preserve"> 5 </w:t>
      </w:r>
      <w:r>
        <w:rPr>
          <w:rFonts w:ascii="Times New Roman" w:eastAsia="宋体" w:hAnsi="Times New Roman"/>
          <w:sz w:val="24"/>
          <w:lang w:eastAsia="zh-CN"/>
        </w:rPr>
        <w:t>平台上的结果。测试数据来自</w:t>
      </w:r>
      <w:r>
        <w:rPr>
          <w:rFonts w:ascii="Times New Roman" w:eastAsia="宋体" w:hAnsi="Times New Roman"/>
          <w:sz w:val="24"/>
          <w:lang w:eastAsia="zh-CN"/>
        </w:rPr>
        <w:t xml:space="preserve"> fio </w:t>
      </w:r>
      <w:r>
        <w:rPr>
          <w:rFonts w:ascii="Times New Roman" w:eastAsia="宋体" w:hAnsi="Times New Roman"/>
          <w:sz w:val="24"/>
          <w:lang w:eastAsia="zh-CN"/>
        </w:rPr>
        <w:t>日志，后续图表由脚本从日志中解析生成。</w:t>
      </w:r>
    </w:p>
    <w:p w14:paraId="3C3D66A9" w14:textId="77777777" w:rsidR="009F31DD" w:rsidRDefault="00591719">
      <w:pPr>
        <w:pStyle w:val="21"/>
        <w:rPr>
          <w:lang w:eastAsia="zh-CN"/>
        </w:rPr>
      </w:pPr>
      <w:bookmarkStart w:id="140" w:name="_Toc227766987"/>
      <w:bookmarkStart w:id="141" w:name="_Toc228288655"/>
      <w:bookmarkStart w:id="142" w:name="_Toc229385023"/>
      <w:r>
        <w:rPr>
          <w:rFonts w:ascii="Times New Roman" w:eastAsia="宋体" w:hAnsi="Times New Roman"/>
          <w:lang w:eastAsia="zh-CN"/>
        </w:rPr>
        <w:t xml:space="preserve">5.1  </w:t>
      </w:r>
      <w:r>
        <w:rPr>
          <w:rFonts w:ascii="Times New Roman" w:eastAsia="宋体" w:hAnsi="Times New Roman"/>
          <w:lang w:eastAsia="zh-CN"/>
        </w:rPr>
        <w:t>测试环境与方法论</w:t>
      </w:r>
      <w:bookmarkEnd w:id="140"/>
      <w:bookmarkEnd w:id="141"/>
      <w:bookmarkEnd w:id="142"/>
    </w:p>
    <w:p w14:paraId="1A982CA0" w14:textId="77777777" w:rsidR="009F31DD" w:rsidRDefault="00591719">
      <w:pPr>
        <w:pStyle w:val="31"/>
        <w:rPr>
          <w:lang w:eastAsia="zh-CN"/>
        </w:rPr>
      </w:pPr>
      <w:bookmarkStart w:id="143" w:name="_Toc229385024"/>
      <w:r>
        <w:rPr>
          <w:rFonts w:ascii="Times New Roman" w:eastAsia="宋体" w:hAnsi="Times New Roman"/>
          <w:lang w:eastAsia="zh-CN"/>
        </w:rPr>
        <w:t xml:space="preserve">5.1.1  </w:t>
      </w:r>
      <w:r>
        <w:rPr>
          <w:rFonts w:ascii="Times New Roman" w:eastAsia="宋体" w:hAnsi="Times New Roman"/>
          <w:lang w:eastAsia="zh-CN"/>
        </w:rPr>
        <w:t>顺序读写测试的批量调度</w:t>
      </w:r>
      <w:bookmarkEnd w:id="143"/>
    </w:p>
    <w:p w14:paraId="5AF4B7B0"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run_benchmark.py </w:t>
      </w:r>
      <w:r>
        <w:rPr>
          <w:rFonts w:ascii="Times New Roman" w:eastAsia="宋体" w:hAnsi="Times New Roman"/>
          <w:sz w:val="24"/>
          <w:lang w:eastAsia="zh-CN"/>
        </w:rPr>
        <w:t>负责展开本次实验的参数组合。脚本在测试前记录</w:t>
      </w:r>
      <w:r>
        <w:rPr>
          <w:rFonts w:ascii="Times New Roman" w:eastAsia="宋体" w:hAnsi="Times New Roman"/>
          <w:sz w:val="24"/>
          <w:lang w:eastAsia="zh-CN"/>
        </w:rPr>
        <w:t xml:space="preserve"> vm.dirty_* </w:t>
      </w:r>
      <w:r>
        <w:rPr>
          <w:rFonts w:ascii="Times New Roman" w:eastAsia="宋体" w:hAnsi="Times New Roman"/>
          <w:sz w:val="24"/>
          <w:lang w:eastAsia="zh-CN"/>
        </w:rPr>
        <w:t>参数，测试结束后恢复原值；随后按内核版本、读写模式、队列深度和块大小调用</w:t>
      </w:r>
      <w:r>
        <w:rPr>
          <w:rFonts w:ascii="Times New Roman" w:eastAsia="宋体" w:hAnsi="Times New Roman"/>
          <w:sz w:val="24"/>
          <w:lang w:eastAsia="zh-CN"/>
        </w:rPr>
        <w:t xml:space="preserve"> fio_test.sh</w:t>
      </w:r>
      <w:r>
        <w:rPr>
          <w:rFonts w:ascii="Times New Roman" w:eastAsia="宋体" w:hAnsi="Times New Roman"/>
          <w:sz w:val="24"/>
          <w:lang w:eastAsia="zh-CN"/>
        </w:rPr>
        <w:t>。读测试分为</w:t>
      </w:r>
      <w:r>
        <w:rPr>
          <w:rFonts w:ascii="Times New Roman" w:eastAsia="宋体" w:hAnsi="Times New Roman"/>
          <w:sz w:val="24"/>
          <w:lang w:eastAsia="zh-CN"/>
        </w:rPr>
        <w:t xml:space="preserve"> COLD READ </w:t>
      </w:r>
      <w:r>
        <w:rPr>
          <w:rFonts w:ascii="Times New Roman" w:eastAsia="宋体" w:hAnsi="Times New Roman"/>
          <w:sz w:val="24"/>
          <w:lang w:eastAsia="zh-CN"/>
        </w:rPr>
        <w:t>和</w:t>
      </w:r>
      <w:r>
        <w:rPr>
          <w:rFonts w:ascii="Times New Roman" w:eastAsia="宋体" w:hAnsi="Times New Roman"/>
          <w:sz w:val="24"/>
          <w:lang w:eastAsia="zh-CN"/>
        </w:rPr>
        <w:t xml:space="preserve"> WARM READ</w:t>
      </w:r>
      <w:r>
        <w:rPr>
          <w:rFonts w:ascii="Times New Roman" w:eastAsia="宋体" w:hAnsi="Times New Roman"/>
          <w:sz w:val="24"/>
          <w:lang w:eastAsia="zh-CN"/>
        </w:rPr>
        <w:t>：前者在每轮测试前清空缓存，后者保留已有页缓存。</w:t>
      </w:r>
    </w:p>
    <w:p w14:paraId="7937B24D" w14:textId="77777777" w:rsidR="009F31DD" w:rsidRDefault="00591719">
      <w:pPr>
        <w:spacing w:line="360" w:lineRule="auto"/>
        <w:ind w:firstLine="480"/>
        <w:jc w:val="both"/>
        <w:rPr>
          <w:lang w:eastAsia="zh-CN"/>
        </w:rPr>
      </w:pPr>
      <w:r>
        <w:rPr>
          <w:rFonts w:ascii="Times New Roman" w:eastAsia="宋体" w:hAnsi="Times New Roman"/>
          <w:sz w:val="24"/>
          <w:lang w:eastAsia="zh-CN"/>
        </w:rPr>
        <w:t>脚本内部通过</w:t>
      </w:r>
      <w:r>
        <w:rPr>
          <w:rFonts w:ascii="Times New Roman" w:eastAsia="宋体" w:hAnsi="Times New Roman"/>
          <w:sz w:val="24"/>
          <w:lang w:eastAsia="zh-CN"/>
        </w:rPr>
        <w:t xml:space="preserve"> original_vm_settings </w:t>
      </w:r>
      <w:r>
        <w:rPr>
          <w:rFonts w:ascii="Times New Roman" w:eastAsia="宋体" w:hAnsi="Times New Roman"/>
          <w:sz w:val="24"/>
          <w:lang w:eastAsia="zh-CN"/>
        </w:rPr>
        <w:t>记录测试前的</w:t>
      </w:r>
      <w:r>
        <w:rPr>
          <w:rFonts w:ascii="Times New Roman" w:eastAsia="宋体" w:hAnsi="Times New Roman"/>
          <w:sz w:val="24"/>
          <w:lang w:eastAsia="zh-CN"/>
        </w:rPr>
        <w:t xml:space="preserve"> vm.dirty_* </w:t>
      </w:r>
      <w:r>
        <w:rPr>
          <w:rFonts w:ascii="Times New Roman" w:eastAsia="宋体" w:hAnsi="Times New Roman"/>
          <w:sz w:val="24"/>
          <w:lang w:eastAsia="zh-CN"/>
        </w:rPr>
        <w:t>参数。测试结束后，</w:t>
      </w:r>
      <w:r>
        <w:rPr>
          <w:rFonts w:ascii="Times New Roman" w:eastAsia="宋体" w:hAnsi="Times New Roman"/>
          <w:sz w:val="24"/>
          <w:lang w:eastAsia="zh-CN"/>
        </w:rPr>
        <w:t xml:space="preserve">restore_write_fence() </w:t>
      </w:r>
      <w:r>
        <w:rPr>
          <w:rFonts w:ascii="Times New Roman" w:eastAsia="宋体" w:hAnsi="Times New Roman"/>
          <w:sz w:val="24"/>
          <w:lang w:eastAsia="zh-CN"/>
        </w:rPr>
        <w:t>会恢复原状，避免测试过程改变系统后续状态。</w:t>
      </w:r>
      <w:r>
        <w:rPr>
          <w:rFonts w:ascii="Times New Roman" w:eastAsia="宋体" w:hAnsi="Times New Roman"/>
          <w:sz w:val="24"/>
          <w:lang w:eastAsia="zh-CN"/>
        </w:rPr>
        <w:t xml:space="preserve">run_single_test() </w:t>
      </w:r>
      <w:r>
        <w:rPr>
          <w:rFonts w:ascii="Times New Roman" w:eastAsia="宋体" w:hAnsi="Times New Roman"/>
          <w:sz w:val="24"/>
          <w:lang w:eastAsia="zh-CN"/>
        </w:rPr>
        <w:t>将抽象队列深度映射到</w:t>
      </w:r>
      <w:r>
        <w:rPr>
          <w:rFonts w:ascii="Times New Roman" w:eastAsia="宋体" w:hAnsi="Times New Roman"/>
          <w:sz w:val="24"/>
          <w:lang w:eastAsia="zh-CN"/>
        </w:rPr>
        <w:t xml:space="preserve"> fio </w:t>
      </w:r>
      <w:r>
        <w:rPr>
          <w:rFonts w:ascii="Times New Roman" w:eastAsia="宋体" w:hAnsi="Times New Roman"/>
          <w:sz w:val="24"/>
          <w:lang w:eastAsia="zh-CN"/>
        </w:rPr>
        <w:t>的</w:t>
      </w:r>
      <w:r>
        <w:rPr>
          <w:rFonts w:ascii="Times New Roman" w:eastAsia="宋体" w:hAnsi="Times New Roman"/>
          <w:sz w:val="24"/>
          <w:lang w:eastAsia="zh-CN"/>
        </w:rPr>
        <w:t xml:space="preserve"> numjobs </w:t>
      </w:r>
      <w:r>
        <w:rPr>
          <w:rFonts w:ascii="Times New Roman" w:eastAsia="宋体" w:hAnsi="Times New Roman"/>
          <w:sz w:val="24"/>
          <w:lang w:eastAsia="zh-CN"/>
        </w:rPr>
        <w:t>或</w:t>
      </w:r>
      <w:r>
        <w:rPr>
          <w:rFonts w:ascii="Times New Roman" w:eastAsia="宋体" w:hAnsi="Times New Roman"/>
          <w:sz w:val="24"/>
          <w:lang w:eastAsia="zh-CN"/>
        </w:rPr>
        <w:t xml:space="preserve"> iodepth </w:t>
      </w:r>
      <w:r>
        <w:rPr>
          <w:rFonts w:ascii="Times New Roman" w:eastAsia="宋体" w:hAnsi="Times New Roman"/>
          <w:sz w:val="24"/>
          <w:lang w:eastAsia="zh-CN"/>
        </w:rPr>
        <w:t>参数上。因此，同一套测试入口可以兼容</w:t>
      </w:r>
      <w:r>
        <w:rPr>
          <w:rFonts w:ascii="Times New Roman" w:eastAsia="宋体" w:hAnsi="Times New Roman"/>
          <w:sz w:val="24"/>
          <w:lang w:eastAsia="zh-CN"/>
        </w:rPr>
        <w:t xml:space="preserve"> psync </w:t>
      </w:r>
      <w:r>
        <w:rPr>
          <w:rFonts w:ascii="Times New Roman" w:eastAsia="宋体" w:hAnsi="Times New Roman"/>
          <w:sz w:val="24"/>
          <w:lang w:eastAsia="zh-CN"/>
        </w:rPr>
        <w:t>与</w:t>
      </w:r>
      <w:r>
        <w:rPr>
          <w:rFonts w:ascii="Times New Roman" w:eastAsia="宋体" w:hAnsi="Times New Roman"/>
          <w:sz w:val="24"/>
          <w:lang w:eastAsia="zh-CN"/>
        </w:rPr>
        <w:t xml:space="preserve"> io_uring </w:t>
      </w:r>
      <w:r>
        <w:rPr>
          <w:rFonts w:ascii="Times New Roman" w:eastAsia="宋体" w:hAnsi="Times New Roman"/>
          <w:sz w:val="24"/>
          <w:lang w:eastAsia="zh-CN"/>
        </w:rPr>
        <w:t>等不同</w:t>
      </w:r>
      <w:r>
        <w:rPr>
          <w:rFonts w:ascii="Times New Roman" w:eastAsia="宋体" w:hAnsi="Times New Roman"/>
          <w:sz w:val="24"/>
          <w:lang w:eastAsia="zh-CN"/>
        </w:rPr>
        <w:t xml:space="preserve"> ioengine</w:t>
      </w:r>
      <w:r>
        <w:rPr>
          <w:rFonts w:ascii="Times New Roman" w:eastAsia="宋体" w:hAnsi="Times New Roman"/>
          <w:sz w:val="24"/>
          <w:lang w:eastAsia="zh-CN"/>
        </w:rPr>
        <w:t>。下面摘录测试调度脚本中的核心函数代码：</w:t>
      </w:r>
    </w:p>
    <w:p w14:paraId="68C02C3B" w14:textId="77777777" w:rsidR="009F31DD" w:rsidRDefault="00591719">
      <w:pPr>
        <w:shd w:val="clear" w:color="auto" w:fill="1E1E1E"/>
        <w:spacing w:after="0" w:line="240" w:lineRule="auto"/>
        <w:rPr>
          <w:lang w:eastAsia="zh-CN"/>
        </w:rPr>
      </w:pPr>
      <w:r>
        <w:rPr>
          <w:rFonts w:ascii="微软雅黑" w:hAnsi="微软雅黑"/>
          <w:color w:val="6A9955"/>
          <w:sz w:val="20"/>
          <w:lang w:eastAsia="zh-CN"/>
        </w:rPr>
        <w:t>// File: tools/run_benchmark.py</w:t>
      </w:r>
    </w:p>
    <w:p w14:paraId="2F6DC1CE"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20B0C4AB" w14:textId="77777777" w:rsidR="009F31DD" w:rsidRDefault="00591719">
      <w:pPr>
        <w:shd w:val="clear" w:color="auto" w:fill="1E1E1E"/>
        <w:spacing w:after="0" w:line="240" w:lineRule="auto"/>
        <w:rPr>
          <w:lang w:eastAsia="zh-CN"/>
        </w:rPr>
      </w:pPr>
      <w:r>
        <w:rPr>
          <w:rFonts w:ascii="微软雅黑" w:hAnsi="微软雅黑"/>
          <w:color w:val="C586C0"/>
          <w:sz w:val="20"/>
          <w:lang w:eastAsia="zh-CN"/>
        </w:rPr>
        <w:t>def</w:t>
      </w:r>
      <w:r>
        <w:rPr>
          <w:rFonts w:ascii="微软雅黑" w:hAnsi="微软雅黑"/>
          <w:color w:val="D4D4D4"/>
          <w:sz w:val="20"/>
          <w:lang w:eastAsia="zh-CN"/>
        </w:rPr>
        <w:t xml:space="preserve"> </w:t>
      </w:r>
      <w:r>
        <w:rPr>
          <w:rFonts w:ascii="微软雅黑" w:hAnsi="微软雅黑"/>
          <w:color w:val="DCDCAA"/>
          <w:sz w:val="20"/>
          <w:lang w:eastAsia="zh-CN"/>
        </w:rPr>
        <w:t>restore_write_fence</w:t>
      </w:r>
      <w:r>
        <w:rPr>
          <w:rFonts w:ascii="微软雅黑" w:hAnsi="微软雅黑"/>
          <w:color w:val="D16969"/>
          <w:sz w:val="20"/>
          <w:lang w:eastAsia="zh-CN"/>
        </w:rPr>
        <w:t>()</w:t>
      </w:r>
      <w:r>
        <w:rPr>
          <w:rFonts w:ascii="微软雅黑" w:hAnsi="微软雅黑"/>
          <w:color w:val="D4D4D4"/>
          <w:sz w:val="20"/>
          <w:lang w:eastAsia="zh-CN"/>
        </w:rPr>
        <w:t>:</w:t>
      </w:r>
    </w:p>
    <w:p w14:paraId="38759CE1"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13102587"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lastRenderedPageBreak/>
        <w:br/>
      </w:r>
    </w:p>
    <w:p w14:paraId="6D7C71F3"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9CDCFE"/>
          <w:sz w:val="20"/>
          <w:lang w:eastAsia="zh-CN"/>
        </w:rPr>
        <w:t>global</w:t>
      </w:r>
      <w:r>
        <w:rPr>
          <w:rFonts w:ascii="微软雅黑" w:hAnsi="微软雅黑"/>
          <w:color w:val="D4D4D4"/>
          <w:sz w:val="20"/>
          <w:lang w:eastAsia="zh-CN"/>
        </w:rPr>
        <w:t xml:space="preserve"> </w:t>
      </w:r>
      <w:r>
        <w:rPr>
          <w:rFonts w:ascii="微软雅黑" w:hAnsi="微软雅黑"/>
          <w:color w:val="9CDCFE"/>
          <w:sz w:val="20"/>
          <w:lang w:eastAsia="zh-CN"/>
        </w:rPr>
        <w:t>original_vm_settings</w:t>
      </w:r>
    </w:p>
    <w:p w14:paraId="5A2C632C"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C586C0"/>
          <w:sz w:val="20"/>
          <w:lang w:eastAsia="zh-CN"/>
        </w:rPr>
        <w:t>if</w:t>
      </w:r>
      <w:r>
        <w:rPr>
          <w:rFonts w:ascii="微软雅黑" w:hAnsi="微软雅黑"/>
          <w:color w:val="D4D4D4"/>
          <w:sz w:val="20"/>
          <w:lang w:eastAsia="zh-CN"/>
        </w:rPr>
        <w:t xml:space="preserve"> </w:t>
      </w:r>
      <w:r>
        <w:rPr>
          <w:rFonts w:ascii="微软雅黑" w:hAnsi="微软雅黑"/>
          <w:color w:val="9CDCFE"/>
          <w:sz w:val="20"/>
          <w:lang w:eastAsia="zh-CN"/>
        </w:rPr>
        <w:t>not</w:t>
      </w:r>
      <w:r>
        <w:rPr>
          <w:rFonts w:ascii="微软雅黑" w:hAnsi="微软雅黑"/>
          <w:color w:val="D4D4D4"/>
          <w:sz w:val="20"/>
          <w:lang w:eastAsia="zh-CN"/>
        </w:rPr>
        <w:t xml:space="preserve"> </w:t>
      </w:r>
      <w:r>
        <w:rPr>
          <w:rFonts w:ascii="微软雅黑" w:hAnsi="微软雅黑"/>
          <w:color w:val="9CDCFE"/>
          <w:sz w:val="20"/>
          <w:lang w:eastAsia="zh-CN"/>
        </w:rPr>
        <w:t>original_vm_settings</w:t>
      </w:r>
      <w:r>
        <w:rPr>
          <w:rFonts w:ascii="微软雅黑" w:hAnsi="微软雅黑"/>
          <w:color w:val="D4D4D4"/>
          <w:sz w:val="20"/>
          <w:lang w:eastAsia="zh-CN"/>
        </w:rPr>
        <w:t>:</w:t>
      </w:r>
    </w:p>
    <w:p w14:paraId="73E57E66"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C586C0"/>
          <w:sz w:val="20"/>
        </w:rPr>
        <w:t>return</w:t>
      </w:r>
    </w:p>
    <w:p w14:paraId="462F1314" w14:textId="77777777" w:rsidR="009F31DD" w:rsidRDefault="00591719">
      <w:pPr>
        <w:shd w:val="clear" w:color="auto" w:fill="1E1E1E"/>
        <w:spacing w:after="0" w:line="240" w:lineRule="auto"/>
      </w:pPr>
      <w:r>
        <w:rPr>
          <w:rFonts w:ascii="微软雅黑" w:hAnsi="微软雅黑"/>
          <w:color w:val="D4D4D4"/>
          <w:sz w:val="20"/>
        </w:rPr>
        <w:br/>
      </w:r>
    </w:p>
    <w:p w14:paraId="16FBC23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"\n--- [FENCE DOWN] Restoring original kernel parameters... ---"</w:t>
      </w:r>
      <w:r>
        <w:rPr>
          <w:rFonts w:ascii="微软雅黑" w:hAnsi="微软雅黑"/>
          <w:color w:val="D16969"/>
          <w:sz w:val="20"/>
        </w:rPr>
        <w:t>)</w:t>
      </w:r>
    </w:p>
    <w:p w14:paraId="535619D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14:paraId="292AE60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4D4D4"/>
          <w:sz w:val="20"/>
        </w:rPr>
        <w:t>:</w:t>
      </w:r>
    </w:p>
    <w:p w14:paraId="6DC6D9C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Restoring {param} = {value}"</w:t>
      </w:r>
      <w:r>
        <w:rPr>
          <w:rFonts w:ascii="微软雅黑" w:hAnsi="微软雅黑"/>
          <w:color w:val="D16969"/>
          <w:sz w:val="20"/>
        </w:rPr>
        <w:t>)</w:t>
      </w:r>
    </w:p>
    <w:p w14:paraId="009E901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14:paraId="5E09F37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"sysctl"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"{param}={value}"</w:t>
      </w:r>
      <w:r>
        <w:rPr>
          <w:rFonts w:ascii="微软雅黑" w:hAnsi="微软雅黑"/>
          <w:color w:val="D16969"/>
          <w:sz w:val="20"/>
        </w:rPr>
        <w:t>],</w:t>
      </w:r>
    </w:p>
    <w:p w14:paraId="3ECD9F1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715CA3D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0A059C2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1444A7E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Kernel parameters restored successfully. ---"</w:t>
      </w:r>
      <w:r>
        <w:rPr>
          <w:rFonts w:ascii="微软雅黑" w:hAnsi="微软雅黑"/>
          <w:color w:val="D16969"/>
          <w:sz w:val="20"/>
        </w:rPr>
        <w:t>)</w:t>
      </w:r>
    </w:p>
    <w:p w14:paraId="28E984E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219BAEA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FileNotFoundError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14:paraId="6C87899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CRITICAL ERROR: Failed to restore kernel parameters: {e}"</w:t>
      </w:r>
      <w:r>
        <w:rPr>
          <w:rFonts w:ascii="微软雅黑" w:hAnsi="微软雅黑"/>
          <w:color w:val="D16969"/>
          <w:sz w:val="20"/>
        </w:rPr>
        <w:t>,</w:t>
      </w:r>
    </w:p>
    <w:p w14:paraId="26B55E2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14:paraId="16EA26A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Please restore them manually:"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14:paraId="2FDACE9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4D4D4"/>
          <w:sz w:val="20"/>
        </w:rPr>
        <w:t>:</w:t>
      </w:r>
    </w:p>
    <w:p w14:paraId="7834F1A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sudo sysctl -w {param}={value}"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14:paraId="2226F88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sys</w:t>
      </w:r>
      <w:r>
        <w:rPr>
          <w:rFonts w:ascii="微软雅黑" w:hAnsi="微软雅黑"/>
          <w:color w:val="D16969"/>
          <w:sz w:val="20"/>
        </w:rPr>
        <w:t>.</w:t>
      </w:r>
      <w:r>
        <w:rPr>
          <w:rFonts w:ascii="微软雅黑" w:hAnsi="微软雅黑"/>
          <w:color w:val="DCDCAA"/>
          <w:sz w:val="20"/>
        </w:rPr>
        <w:t>exit</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4C19CFED" w14:textId="77777777" w:rsidR="009F31DD" w:rsidRDefault="00591719">
      <w:pPr>
        <w:shd w:val="clear" w:color="auto" w:fill="1E1E1E"/>
        <w:spacing w:after="0" w:line="240" w:lineRule="auto"/>
      </w:pPr>
      <w:r>
        <w:rPr>
          <w:rFonts w:ascii="微软雅黑" w:hAnsi="微软雅黑"/>
          <w:color w:val="D4D4D4"/>
          <w:sz w:val="20"/>
        </w:rPr>
        <w:br/>
      </w:r>
    </w:p>
    <w:p w14:paraId="154A925D" w14:textId="77777777" w:rsidR="009F31DD" w:rsidRDefault="00591719">
      <w:pPr>
        <w:shd w:val="clear" w:color="auto" w:fill="1E1E1E"/>
        <w:spacing w:after="0" w:line="240" w:lineRule="auto"/>
      </w:pPr>
      <w:r>
        <w:rPr>
          <w:rFonts w:ascii="微软雅黑" w:hAnsi="微软雅黑"/>
          <w:color w:val="D4D4D4"/>
          <w:sz w:val="20"/>
        </w:rPr>
        <w:br/>
      </w:r>
    </w:p>
    <w:p w14:paraId="68DDB666"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4D4D4"/>
          <w:sz w:val="20"/>
        </w:rPr>
        <w:t>:</w:t>
      </w:r>
    </w:p>
    <w:p w14:paraId="1CAB653D"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psutil</w:t>
      </w:r>
      <w:r>
        <w:rPr>
          <w:rFonts w:ascii="微软雅黑" w:hAnsi="微软雅黑"/>
          <w:color w:val="D16969"/>
          <w:sz w:val="20"/>
        </w:rPr>
        <w:t>.</w:t>
      </w:r>
      <w:r>
        <w:rPr>
          <w:rFonts w:ascii="微软雅黑" w:hAnsi="微软雅黑"/>
          <w:color w:val="DCDCAA"/>
          <w:sz w:val="20"/>
        </w:rPr>
        <w:t>virtual_memory</w:t>
      </w:r>
      <w:r>
        <w:rPr>
          <w:rFonts w:ascii="微软雅黑" w:hAnsi="微软雅黑"/>
          <w:color w:val="D16969"/>
          <w:sz w:val="20"/>
        </w:rPr>
        <w:t>().</w:t>
      </w:r>
      <w:r>
        <w:rPr>
          <w:rFonts w:ascii="微软雅黑" w:hAnsi="微软雅黑"/>
          <w:color w:val="9CDCFE"/>
          <w:sz w:val="20"/>
        </w:rPr>
        <w:t>total</w:t>
      </w:r>
    </w:p>
    <w:p w14:paraId="7657842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gb_rounded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math</w:t>
      </w:r>
      <w:r>
        <w:rPr>
          <w:rFonts w:ascii="微软雅黑" w:hAnsi="微软雅黑"/>
          <w:color w:val="D16969"/>
          <w:sz w:val="20"/>
        </w:rPr>
        <w:t>.</w:t>
      </w:r>
      <w:r>
        <w:rPr>
          <w:rFonts w:ascii="微软雅黑" w:hAnsi="微软雅黑"/>
          <w:color w:val="DCDCAA"/>
          <w:sz w:val="20"/>
        </w:rPr>
        <w:t>ceil</w:t>
      </w:r>
      <w:r>
        <w:rPr>
          <w:rFonts w:ascii="微软雅黑" w:hAnsi="微软雅黑"/>
          <w:color w:val="D16969"/>
          <w:sz w:val="20"/>
        </w:rPr>
        <w:t>(</w:t>
      </w:r>
      <w:r>
        <w:rPr>
          <w:rFonts w:ascii="微软雅黑" w:hAnsi="微软雅黑"/>
          <w:color w:val="9CDCFE"/>
          <w:sz w:val="20"/>
        </w:rPr>
        <w:t>mem_bytes</w:t>
      </w:r>
      <w:r>
        <w:rPr>
          <w:rFonts w:ascii="微软雅黑" w:hAnsi="微软雅黑"/>
          <w:color w:val="D4D4D4"/>
          <w:sz w:val="20"/>
        </w:rPr>
        <w:t xml:space="preserve"> / </w:t>
      </w:r>
      <w:r>
        <w:rPr>
          <w:rFonts w:ascii="微软雅黑" w:hAnsi="微软雅黑"/>
          <w:color w:val="D16969"/>
          <w:sz w:val="20"/>
        </w:rPr>
        <w:t>(</w:t>
      </w:r>
      <w:r>
        <w:rPr>
          <w:rFonts w:ascii="微软雅黑" w:hAnsi="微软雅黑"/>
          <w:color w:val="B5CEA8"/>
          <w:sz w:val="20"/>
        </w:rPr>
        <w:t>1024</w:t>
      </w:r>
      <w:r>
        <w:rPr>
          <w:rFonts w:ascii="微软雅黑" w:hAnsi="微软雅黑"/>
          <w:color w:val="D16969"/>
          <w:sz w:val="20"/>
        </w:rPr>
        <w:t>**</w:t>
      </w:r>
      <w:r>
        <w:rPr>
          <w:rFonts w:ascii="微软雅黑" w:hAnsi="微软雅黑"/>
          <w:color w:val="B5CEA8"/>
          <w:sz w:val="20"/>
        </w:rPr>
        <w:t>3</w:t>
      </w:r>
      <w:r>
        <w:rPr>
          <w:rFonts w:ascii="微软雅黑" w:hAnsi="微软雅黑"/>
          <w:color w:val="D16969"/>
          <w:sz w:val="20"/>
        </w:rPr>
        <w:t>))</w:t>
      </w:r>
    </w:p>
    <w:p w14:paraId="16752EA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"{gb_rounded}G"</w:t>
      </w:r>
    </w:p>
    <w:p w14:paraId="288B5A91" w14:textId="77777777" w:rsidR="009F31DD" w:rsidRDefault="00591719">
      <w:pPr>
        <w:shd w:val="clear" w:color="auto" w:fill="1E1E1E"/>
        <w:spacing w:after="0" w:line="240" w:lineRule="auto"/>
      </w:pPr>
      <w:r>
        <w:rPr>
          <w:rFonts w:ascii="微软雅黑" w:hAnsi="微软雅黑"/>
          <w:color w:val="D4D4D4"/>
          <w:sz w:val="20"/>
        </w:rPr>
        <w:br/>
      </w:r>
    </w:p>
    <w:p w14:paraId="051E325D" w14:textId="77777777" w:rsidR="009F31DD" w:rsidRDefault="00591719">
      <w:pPr>
        <w:shd w:val="clear" w:color="auto" w:fill="1E1E1E"/>
        <w:spacing w:after="0" w:line="240" w:lineRule="auto"/>
      </w:pPr>
      <w:r>
        <w:rPr>
          <w:rFonts w:ascii="微软雅黑" w:hAnsi="微软雅黑"/>
          <w:color w:val="D4D4D4"/>
          <w:sz w:val="20"/>
        </w:rPr>
        <w:br/>
      </w:r>
    </w:p>
    <w:p w14:paraId="727ECA69"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run_single_test</w:t>
      </w:r>
      <w:r>
        <w:rPr>
          <w:rFonts w:ascii="微软雅黑" w:hAnsi="微软雅黑"/>
          <w:color w:val="D16969"/>
          <w:sz w:val="20"/>
        </w:rPr>
        <w:t>(</w:t>
      </w:r>
      <w:r>
        <w:rPr>
          <w:rFonts w:ascii="微软雅黑" w:hAnsi="微软雅黑"/>
          <w:color w:val="9CDCFE"/>
          <w:sz w:val="20"/>
        </w:rPr>
        <w:t>kernel_ver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14:paraId="052819E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file_path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r>
        <w:rPr>
          <w:rFonts w:ascii="微软雅黑" w:hAnsi="微软雅黑"/>
          <w:color w:val="D16969"/>
          <w:sz w:val="20"/>
        </w:rPr>
        <w:t>)</w:t>
      </w:r>
      <w:r>
        <w:rPr>
          <w:rFonts w:ascii="微软雅黑" w:hAnsi="微软雅黑"/>
          <w:color w:val="D4D4D4"/>
          <w:sz w:val="20"/>
        </w:rPr>
        <w:t>:</w:t>
      </w:r>
    </w:p>
    <w:p w14:paraId="6E7775A2" w14:textId="77777777" w:rsidR="009F31DD" w:rsidRDefault="00591719">
      <w:pPr>
        <w:shd w:val="clear" w:color="auto" w:fill="1E1E1E"/>
        <w:spacing w:after="0" w:line="240" w:lineRule="auto"/>
      </w:pPr>
      <w:r>
        <w:rPr>
          <w:rFonts w:ascii="微软雅黑" w:hAnsi="微软雅黑"/>
          <w:color w:val="D4D4D4"/>
          <w:sz w:val="20"/>
        </w:rPr>
        <w:br/>
      </w:r>
    </w:p>
    <w:p w14:paraId="77E8AE3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"psync"</w:t>
      </w:r>
      <w:r>
        <w:rPr>
          <w:rFonts w:ascii="微软雅黑" w:hAnsi="微软雅黑"/>
          <w:color w:val="D4D4D4"/>
          <w:sz w:val="20"/>
        </w:rPr>
        <w:t>:</w:t>
      </w:r>
    </w:p>
    <w:p w14:paraId="346FDF87"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14:paraId="42DF016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14:paraId="0045B19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14:paraId="0CBA102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14:paraId="5909462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14:paraId="53D667E2" w14:textId="77777777" w:rsidR="009F31DD" w:rsidRDefault="00591719">
      <w:pPr>
        <w:shd w:val="clear" w:color="auto" w:fill="1E1E1E"/>
        <w:spacing w:after="0" w:line="240" w:lineRule="auto"/>
      </w:pPr>
      <w:r>
        <w:rPr>
          <w:rFonts w:ascii="微软雅黑" w:hAnsi="微软雅黑"/>
          <w:color w:val="D4D4D4"/>
          <w:sz w:val="20"/>
        </w:rPr>
        <w:br/>
      </w:r>
    </w:p>
    <w:p w14:paraId="635C2C7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14:paraId="622258C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  -&gt; Running: bs={bs}, mode={rw_mode}, kernel={kernel_ver}, "</w:t>
      </w:r>
    </w:p>
    <w:p w14:paraId="5AB5713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"mem={mem_config}, file={file_path}, engine={ioengine}, qd={qd} "</w:t>
      </w:r>
    </w:p>
    <w:p w14:paraId="7DC4FC0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 numjobs={numjobs})"</w:t>
      </w:r>
    </w:p>
    <w:p w14:paraId="0906A45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5EDA7B62" w14:textId="77777777" w:rsidR="009F31DD" w:rsidRDefault="00591719">
      <w:pPr>
        <w:shd w:val="clear" w:color="auto" w:fill="1E1E1E"/>
        <w:spacing w:after="0" w:line="240" w:lineRule="auto"/>
      </w:pPr>
      <w:r>
        <w:rPr>
          <w:rFonts w:ascii="微软雅黑" w:hAnsi="微软雅黑"/>
          <w:color w:val="D4D4D4"/>
          <w:sz w:val="20"/>
        </w:rPr>
        <w:br/>
      </w:r>
    </w:p>
    <w:p w14:paraId="7EBC552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"{kernel_ver}_{mem_config}_mem"</w:t>
      </w:r>
    </w:p>
    <w:p w14:paraId="1A1B073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19EFB6C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4D4D4"/>
          <w:sz w:val="20"/>
        </w:rPr>
        <w:t>:</w:t>
      </w:r>
    </w:p>
    <w:p w14:paraId="1C447B5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0A3C7A2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"--readonly=1"</w:t>
      </w:r>
      <w:r>
        <w:rPr>
          <w:rFonts w:ascii="微软雅黑" w:hAnsi="微软雅黑"/>
          <w:color w:val="D16969"/>
          <w:sz w:val="20"/>
        </w:rPr>
        <w:t>,</w:t>
      </w:r>
    </w:p>
    <w:p w14:paraId="4D279AF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"--allow_file_create=0"</w:t>
      </w:r>
      <w:r>
        <w:rPr>
          <w:rFonts w:ascii="微软雅黑" w:hAnsi="微软雅黑"/>
          <w:color w:val="D16969"/>
          <w:sz w:val="20"/>
        </w:rPr>
        <w:t>,</w:t>
      </w:r>
    </w:p>
    <w:p w14:paraId="0371ADD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"--unlink=0"</w:t>
      </w:r>
      <w:r>
        <w:rPr>
          <w:rFonts w:ascii="微软雅黑" w:hAnsi="微软雅黑"/>
          <w:color w:val="D16969"/>
          <w:sz w:val="20"/>
        </w:rPr>
        <w:t>,</w:t>
      </w:r>
    </w:p>
    <w:p w14:paraId="3B25A62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2E632837" w14:textId="77777777" w:rsidR="009F31DD" w:rsidRDefault="00591719">
      <w:pPr>
        <w:shd w:val="clear" w:color="auto" w:fill="1E1E1E"/>
        <w:spacing w:after="0" w:line="240" w:lineRule="auto"/>
      </w:pPr>
      <w:r>
        <w:rPr>
          <w:rFonts w:ascii="微软雅黑" w:hAnsi="微软雅黑"/>
          <w:color w:val="D4D4D4"/>
          <w:sz w:val="20"/>
        </w:rPr>
        <w:br/>
      </w:r>
    </w:p>
    <w:p w14:paraId="2D0A92D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14:paraId="09B0C35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14:paraId="5D4283A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5BC2379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"bash"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FIO_SCRIPT_PATH</w:t>
      </w:r>
      <w:r>
        <w:rPr>
          <w:rFonts w:ascii="微软雅黑" w:hAnsi="微软雅黑"/>
          <w:color w:val="D16969"/>
          <w:sz w:val="20"/>
        </w:rPr>
        <w:t>,</w:t>
      </w:r>
    </w:p>
    <w:p w14:paraId="44DCBC4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14:paraId="6330EB9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"file={file_path}"</w:t>
      </w:r>
      <w:r>
        <w:rPr>
          <w:rFonts w:ascii="微软雅黑" w:hAnsi="微软雅黑"/>
          <w:color w:val="D16969"/>
          <w:sz w:val="20"/>
        </w:rPr>
        <w:t>,</w:t>
      </w:r>
    </w:p>
    <w:p w14:paraId="66CB690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"ioengine={ioengine}"</w:t>
      </w:r>
      <w:r>
        <w:rPr>
          <w:rFonts w:ascii="微软雅黑" w:hAnsi="微软雅黑"/>
          <w:color w:val="D16969"/>
          <w:sz w:val="20"/>
        </w:rPr>
        <w:t>,</w:t>
      </w:r>
    </w:p>
    <w:p w14:paraId="24893BF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w:t>
      </w:r>
      <w:r>
        <w:rPr>
          <w:rFonts w:ascii="微软雅黑" w:hAnsi="微软雅黑"/>
          <w:color w:val="D16969"/>
          <w:sz w:val="20"/>
        </w:rPr>
        <w:t>,</w:t>
      </w:r>
    </w:p>
    <w:p w14:paraId="3FCD2C7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"numjobs={numjobs}"</w:t>
      </w:r>
      <w:r>
        <w:rPr>
          <w:rFonts w:ascii="微软雅黑" w:hAnsi="微软雅黑"/>
          <w:color w:val="D16969"/>
          <w:sz w:val="20"/>
        </w:rPr>
        <w:t>,</w:t>
      </w:r>
    </w:p>
    <w:p w14:paraId="3D2FDFF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"qd={qd}"</w:t>
      </w:r>
      <w:r>
        <w:rPr>
          <w:rFonts w:ascii="微软雅黑" w:hAnsi="微软雅黑"/>
          <w:color w:val="D16969"/>
          <w:sz w:val="20"/>
        </w:rPr>
        <w:t>,</w:t>
      </w:r>
    </w:p>
    <w:p w14:paraId="70B007E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extra_fio_flags</w:t>
      </w:r>
      <w:r>
        <w:rPr>
          <w:rFonts w:ascii="微软雅黑" w:hAnsi="微软雅黑"/>
          <w:color w:val="D16969"/>
          <w:sz w:val="20"/>
        </w:rPr>
        <w:t>,</w:t>
      </w:r>
    </w:p>
    <w:p w14:paraId="2C2C2ED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360CD22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24E808C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False</w:t>
      </w:r>
      <w:r>
        <w:rPr>
          <w:rFonts w:ascii="微软雅黑" w:hAnsi="微软雅黑"/>
          <w:color w:val="D16969"/>
          <w:sz w:val="20"/>
        </w:rPr>
        <w:t>,</w:t>
      </w:r>
    </w:p>
    <w:p w14:paraId="74A57A8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text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0B599A4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077F7EF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14:paraId="41368AEB"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ERROR running test for bs={bs}, qd={qd}."</w:t>
      </w:r>
      <w:r>
        <w:rPr>
          <w:rFonts w:ascii="微软雅黑" w:hAnsi="微软雅黑"/>
          <w:color w:val="D16969"/>
          <w:sz w:val="20"/>
        </w:rPr>
        <w:t>)</w:t>
      </w:r>
    </w:p>
    <w:p w14:paraId="647C344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STDERR: {e.stderr}"</w:t>
      </w:r>
      <w:r>
        <w:rPr>
          <w:rFonts w:ascii="微软雅黑" w:hAnsi="微软雅黑"/>
          <w:color w:val="D16969"/>
          <w:sz w:val="20"/>
        </w:rPr>
        <w:t>)</w:t>
      </w:r>
    </w:p>
    <w:p w14:paraId="0BEDAE7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p>
    <w:p w14:paraId="384B6AB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p>
    <w:p w14:paraId="404ACE7E" w14:textId="77777777" w:rsidR="009F31DD" w:rsidRDefault="00591719">
      <w:pPr>
        <w:shd w:val="clear" w:color="auto" w:fill="1E1E1E"/>
        <w:spacing w:after="0" w:line="240" w:lineRule="auto"/>
      </w:pPr>
      <w:r>
        <w:rPr>
          <w:rFonts w:ascii="微软雅黑" w:hAnsi="微软雅黑"/>
          <w:color w:val="D4D4D4"/>
          <w:sz w:val="20"/>
        </w:rPr>
        <w:br/>
      </w:r>
    </w:p>
    <w:p w14:paraId="10E09EF4" w14:textId="77777777" w:rsidR="009F31DD" w:rsidRDefault="00591719">
      <w:pPr>
        <w:shd w:val="clear" w:color="auto" w:fill="1E1E1E"/>
        <w:spacing w:after="0" w:line="240" w:lineRule="auto"/>
      </w:pPr>
      <w:r>
        <w:rPr>
          <w:rFonts w:ascii="微软雅黑" w:hAnsi="微软雅黑"/>
          <w:color w:val="D4D4D4"/>
          <w:sz w:val="20"/>
        </w:rPr>
        <w:br/>
      </w:r>
    </w:p>
    <w:p w14:paraId="143EAEB1"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4D4D4"/>
          <w:sz w:val="20"/>
        </w:rPr>
        <w:t>:</w:t>
      </w:r>
    </w:p>
    <w:p w14:paraId="43C06AA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argparse</w:t>
      </w:r>
      <w:r>
        <w:rPr>
          <w:rFonts w:ascii="微软雅黑" w:hAnsi="微软雅黑"/>
          <w:color w:val="D16969"/>
          <w:sz w:val="20"/>
        </w:rPr>
        <w:t>.</w:t>
      </w:r>
      <w:r>
        <w:rPr>
          <w:rFonts w:ascii="微软雅黑" w:hAnsi="微软雅黑"/>
          <w:color w:val="DCDCAA"/>
          <w:sz w:val="20"/>
        </w:rPr>
        <w:t>ArgumentParser</w:t>
      </w:r>
      <w:r>
        <w:rPr>
          <w:rFonts w:ascii="微软雅黑" w:hAnsi="微软雅黑"/>
          <w:color w:val="D16969"/>
          <w:sz w:val="20"/>
        </w:rPr>
        <w:t>(</w:t>
      </w:r>
    </w:p>
    <w:p w14:paraId="47C97FC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description</w:t>
      </w:r>
      <w:r>
        <w:rPr>
          <w:rFonts w:ascii="微软雅黑" w:hAnsi="微软雅黑"/>
          <w:color w:val="D16969"/>
          <w:sz w:val="20"/>
        </w:rPr>
        <w:t>=</w:t>
      </w:r>
      <w:r>
        <w:rPr>
          <w:rFonts w:ascii="微软雅黑" w:hAnsi="微软雅黑"/>
          <w:color w:val="CE9178"/>
          <w:sz w:val="20"/>
        </w:rPr>
        <w:t>"Automated FIO benchmark orchestrator."</w:t>
      </w:r>
    </w:p>
    <w:p w14:paraId="18371A8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150294B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1F0F6C1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"--name"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2DB1CE9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"Kernel version identifier (e.g. 'vanilla', 'iomap_v1')."</w:t>
      </w:r>
      <w:r>
        <w:rPr>
          <w:rFonts w:ascii="微软雅黑" w:hAnsi="微软雅黑"/>
          <w:color w:val="D16969"/>
          <w:sz w:val="20"/>
        </w:rPr>
        <w:t>,</w:t>
      </w:r>
    </w:p>
    <w:p w14:paraId="194F982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1D8DD2F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64E2EE5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70DDC08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w:t>
      </w:r>
      <w:r>
        <w:rPr>
          <w:rFonts w:ascii="微软雅黑" w:hAnsi="微软雅黑"/>
          <w:color w:val="D16969"/>
          <w:sz w:val="20"/>
        </w:rPr>
        <w:t>],</w:t>
      </w:r>
    </w:p>
    <w:p w14:paraId="062F640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"Test type: read/write/sync."</w:t>
      </w:r>
      <w:r>
        <w:rPr>
          <w:rFonts w:ascii="微软雅黑" w:hAnsi="微软雅黑"/>
          <w:color w:val="D16969"/>
          <w:sz w:val="20"/>
        </w:rPr>
        <w:t>,</w:t>
      </w:r>
    </w:p>
    <w:p w14:paraId="631DB69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05F37CD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69098C8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w:t>
      </w:r>
      <w:r>
        <w:rPr>
          <w:rFonts w:ascii="微软雅黑" w:hAnsi="微软雅黑"/>
          <w:color w:val="D16969"/>
          <w:sz w:val="20"/>
        </w:rPr>
        <w:t>,</w:t>
      </w:r>
    </w:p>
    <w:p w14:paraId="2E615FB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9CDCFE"/>
          <w:sz w:val="20"/>
        </w:rPr>
        <w:t>DEFAULT_FILE</w:t>
      </w:r>
      <w:r>
        <w:rPr>
          <w:rFonts w:ascii="微软雅黑" w:hAnsi="微软雅黑"/>
          <w:color w:val="D16969"/>
          <w:sz w:val="20"/>
        </w:rPr>
        <w:t>,</w:t>
      </w:r>
    </w:p>
    <w:p w14:paraId="68A1408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"Target file for FIO (default: {DEFAULT_FILE})"</w:t>
      </w:r>
      <w:r>
        <w:rPr>
          <w:rFonts w:ascii="微软雅黑" w:hAnsi="微软雅黑"/>
          <w:color w:val="D16969"/>
          <w:sz w:val="20"/>
        </w:rPr>
        <w:t>,</w:t>
      </w:r>
    </w:p>
    <w:p w14:paraId="0D344C9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2A6BDBE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06E027F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"-e"</w:t>
      </w:r>
      <w:r>
        <w:rPr>
          <w:rFonts w:ascii="微软雅黑" w:hAnsi="微软雅黑"/>
          <w:color w:val="D16969"/>
          <w:sz w:val="20"/>
        </w:rPr>
        <w:t>,</w:t>
      </w:r>
    </w:p>
    <w:p w14:paraId="606978D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"io_uring"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"libaio"</w:t>
      </w:r>
      <w:r>
        <w:rPr>
          <w:rFonts w:ascii="微软雅黑" w:hAnsi="微软雅黑"/>
          <w:color w:val="D16969"/>
          <w:sz w:val="20"/>
        </w:rPr>
        <w:t>],</w:t>
      </w:r>
    </w:p>
    <w:p w14:paraId="494E52C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p>
    <w:p w14:paraId="5CC9B73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"fio ioengine."</w:t>
      </w:r>
      <w:r>
        <w:rPr>
          <w:rFonts w:ascii="微软雅黑" w:hAnsi="微软雅黑"/>
          <w:color w:val="D16969"/>
          <w:sz w:val="20"/>
        </w:rPr>
        <w:t>,</w:t>
      </w:r>
    </w:p>
    <w:p w14:paraId="4186918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628A762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74E3D59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"--qdset"</w:t>
      </w:r>
      <w:r>
        <w:rPr>
          <w:rFonts w:ascii="微软雅黑" w:hAnsi="微软雅黑"/>
          <w:color w:val="D16969"/>
          <w:sz w:val="20"/>
        </w:rPr>
        <w:t>,</w:t>
      </w:r>
    </w:p>
    <w:p w14:paraId="6386D64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"1"</w:t>
      </w:r>
      <w:r>
        <w:rPr>
          <w:rFonts w:ascii="微软雅黑" w:hAnsi="微软雅黑"/>
          <w:color w:val="D16969"/>
          <w:sz w:val="20"/>
        </w:rPr>
        <w:t>,</w:t>
      </w:r>
    </w:p>
    <w:p w14:paraId="46D65CF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"Comma-separated queue depths to sweep."</w:t>
      </w:r>
      <w:r>
        <w:rPr>
          <w:rFonts w:ascii="微软雅黑" w:hAnsi="微软雅黑"/>
          <w:color w:val="D16969"/>
          <w:sz w:val="20"/>
        </w:rPr>
        <w:t>,</w:t>
      </w:r>
    </w:p>
    <w:p w14:paraId="28B887E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4A41A60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14:paraId="538ADB2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"--qdwrite"</w:t>
      </w:r>
      <w:r>
        <w:rPr>
          <w:rFonts w:ascii="微软雅黑" w:hAnsi="微软雅黑"/>
          <w:color w:val="D16969"/>
          <w:sz w:val="20"/>
        </w:rPr>
        <w:t>,</w:t>
      </w:r>
    </w:p>
    <w:p w14:paraId="1105DF4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action</w:t>
      </w:r>
      <w:r>
        <w:rPr>
          <w:rFonts w:ascii="微软雅黑" w:hAnsi="微软雅黑"/>
          <w:color w:val="D16969"/>
          <w:sz w:val="20"/>
        </w:rPr>
        <w:t>=</w:t>
      </w:r>
      <w:r>
        <w:rPr>
          <w:rFonts w:ascii="微软雅黑" w:hAnsi="微软雅黑"/>
          <w:color w:val="CE9178"/>
          <w:sz w:val="20"/>
        </w:rPr>
        <w:t>"store_true"</w:t>
      </w:r>
      <w:r>
        <w:rPr>
          <w:rFonts w:ascii="微软雅黑" w:hAnsi="微软雅黑"/>
          <w:color w:val="D16969"/>
          <w:sz w:val="20"/>
        </w:rPr>
        <w:t>,</w:t>
      </w:r>
    </w:p>
    <w:p w14:paraId="2954640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"Also sweep queue depths for WRITE tests."</w:t>
      </w:r>
      <w:r>
        <w:rPr>
          <w:rFonts w:ascii="微软雅黑" w:hAnsi="微软雅黑"/>
          <w:color w:val="D16969"/>
          <w:sz w:val="20"/>
        </w:rPr>
        <w:t>,</w:t>
      </w:r>
    </w:p>
    <w:p w14:paraId="258EB005"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D16969"/>
          <w:sz w:val="20"/>
        </w:rPr>
        <w:t>)</w:t>
      </w:r>
    </w:p>
    <w:p w14:paraId="6E03883B" w14:textId="77777777" w:rsidR="009F31DD" w:rsidRDefault="00591719">
      <w:pPr>
        <w:shd w:val="clear" w:color="auto" w:fill="1E1E1E"/>
        <w:spacing w:after="0" w:line="240" w:lineRule="auto"/>
      </w:pPr>
      <w:r>
        <w:rPr>
          <w:rFonts w:ascii="微软雅黑" w:hAnsi="微软雅黑"/>
          <w:color w:val="D4D4D4"/>
          <w:sz w:val="20"/>
        </w:rPr>
        <w:br/>
      </w:r>
    </w:p>
    <w:p w14:paraId="188E262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parse_args</w:t>
      </w:r>
      <w:r>
        <w:rPr>
          <w:rFonts w:ascii="微软雅黑" w:hAnsi="微软雅黑"/>
          <w:color w:val="D16969"/>
          <w:sz w:val="20"/>
        </w:rPr>
        <w:t>()</w:t>
      </w:r>
    </w:p>
    <w:p w14:paraId="205ACDE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14:paraId="569B17E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qd_list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int</w:t>
      </w:r>
      <w:r>
        <w:rPr>
          <w:rFonts w:ascii="微软雅黑" w:hAnsi="微软雅黑"/>
          <w:color w:val="D16969"/>
          <w:sz w:val="20"/>
        </w:rPr>
        <w:t>(</w:t>
      </w:r>
      <w:r>
        <w:rPr>
          <w:rFonts w:ascii="微软雅黑" w:hAnsi="微软雅黑"/>
          <w:color w:val="9CDCFE"/>
          <w:sz w:val="20"/>
        </w:rPr>
        <w: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qdset</w:t>
      </w:r>
      <w:r>
        <w:rPr>
          <w:rFonts w:ascii="微软雅黑" w:hAnsi="微软雅黑"/>
          <w:color w:val="D16969"/>
          <w:sz w:val="20"/>
        </w:rPr>
        <w:t>.</w:t>
      </w:r>
      <w:r>
        <w:rPr>
          <w:rFonts w:ascii="微软雅黑" w:hAnsi="微软雅黑"/>
          <w:color w:val="DCDCAA"/>
          <w:sz w:val="20"/>
        </w:rPr>
        <w:t>split</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p>
    <w:p w14:paraId="16F0B6B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ValueError</w:t>
      </w:r>
      <w:r>
        <w:rPr>
          <w:rFonts w:ascii="微软雅黑" w:hAnsi="微软雅黑"/>
          <w:color w:val="D4D4D4"/>
          <w:sz w:val="20"/>
        </w:rPr>
        <w:t>:</w:t>
      </w:r>
    </w:p>
    <w:p w14:paraId="2B9F1E8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raise</w:t>
      </w:r>
      <w:r>
        <w:rPr>
          <w:rFonts w:ascii="微软雅黑" w:hAnsi="微软雅黑"/>
          <w:color w:val="D4D4D4"/>
          <w:sz w:val="20"/>
        </w:rPr>
        <w:t xml:space="preserve"> </w:t>
      </w:r>
      <w:r>
        <w:rPr>
          <w:rFonts w:ascii="微软雅黑" w:hAnsi="微软雅黑"/>
          <w:color w:val="DCDCAA"/>
          <w:sz w:val="20"/>
        </w:rPr>
        <w:t>SystemExit</w:t>
      </w:r>
      <w:r>
        <w:rPr>
          <w:rFonts w:ascii="微软雅黑" w:hAnsi="微软雅黑"/>
          <w:color w:val="D16969"/>
          <w:sz w:val="20"/>
        </w:rPr>
        <w:t>(</w:t>
      </w:r>
      <w:r>
        <w:rPr>
          <w:rFonts w:ascii="微软雅黑" w:hAnsi="微软雅黑"/>
          <w:color w:val="CE9178"/>
          <w:sz w:val="20"/>
        </w:rPr>
        <w:t>"Invalid --qdset. Use like: 1,2,4,8,16"</w:t>
      </w:r>
      <w:r>
        <w:rPr>
          <w:rFonts w:ascii="微软雅黑" w:hAnsi="微软雅黑"/>
          <w:color w:val="D16969"/>
          <w:sz w:val="20"/>
        </w:rPr>
        <w:t>)</w:t>
      </w:r>
    </w:p>
    <w:p w14:paraId="12628E17" w14:textId="77777777" w:rsidR="009F31DD" w:rsidRDefault="00591719">
      <w:pPr>
        <w:shd w:val="clear" w:color="auto" w:fill="1E1E1E"/>
        <w:spacing w:after="0" w:line="240" w:lineRule="auto"/>
      </w:pPr>
      <w:r>
        <w:rPr>
          <w:rFonts w:ascii="微软雅黑" w:hAnsi="微软雅黑"/>
          <w:color w:val="D4D4D4"/>
          <w:sz w:val="20"/>
        </w:rPr>
        <w:br/>
      </w:r>
    </w:p>
    <w:p w14:paraId="69F1BD8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p>
    <w:p w14:paraId="7A01C91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Detected System Memory: {mem_config} ---"</w:t>
      </w:r>
      <w:r>
        <w:rPr>
          <w:rFonts w:ascii="微软雅黑" w:hAnsi="微软雅黑"/>
          <w:color w:val="D16969"/>
          <w:sz w:val="20"/>
        </w:rPr>
        <w:t>)</w:t>
      </w:r>
    </w:p>
    <w:p w14:paraId="318BCB9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RESULTS_DIR</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5B0E836C" w14:textId="77777777" w:rsidR="009F31DD" w:rsidRDefault="00591719">
      <w:pPr>
        <w:shd w:val="clear" w:color="auto" w:fill="1E1E1E"/>
        <w:spacing w:after="0" w:line="240" w:lineRule="auto"/>
      </w:pPr>
      <w:r>
        <w:rPr>
          <w:rFonts w:ascii="微软雅黑" w:hAnsi="微软雅黑"/>
          <w:color w:val="D4D4D4"/>
          <w:sz w:val="20"/>
        </w:rPr>
        <w:br/>
      </w:r>
    </w:p>
    <w:p w14:paraId="56D4B41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p>
    <w:p w14:paraId="390D480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14:paraId="4D91B39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14:paraId="69A3DA1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set_write_fence</w:t>
      </w:r>
      <w:r>
        <w:rPr>
          <w:rFonts w:ascii="微软雅黑" w:hAnsi="微软雅黑"/>
          <w:color w:val="D16969"/>
          <w:sz w:val="20"/>
        </w:rPr>
        <w:t>()</w:t>
      </w:r>
    </w:p>
    <w:p w14:paraId="4DF342B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14:paraId="0853E29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 Starting Benchmark for Kernel: {args.name}, "</w:t>
      </w:r>
    </w:p>
    <w:p w14:paraId="1529835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"Type: {args.type} ==="</w:t>
      </w:r>
    </w:p>
    <w:p w14:paraId="74A0866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4D522465" w14:textId="77777777" w:rsidR="009F31DD" w:rsidRDefault="00591719">
      <w:pPr>
        <w:shd w:val="clear" w:color="auto" w:fill="1E1E1E"/>
        <w:spacing w:after="0" w:line="240" w:lineRule="auto"/>
      </w:pPr>
      <w:r>
        <w:rPr>
          <w:rFonts w:ascii="微软雅黑" w:hAnsi="微软雅黑"/>
          <w:color w:val="D4D4D4"/>
          <w:sz w:val="20"/>
        </w:rPr>
        <w:br/>
      </w:r>
    </w:p>
    <w:p w14:paraId="634B090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w:t>
      </w:r>
    </w:p>
    <w:p w14:paraId="50A6900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mount_point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get_mount_point</w:t>
      </w:r>
      <w:r>
        <w:rPr>
          <w:rFonts w:ascii="微软雅黑" w:hAnsi="微软雅黑"/>
          <w:color w:val="D16969"/>
          <w:sz w:val="20"/>
        </w:rPr>
        <w:t>(</w:t>
      </w:r>
      <w:r>
        <w:rPr>
          <w:rFonts w:ascii="微软雅黑" w:hAnsi="微软雅黑"/>
          <w:color w:val="9CDCFE"/>
          <w:sz w:val="20"/>
        </w:rPr>
        <w:t>args</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p>
    <w:p w14:paraId="20EF929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remount</w:t>
      </w:r>
      <w:r>
        <w:rPr>
          <w:rFonts w:ascii="微软雅黑" w:hAnsi="微软雅黑"/>
          <w:color w:val="D16969"/>
          <w:sz w:val="20"/>
        </w:rPr>
        <w:t>(</w:t>
      </w:r>
      <w:r>
        <w:rPr>
          <w:rFonts w:ascii="微软雅黑" w:hAnsi="微软雅黑"/>
          <w:color w:val="9CDCFE"/>
          <w:sz w:val="20"/>
        </w:rPr>
        <w:t>mount_point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"ro"</w:t>
      </w:r>
      <w:r>
        <w:rPr>
          <w:rFonts w:ascii="微软雅黑" w:hAnsi="微软雅黑"/>
          <w:color w:val="D16969"/>
          <w:sz w:val="20"/>
        </w:rPr>
        <w:t>)</w:t>
      </w:r>
      <w:r>
        <w:rPr>
          <w:rFonts w:ascii="微软雅黑" w:hAnsi="微软雅黑"/>
          <w:color w:val="D4D4D4"/>
          <w:sz w:val="20"/>
        </w:rPr>
        <w:t xml:space="preserve">  # </w:t>
      </w:r>
      <w:r>
        <w:rPr>
          <w:rFonts w:ascii="微软雅黑" w:hAnsi="微软雅黑"/>
          <w:color w:val="9CDCFE"/>
          <w:sz w:val="20"/>
        </w:rPr>
        <w:t>ro</w:t>
      </w:r>
      <w:r>
        <w:rPr>
          <w:rFonts w:ascii="微软雅黑" w:hAnsi="微软雅黑"/>
          <w:color w:val="D16969"/>
          <w:sz w:val="20"/>
        </w:rPr>
        <w:t>,</w:t>
      </w:r>
      <w:r>
        <w:rPr>
          <w:rFonts w:ascii="微软雅黑" w:hAnsi="微软雅黑"/>
          <w:color w:val="9CDCFE"/>
          <w:sz w:val="20"/>
        </w:rPr>
        <w:t>noatime</w:t>
      </w:r>
    </w:p>
    <w:p w14:paraId="21D779F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"Running COLD READ tests (cache cleared before each run)..."</w:t>
      </w:r>
      <w:r>
        <w:rPr>
          <w:rFonts w:ascii="微软雅黑" w:hAnsi="微软雅黑"/>
          <w:color w:val="D16969"/>
          <w:sz w:val="20"/>
        </w:rPr>
        <w:t>)</w:t>
      </w:r>
    </w:p>
    <w:p w14:paraId="626F64D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14:paraId="667C004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pass</w:t>
      </w:r>
    </w:p>
    <w:p w14:paraId="3E231615" w14:textId="77777777" w:rsidR="009F31DD" w:rsidRDefault="00591719">
      <w:pPr>
        <w:shd w:val="clear" w:color="auto" w:fill="1E1E1E"/>
        <w:spacing w:after="0" w:line="240" w:lineRule="auto"/>
      </w:pPr>
      <w:r>
        <w:rPr>
          <w:rFonts w:ascii="微软雅黑" w:hAnsi="微软雅黑"/>
          <w:color w:val="D4D4D4"/>
          <w:sz w:val="20"/>
        </w:rPr>
        <w:br/>
      </w:r>
    </w:p>
    <w:p w14:paraId="6312F44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finally</w:t>
      </w:r>
      <w:r>
        <w:rPr>
          <w:rFonts w:ascii="微软雅黑" w:hAnsi="微软雅黑"/>
          <w:color w:val="D4D4D4"/>
          <w:sz w:val="20"/>
        </w:rPr>
        <w:t>:</w:t>
      </w:r>
    </w:p>
    <w:p w14:paraId="6931262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14:paraId="1D92478B" w14:textId="77777777" w:rsidR="009F31DD" w:rsidRDefault="00591719">
      <w:pPr>
        <w:shd w:val="clear" w:color="auto" w:fill="1E1E1E"/>
        <w:spacing w:after="0" w:line="240" w:lineRule="auto"/>
        <w:rPr>
          <w:lang w:eastAsia="zh-CN"/>
        </w:rPr>
      </w:pPr>
      <w:r>
        <w:rPr>
          <w:rFonts w:ascii="微软雅黑" w:hAnsi="微软雅黑"/>
          <w:color w:val="D4D4D4"/>
          <w:sz w:val="20"/>
        </w:rPr>
        <w:t xml:space="preserve">            </w:t>
      </w:r>
      <w:r>
        <w:rPr>
          <w:rFonts w:ascii="微软雅黑" w:hAnsi="微软雅黑"/>
          <w:color w:val="DCDCAA"/>
          <w:sz w:val="20"/>
          <w:lang w:eastAsia="zh-CN"/>
        </w:rPr>
        <w:t>restore_write_fence</w:t>
      </w:r>
      <w:r>
        <w:rPr>
          <w:rFonts w:ascii="微软雅黑" w:hAnsi="微软雅黑"/>
          <w:color w:val="D16969"/>
          <w:sz w:val="20"/>
          <w:lang w:eastAsia="zh-CN"/>
        </w:rPr>
        <w:t>()</w:t>
      </w:r>
    </w:p>
    <w:p w14:paraId="0FCF6602"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22890B48" w14:textId="77777777" w:rsidR="009F31DD" w:rsidRDefault="00591719">
      <w:pPr>
        <w:spacing w:line="360" w:lineRule="auto"/>
        <w:ind w:firstLine="480"/>
        <w:jc w:val="both"/>
        <w:rPr>
          <w:lang w:eastAsia="zh-CN"/>
        </w:rPr>
      </w:pPr>
      <w:r>
        <w:rPr>
          <w:rFonts w:ascii="Times New Roman" w:eastAsia="宋体" w:hAnsi="Times New Roman"/>
          <w:sz w:val="24"/>
          <w:lang w:eastAsia="zh-CN"/>
        </w:rPr>
        <w:t>通过上述脚本，单次执行即可完成多个块大小、多种队列深度和不同内核版本之间的顺序读写对比测试，并保持测试前后内核参数一致。</w:t>
      </w:r>
    </w:p>
    <w:p w14:paraId="7E82979A" w14:textId="77777777" w:rsidR="009F31DD" w:rsidRDefault="00591719">
      <w:pPr>
        <w:pStyle w:val="31"/>
        <w:rPr>
          <w:lang w:eastAsia="zh-CN"/>
        </w:rPr>
      </w:pPr>
      <w:bookmarkStart w:id="144" w:name="_Toc229385025"/>
      <w:r>
        <w:rPr>
          <w:rFonts w:ascii="Times New Roman" w:eastAsia="宋体" w:hAnsi="Times New Roman"/>
          <w:lang w:eastAsia="zh-CN"/>
        </w:rPr>
        <w:lastRenderedPageBreak/>
        <w:t xml:space="preserve">5.1.2  </w:t>
      </w:r>
      <w:r>
        <w:rPr>
          <w:rFonts w:ascii="Times New Roman" w:eastAsia="宋体" w:hAnsi="Times New Roman"/>
          <w:lang w:eastAsia="zh-CN"/>
        </w:rPr>
        <w:t>单轮</w:t>
      </w:r>
      <w:r>
        <w:rPr>
          <w:rFonts w:ascii="Times New Roman" w:eastAsia="宋体" w:hAnsi="Times New Roman"/>
          <w:lang w:eastAsia="zh-CN"/>
        </w:rPr>
        <w:t xml:space="preserve"> FIO </w:t>
      </w:r>
      <w:r>
        <w:rPr>
          <w:rFonts w:ascii="Times New Roman" w:eastAsia="宋体" w:hAnsi="Times New Roman"/>
          <w:lang w:eastAsia="zh-CN"/>
        </w:rPr>
        <w:t>执行与缓存控制</w:t>
      </w:r>
      <w:bookmarkEnd w:id="144"/>
    </w:p>
    <w:p w14:paraId="72FEF5F7" w14:textId="77777777" w:rsidR="009F31DD" w:rsidRDefault="00591719">
      <w:pPr>
        <w:spacing w:line="360" w:lineRule="auto"/>
        <w:ind w:firstLine="480"/>
        <w:jc w:val="both"/>
        <w:rPr>
          <w:lang w:eastAsia="zh-CN"/>
        </w:rPr>
      </w:pPr>
      <w:r>
        <w:rPr>
          <w:rFonts w:ascii="Times New Roman" w:eastAsia="宋体" w:hAnsi="Times New Roman"/>
          <w:sz w:val="24"/>
        </w:rPr>
        <w:t>在</w:t>
      </w:r>
      <w:r>
        <w:rPr>
          <w:rFonts w:ascii="Times New Roman" w:eastAsia="宋体" w:hAnsi="Times New Roman"/>
          <w:sz w:val="24"/>
        </w:rPr>
        <w:t xml:space="preserve"> run_benchmark.py </w:t>
      </w:r>
      <w:r>
        <w:rPr>
          <w:rFonts w:ascii="Times New Roman" w:eastAsia="宋体" w:hAnsi="Times New Roman"/>
          <w:sz w:val="24"/>
        </w:rPr>
        <w:t>之下，</w:t>
      </w:r>
      <w:r>
        <w:rPr>
          <w:rFonts w:ascii="Times New Roman" w:eastAsia="宋体" w:hAnsi="Times New Roman"/>
          <w:sz w:val="24"/>
        </w:rPr>
        <w:t xml:space="preserve">fio_test.sh </w:t>
      </w:r>
      <w:r>
        <w:rPr>
          <w:rFonts w:ascii="Times New Roman" w:eastAsia="宋体" w:hAnsi="Times New Roman"/>
          <w:sz w:val="24"/>
        </w:rPr>
        <w:t>负责真正调用</w:t>
      </w:r>
      <w:r>
        <w:rPr>
          <w:rFonts w:ascii="Times New Roman" w:eastAsia="宋体" w:hAnsi="Times New Roman"/>
          <w:sz w:val="24"/>
        </w:rPr>
        <w:t xml:space="preserve"> fio </w:t>
      </w:r>
      <w:r>
        <w:rPr>
          <w:rFonts w:ascii="Times New Roman" w:eastAsia="宋体" w:hAnsi="Times New Roman"/>
          <w:sz w:val="24"/>
        </w:rPr>
        <w:t>命令完成单轮测试。</w:t>
      </w:r>
      <w:r>
        <w:rPr>
          <w:rFonts w:ascii="Times New Roman" w:eastAsia="宋体" w:hAnsi="Times New Roman"/>
          <w:sz w:val="24"/>
        </w:rPr>
        <w:t xml:space="preserve">clear_cache.sh </w:t>
      </w:r>
      <w:r>
        <w:rPr>
          <w:rFonts w:ascii="Times New Roman" w:eastAsia="宋体" w:hAnsi="Times New Roman"/>
          <w:sz w:val="24"/>
        </w:rPr>
        <w:t>则在需要</w:t>
      </w:r>
      <w:r>
        <w:rPr>
          <w:rFonts w:ascii="Times New Roman" w:eastAsia="宋体" w:hAnsi="Times New Roman"/>
          <w:sz w:val="24"/>
        </w:rPr>
        <w:t xml:space="preserve"> COLD READ </w:t>
      </w:r>
      <w:r>
        <w:rPr>
          <w:rFonts w:ascii="Times New Roman" w:eastAsia="宋体" w:hAnsi="Times New Roman"/>
          <w:sz w:val="24"/>
        </w:rPr>
        <w:t>时清空页缓存和相关缓存，使每一轮读测试都从冷缓存起步。</w:t>
      </w:r>
      <w:r>
        <w:rPr>
          <w:rFonts w:ascii="Times New Roman" w:eastAsia="宋体" w:hAnsi="Times New Roman"/>
          <w:sz w:val="24"/>
          <w:lang w:eastAsia="zh-CN"/>
        </w:rPr>
        <w:t>这两个脚本尽量保持简单、可读。便于在不同平台（</w:t>
      </w:r>
      <w:r>
        <w:rPr>
          <w:rFonts w:ascii="Times New Roman" w:eastAsia="宋体" w:hAnsi="Times New Roman"/>
          <w:sz w:val="24"/>
          <w:lang w:eastAsia="zh-CN"/>
        </w:rPr>
        <w:t xml:space="preserve">QEMU </w:t>
      </w:r>
      <w:r>
        <w:rPr>
          <w:rFonts w:ascii="Times New Roman" w:eastAsia="宋体" w:hAnsi="Times New Roman"/>
          <w:sz w:val="24"/>
          <w:lang w:eastAsia="zh-CN"/>
        </w:rPr>
        <w:t>虚拟机与树莓派）之间复用。</w:t>
      </w:r>
    </w:p>
    <w:p w14:paraId="3A2EEADC" w14:textId="77777777" w:rsidR="009F31DD" w:rsidRDefault="00591719">
      <w:pPr>
        <w:shd w:val="clear" w:color="auto" w:fill="1E1E1E"/>
        <w:spacing w:after="0" w:line="240" w:lineRule="auto"/>
      </w:pPr>
      <w:r>
        <w:rPr>
          <w:rFonts w:ascii="微软雅黑" w:hAnsi="微软雅黑"/>
          <w:color w:val="6A9955"/>
          <w:sz w:val="20"/>
        </w:rPr>
        <w:t>// File: tools/fio_test.sh</w:t>
      </w:r>
    </w:p>
    <w:p w14:paraId="34F4C394" w14:textId="77777777" w:rsidR="009F31DD" w:rsidRDefault="00591719">
      <w:pPr>
        <w:shd w:val="clear" w:color="auto" w:fill="1E1E1E"/>
        <w:spacing w:after="0" w:line="240" w:lineRule="auto"/>
      </w:pPr>
      <w:r>
        <w:rPr>
          <w:rFonts w:ascii="微软雅黑" w:hAnsi="微软雅黑"/>
          <w:color w:val="C586C0"/>
          <w:sz w:val="20"/>
        </w:rPr>
        <w:t>#!/usr/bin/env bash</w:t>
      </w:r>
    </w:p>
    <w:p w14:paraId="2CFFCD73" w14:textId="77777777" w:rsidR="009F31DD" w:rsidRDefault="00591719">
      <w:pPr>
        <w:shd w:val="clear" w:color="auto" w:fill="1E1E1E"/>
        <w:spacing w:after="0" w:line="240" w:lineRule="auto"/>
      </w:pPr>
      <w:r>
        <w:rPr>
          <w:rFonts w:ascii="微软雅黑" w:hAnsi="微软雅黑"/>
          <w:color w:val="C586C0"/>
          <w:sz w:val="20"/>
        </w:rPr>
        <w:t>#   sudo bash fio_test.sh &lt;title&gt; &lt;bs&gt; &lt;mode&gt; file=&lt;path&gt; ioengine=&lt;engine&gt; \</w:t>
      </w:r>
    </w:p>
    <w:p w14:paraId="6C796F98" w14:textId="77777777" w:rsidR="009F31DD" w:rsidRDefault="00591719">
      <w:pPr>
        <w:shd w:val="clear" w:color="auto" w:fill="1E1E1E"/>
        <w:spacing w:after="0" w:line="240" w:lineRule="auto"/>
      </w:pPr>
      <w:r>
        <w:rPr>
          <w:rFonts w:ascii="微软雅黑" w:hAnsi="微软雅黑"/>
          <w:color w:val="D4D4D4"/>
          <w:sz w:val="20"/>
        </w:rPr>
        <w:br/>
      </w:r>
    </w:p>
    <w:p w14:paraId="09BB0A9D" w14:textId="77777777" w:rsidR="009F31DD" w:rsidRDefault="00591719">
      <w:pPr>
        <w:shd w:val="clear" w:color="auto" w:fill="1E1E1E"/>
        <w:spacing w:after="0" w:line="240" w:lineRule="auto"/>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14:paraId="6792EE31" w14:textId="77777777" w:rsidR="009F31DD" w:rsidRDefault="00591719">
      <w:pPr>
        <w:shd w:val="clear" w:color="auto" w:fill="1E1E1E"/>
        <w:spacing w:after="0" w:line="240" w:lineRule="auto"/>
      </w:pPr>
      <w:r>
        <w:rPr>
          <w:rFonts w:ascii="微软雅黑" w:hAnsi="微软雅黑"/>
          <w:color w:val="D4D4D4"/>
          <w:sz w:val="20"/>
        </w:rPr>
        <w:br/>
      </w:r>
    </w:p>
    <w:p w14:paraId="0AC8C0BF" w14:textId="77777777" w:rsidR="009F31DD" w:rsidRDefault="00591719">
      <w:pPr>
        <w:shd w:val="clear" w:color="auto" w:fill="1E1E1E"/>
        <w:spacing w:after="0" w:line="240" w:lineRule="auto"/>
      </w:pP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"$1"</w:t>
      </w:r>
    </w:p>
    <w:p w14:paraId="529704ED" w14:textId="77777777" w:rsidR="009F31DD" w:rsidRDefault="00591719">
      <w:pPr>
        <w:shd w:val="clear" w:color="auto" w:fill="1E1E1E"/>
        <w:spacing w:after="0" w:line="240" w:lineRule="auto"/>
      </w:pPr>
      <w:r>
        <w:rPr>
          <w:rFonts w:ascii="微软雅黑" w:hAnsi="微软雅黑"/>
          <w:color w:val="9CDCFE"/>
          <w:sz w:val="20"/>
        </w:rPr>
        <w:t>BS</w:t>
      </w:r>
      <w:r>
        <w:rPr>
          <w:rFonts w:ascii="微软雅黑" w:hAnsi="微软雅黑"/>
          <w:color w:val="D16969"/>
          <w:sz w:val="20"/>
        </w:rPr>
        <w:t>=</w:t>
      </w:r>
      <w:r>
        <w:rPr>
          <w:rFonts w:ascii="微软雅黑" w:hAnsi="微软雅黑"/>
          <w:color w:val="CE9178"/>
          <w:sz w:val="20"/>
        </w:rPr>
        <w:t>"$2"</w:t>
      </w:r>
    </w:p>
    <w:p w14:paraId="06A4D204" w14:textId="77777777" w:rsidR="009F31DD" w:rsidRDefault="00591719">
      <w:pPr>
        <w:shd w:val="clear" w:color="auto" w:fill="1E1E1E"/>
        <w:spacing w:after="0" w:line="240" w:lineRule="auto"/>
      </w:pPr>
      <w:r>
        <w:rPr>
          <w:rFonts w:ascii="微软雅黑" w:hAnsi="微软雅黑"/>
          <w:color w:val="9CDCFE"/>
          <w:sz w:val="20"/>
        </w:rPr>
        <w:t>MODE</w:t>
      </w:r>
      <w:r>
        <w:rPr>
          <w:rFonts w:ascii="微软雅黑" w:hAnsi="微软雅黑"/>
          <w:color w:val="D16969"/>
          <w:sz w:val="20"/>
        </w:rPr>
        <w:t>=</w:t>
      </w:r>
      <w:r>
        <w:rPr>
          <w:rFonts w:ascii="微软雅黑" w:hAnsi="微软雅黑"/>
          <w:color w:val="CE9178"/>
          <w:sz w:val="20"/>
        </w:rPr>
        <w:t>"$3"</w:t>
      </w:r>
    </w:p>
    <w:p w14:paraId="7C1995BA" w14:textId="77777777" w:rsidR="009F31DD" w:rsidRDefault="00591719">
      <w:pPr>
        <w:shd w:val="clear" w:color="auto" w:fill="1E1E1E"/>
        <w:spacing w:after="0" w:line="240" w:lineRule="auto"/>
      </w:pPr>
      <w:r>
        <w:rPr>
          <w:rFonts w:ascii="微软雅黑" w:hAnsi="微软雅黑"/>
          <w:color w:val="9CDCFE"/>
          <w:sz w:val="20"/>
        </w:rPr>
        <w:t>shift</w:t>
      </w:r>
      <w:r>
        <w:rPr>
          <w:rFonts w:ascii="微软雅黑" w:hAnsi="微软雅黑"/>
          <w:color w:val="D4D4D4"/>
          <w:sz w:val="20"/>
        </w:rPr>
        <w:t xml:space="preserve"> </w:t>
      </w:r>
      <w:r>
        <w:rPr>
          <w:rFonts w:ascii="微软雅黑" w:hAnsi="微软雅黑"/>
          <w:color w:val="B5CEA8"/>
          <w:sz w:val="20"/>
        </w:rPr>
        <w:t>3</w:t>
      </w:r>
    </w:p>
    <w:p w14:paraId="7C91FC33" w14:textId="77777777" w:rsidR="009F31DD" w:rsidRDefault="00591719">
      <w:pPr>
        <w:shd w:val="clear" w:color="auto" w:fill="1E1E1E"/>
        <w:spacing w:after="0" w:line="240" w:lineRule="auto"/>
      </w:pPr>
      <w:r>
        <w:rPr>
          <w:rFonts w:ascii="微软雅黑" w:hAnsi="微软雅黑"/>
          <w:color w:val="D4D4D4"/>
          <w:sz w:val="20"/>
        </w:rPr>
        <w:br/>
      </w:r>
    </w:p>
    <w:p w14:paraId="078525A5" w14:textId="77777777" w:rsidR="009F31DD" w:rsidRDefault="00591719">
      <w:pPr>
        <w:shd w:val="clear" w:color="auto" w:fill="1E1E1E"/>
        <w:spacing w:after="0" w:line="240" w:lineRule="auto"/>
      </w:pPr>
      <w:r>
        <w:rPr>
          <w:rFonts w:ascii="微软雅黑" w:hAnsi="微软雅黑"/>
          <w:color w:val="9CDCFE"/>
          <w:sz w:val="20"/>
        </w:rPr>
        <w:t>FIO_ARGS</w:t>
      </w:r>
      <w:r>
        <w:rPr>
          <w:rFonts w:ascii="微软雅黑" w:hAnsi="微软雅黑"/>
          <w:color w:val="D16969"/>
          <w:sz w:val="20"/>
        </w:rPr>
        <w:t>=(</w:t>
      </w:r>
    </w:p>
    <w:p w14:paraId="1A01DAD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"--name=${TITLE}"</w:t>
      </w:r>
    </w:p>
    <w:p w14:paraId="543486C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"--filename=$(echo "</w:t>
      </w:r>
      <w:r>
        <w:rPr>
          <w:rFonts w:ascii="微软雅黑" w:hAnsi="微软雅黑"/>
          <w:color w:val="D4D4D4"/>
          <w:sz w:val="20"/>
        </w:rPr>
        <w:t>$@</w:t>
      </w:r>
      <w:r>
        <w:rPr>
          <w:rFonts w:ascii="微软雅黑" w:hAnsi="微软雅黑"/>
          <w:color w:val="CE9178"/>
          <w:sz w:val="20"/>
        </w:rPr>
        <w:t>" | sed -n 's/.*file=\([^ ]*\).*/\1/p')"</w:t>
      </w:r>
    </w:p>
    <w:p w14:paraId="7E22532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"--rw=$( [ "</w:t>
      </w:r>
      <w:r>
        <w:rPr>
          <w:rFonts w:ascii="微软雅黑" w:hAnsi="微软雅黑"/>
          <w:color w:val="D4D4D4"/>
          <w:sz w:val="20"/>
        </w:rPr>
        <w:t>$</w:t>
      </w:r>
      <w:r>
        <w:rPr>
          <w:rFonts w:ascii="微软雅黑" w:hAnsi="微软雅黑"/>
          <w:color w:val="9CDCFE"/>
          <w:sz w:val="20"/>
        </w:rPr>
        <w:t>MODE</w:t>
      </w:r>
      <w:r>
        <w:rPr>
          <w:rFonts w:ascii="微软雅黑" w:hAnsi="微软雅黑"/>
          <w:color w:val="CE9178"/>
          <w:sz w:val="20"/>
        </w:rPr>
        <w:t>" = "</w:t>
      </w:r>
      <w:r>
        <w:rPr>
          <w:rFonts w:ascii="微软雅黑" w:hAnsi="微软雅黑"/>
          <w:color w:val="9CDCFE"/>
          <w:sz w:val="20"/>
        </w:rPr>
        <w:t>r</w:t>
      </w:r>
      <w:r>
        <w:rPr>
          <w:rFonts w:ascii="微软雅黑" w:hAnsi="微软雅黑"/>
          <w:color w:val="CE9178"/>
          <w:sz w:val="20"/>
        </w:rPr>
        <w:t>" ] &amp;&amp; echo "</w:t>
      </w:r>
      <w:r>
        <w:rPr>
          <w:rFonts w:ascii="微软雅黑" w:hAnsi="微软雅黑"/>
          <w:color w:val="9CDCFE"/>
          <w:sz w:val="20"/>
        </w:rPr>
        <w:t>read</w:t>
      </w:r>
      <w:r>
        <w:rPr>
          <w:rFonts w:ascii="微软雅黑" w:hAnsi="微软雅黑"/>
          <w:color w:val="CE9178"/>
          <w:sz w:val="20"/>
        </w:rPr>
        <w:t>" || echo "</w:t>
      </w:r>
      <w:r>
        <w:rPr>
          <w:rFonts w:ascii="微软雅黑" w:hAnsi="微软雅黑"/>
          <w:color w:val="9CDCFE"/>
          <w:sz w:val="20"/>
        </w:rPr>
        <w:t>write</w:t>
      </w:r>
      <w:r>
        <w:rPr>
          <w:rFonts w:ascii="微软雅黑" w:hAnsi="微软雅黑"/>
          <w:color w:val="CE9178"/>
          <w:sz w:val="20"/>
        </w:rPr>
        <w:t>" )"</w:t>
      </w:r>
    </w:p>
    <w:p w14:paraId="05DC21F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"--bs=${BS}"</w:t>
      </w:r>
    </w:p>
    <w:p w14:paraId="690F8F5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"--direct=1"</w:t>
      </w:r>
    </w:p>
    <w:p w14:paraId="14FAE68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"--ioengine=$(echo "</w:t>
      </w:r>
      <w:r>
        <w:rPr>
          <w:rFonts w:ascii="微软雅黑" w:hAnsi="微软雅黑"/>
          <w:color w:val="D4D4D4"/>
          <w:sz w:val="20"/>
        </w:rPr>
        <w:t>$@</w:t>
      </w:r>
      <w:r>
        <w:rPr>
          <w:rFonts w:ascii="微软雅黑" w:hAnsi="微软雅黑"/>
          <w:color w:val="CE9178"/>
          <w:sz w:val="20"/>
        </w:rPr>
        <w:t>" | sed -n 's/.*ioengine=\([^ ]*\).*/\1/p')"</w:t>
      </w:r>
    </w:p>
    <w:p w14:paraId="786BA94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"--iodepth=$(echo "</w:t>
      </w:r>
      <w:r>
        <w:rPr>
          <w:rFonts w:ascii="微软雅黑" w:hAnsi="微软雅黑"/>
          <w:color w:val="D4D4D4"/>
          <w:sz w:val="20"/>
        </w:rPr>
        <w:t>$@</w:t>
      </w:r>
      <w:r>
        <w:rPr>
          <w:rFonts w:ascii="微软雅黑" w:hAnsi="微软雅黑"/>
          <w:color w:val="CE9178"/>
          <w:sz w:val="20"/>
        </w:rPr>
        <w:t>" | sed -n 's/.*iodepth=\([^ ]*\).*/\1/p')"</w:t>
      </w:r>
    </w:p>
    <w:p w14:paraId="554A04E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"--numjobs=$(echo "</w:t>
      </w:r>
      <w:r>
        <w:rPr>
          <w:rFonts w:ascii="微软雅黑" w:hAnsi="微软雅黑"/>
          <w:color w:val="D4D4D4"/>
          <w:sz w:val="20"/>
        </w:rPr>
        <w:t>$@</w:t>
      </w:r>
      <w:r>
        <w:rPr>
          <w:rFonts w:ascii="微软雅黑" w:hAnsi="微软雅黑"/>
          <w:color w:val="CE9178"/>
          <w:sz w:val="20"/>
        </w:rPr>
        <w:t>" | sed -n 's/.*numjobs=\([^ ]*\).*/\1/p')"</w:t>
      </w:r>
    </w:p>
    <w:p w14:paraId="13A9D76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"--group_reporting=1"</w:t>
      </w:r>
    </w:p>
    <w:p w14:paraId="75BA201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"--time_based=0"</w:t>
      </w:r>
    </w:p>
    <w:p w14:paraId="006E656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"--output=logs/${TITLE}_${BS}_${MODE}_qd$(echo "</w:t>
      </w:r>
      <w:r>
        <w:rPr>
          <w:rFonts w:ascii="微软雅黑" w:hAnsi="微软雅黑"/>
          <w:color w:val="D4D4D4"/>
          <w:sz w:val="20"/>
        </w:rPr>
        <w:t>$@</w:t>
      </w:r>
      <w:r>
        <w:rPr>
          <w:rFonts w:ascii="微软雅黑" w:hAnsi="微软雅黑"/>
          <w:color w:val="CE9178"/>
          <w:sz w:val="20"/>
        </w:rPr>
        <w:t>" | sed -n 's/.*qd=\([^ ]*\).*/\1/p').log"</w:t>
      </w:r>
    </w:p>
    <w:p w14:paraId="2635FAAA" w14:textId="77777777" w:rsidR="009F31DD" w:rsidRDefault="00591719">
      <w:pPr>
        <w:shd w:val="clear" w:color="auto" w:fill="1E1E1E"/>
        <w:spacing w:after="0" w:line="240" w:lineRule="auto"/>
      </w:pPr>
      <w:r>
        <w:rPr>
          <w:rFonts w:ascii="微软雅黑" w:hAnsi="微软雅黑"/>
          <w:color w:val="D16969"/>
          <w:sz w:val="20"/>
        </w:rPr>
        <w:t>)</w:t>
      </w:r>
    </w:p>
    <w:p w14:paraId="7FDE0D18" w14:textId="77777777" w:rsidR="009F31DD" w:rsidRDefault="00591719">
      <w:pPr>
        <w:shd w:val="clear" w:color="auto" w:fill="1E1E1E"/>
        <w:spacing w:after="0" w:line="240" w:lineRule="auto"/>
      </w:pPr>
      <w:r>
        <w:rPr>
          <w:rFonts w:ascii="微软雅黑" w:hAnsi="微软雅黑"/>
          <w:color w:val="D4D4D4"/>
          <w:sz w:val="20"/>
        </w:rPr>
        <w:br/>
      </w:r>
    </w:p>
    <w:p w14:paraId="04A9460D" w14:textId="77777777" w:rsidR="009F31DD" w:rsidRDefault="00591719">
      <w:pPr>
        <w:shd w:val="clear" w:color="auto" w:fill="1E1E1E"/>
        <w:spacing w:after="0" w:line="240" w:lineRule="auto"/>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arg</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do</w:t>
      </w:r>
    </w:p>
    <w:p w14:paraId="6CF1010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CE9178"/>
          <w:sz w:val="20"/>
        </w:rPr>
        <w:t>"$arg"</w:t>
      </w:r>
      <w:r>
        <w:rPr>
          <w:rFonts w:ascii="微软雅黑" w:hAnsi="微软雅黑"/>
          <w:color w:val="D4D4D4"/>
          <w:sz w:val="20"/>
        </w:rPr>
        <w:t xml:space="preserve"> </w:t>
      </w:r>
      <w:r>
        <w:rPr>
          <w:rFonts w:ascii="微软雅黑" w:hAnsi="微软雅黑"/>
          <w:color w:val="9CDCFE"/>
          <w:sz w:val="20"/>
        </w:rPr>
        <w:t>in</w:t>
      </w:r>
    </w:p>
    <w:p w14:paraId="74C0DB4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ioengine</w:t>
      </w:r>
      <w:r>
        <w:rPr>
          <w:rFonts w:ascii="微软雅黑" w:hAnsi="微软雅黑"/>
          <w:color w:val="D16969"/>
          <w:sz w:val="20"/>
        </w:rPr>
        <w:t>=*|</w:t>
      </w:r>
      <w:r>
        <w:rPr>
          <w:rFonts w:ascii="微软雅黑" w:hAnsi="微软雅黑"/>
          <w:color w:val="9CDCFE"/>
          <w:sz w:val="20"/>
        </w:rPr>
        <w:t>iodepth</w:t>
      </w:r>
      <w:r>
        <w:rPr>
          <w:rFonts w:ascii="微软雅黑" w:hAnsi="微软雅黑"/>
          <w:color w:val="D16969"/>
          <w:sz w:val="20"/>
        </w:rPr>
        <w:t>=*|</w:t>
      </w:r>
      <w:r>
        <w:rPr>
          <w:rFonts w:ascii="微软雅黑" w:hAnsi="微软雅黑"/>
          <w:color w:val="9CDCFE"/>
          <w:sz w:val="20"/>
        </w:rPr>
        <w:t>numjobs</w:t>
      </w:r>
      <w:r>
        <w:rPr>
          <w:rFonts w:ascii="微软雅黑" w:hAnsi="微软雅黑"/>
          <w:color w:val="D16969"/>
          <w:sz w:val="20"/>
        </w:rPr>
        <w:t>=*|</w:t>
      </w:r>
      <w:r>
        <w:rPr>
          <w:rFonts w:ascii="微软雅黑" w:hAnsi="微软雅黑"/>
          <w:color w:val="9CDCFE"/>
          <w:sz w:val="20"/>
        </w:rPr>
        <w:t>qd</w:t>
      </w:r>
      <w:r>
        <w:rPr>
          <w:rFonts w:ascii="微软雅黑" w:hAnsi="微软雅黑"/>
          <w:color w:val="D16969"/>
          <w:sz w:val="20"/>
        </w:rPr>
        <w:t>=*)</w:t>
      </w:r>
    </w:p>
    <w:p w14:paraId="25AA2C0F" w14:textId="77777777" w:rsidR="009F31DD" w:rsidRDefault="00591719">
      <w:pPr>
        <w:shd w:val="clear" w:color="auto" w:fill="1E1E1E"/>
        <w:spacing w:after="0" w:line="240" w:lineRule="auto"/>
      </w:pPr>
      <w:r>
        <w:rPr>
          <w:rFonts w:ascii="Consolas" w:eastAsia="微软雅黑" w:hAnsi="Consolas"/>
          <w:color w:val="D4D4D4"/>
          <w:sz w:val="20"/>
        </w:rPr>
        <w:t xml:space="preserve">      ;;</w:t>
      </w:r>
    </w:p>
    <w:p w14:paraId="0C690482"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D16969"/>
          <w:sz w:val="20"/>
        </w:rPr>
        <w:t>*)</w:t>
      </w:r>
    </w:p>
    <w:p w14:paraId="33DEA68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FIO_ARGS</w:t>
      </w:r>
      <w:r>
        <w:rPr>
          <w:rFonts w:ascii="微软雅黑" w:hAnsi="微软雅黑"/>
          <w:color w:val="D4D4D4"/>
          <w:sz w:val="20"/>
        </w:rPr>
        <w:t>+</w:t>
      </w:r>
      <w:r>
        <w:rPr>
          <w:rFonts w:ascii="微软雅黑" w:hAnsi="微软雅黑"/>
          <w:color w:val="D16969"/>
          <w:sz w:val="20"/>
        </w:rPr>
        <w:t>=(</w:t>
      </w:r>
      <w:r>
        <w:rPr>
          <w:rFonts w:ascii="微软雅黑" w:hAnsi="微软雅黑"/>
          <w:color w:val="CE9178"/>
          <w:sz w:val="20"/>
        </w:rPr>
        <w:t>"$arg"</w:t>
      </w:r>
      <w:r>
        <w:rPr>
          <w:rFonts w:ascii="微软雅黑" w:hAnsi="微软雅黑"/>
          <w:color w:val="D16969"/>
          <w:sz w:val="20"/>
        </w:rPr>
        <w:t>)</w:t>
      </w:r>
    </w:p>
    <w:p w14:paraId="7FA73E7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4E1448A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esac</w:t>
      </w:r>
    </w:p>
    <w:p w14:paraId="7B330374" w14:textId="77777777" w:rsidR="009F31DD" w:rsidRDefault="00591719">
      <w:pPr>
        <w:shd w:val="clear" w:color="auto" w:fill="1E1E1E"/>
        <w:spacing w:after="0" w:line="240" w:lineRule="auto"/>
      </w:pPr>
      <w:r>
        <w:rPr>
          <w:rFonts w:ascii="微软雅黑" w:hAnsi="微软雅黑"/>
          <w:color w:val="9CDCFE"/>
          <w:sz w:val="20"/>
        </w:rPr>
        <w:t>done</w:t>
      </w:r>
    </w:p>
    <w:p w14:paraId="6F187778" w14:textId="77777777" w:rsidR="009F31DD" w:rsidRDefault="00591719">
      <w:pPr>
        <w:shd w:val="clear" w:color="auto" w:fill="1E1E1E"/>
        <w:spacing w:after="0" w:line="240" w:lineRule="auto"/>
      </w:pPr>
      <w:r>
        <w:rPr>
          <w:rFonts w:ascii="微软雅黑" w:hAnsi="微软雅黑"/>
          <w:color w:val="D4D4D4"/>
          <w:sz w:val="20"/>
        </w:rPr>
        <w:br/>
      </w:r>
    </w:p>
    <w:p w14:paraId="18AC1A07" w14:textId="77777777" w:rsidR="009F31DD" w:rsidRDefault="00591719">
      <w:pPr>
        <w:shd w:val="clear" w:color="auto" w:fill="1E1E1E"/>
        <w:spacing w:after="0" w:line="240" w:lineRule="auto"/>
      </w:pPr>
      <w:r>
        <w:rPr>
          <w:rFonts w:ascii="微软雅黑" w:hAnsi="微软雅黑"/>
          <w:color w:val="9CDCFE"/>
          <w:sz w:val="20"/>
        </w:rPr>
        <w:t>mkdir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logs</w:t>
      </w:r>
    </w:p>
    <w:p w14:paraId="1D6F3385" w14:textId="77777777" w:rsidR="009F31DD" w:rsidRDefault="00591719">
      <w:pPr>
        <w:shd w:val="clear" w:color="auto" w:fill="1E1E1E"/>
        <w:spacing w:after="0" w:line="240" w:lineRule="auto"/>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"&gt;&gt; Running fio with args:"</w:t>
      </w:r>
    </w:p>
    <w:p w14:paraId="4E1838E7" w14:textId="77777777" w:rsidR="009F31DD" w:rsidRDefault="00591719">
      <w:pPr>
        <w:shd w:val="clear" w:color="auto" w:fill="1E1E1E"/>
        <w:spacing w:after="0" w:line="240" w:lineRule="auto"/>
      </w:pPr>
      <w:r>
        <w:rPr>
          <w:rFonts w:ascii="微软雅黑" w:hAnsi="微软雅黑"/>
          <w:color w:val="9CDCFE"/>
          <w:sz w:val="20"/>
        </w:rPr>
        <w:t>printf</w:t>
      </w:r>
      <w:r>
        <w:rPr>
          <w:rFonts w:ascii="微软雅黑" w:hAnsi="微软雅黑"/>
          <w:color w:val="D4D4D4"/>
          <w:sz w:val="20"/>
        </w:rPr>
        <w:t xml:space="preserve"> '   %</w:t>
      </w:r>
      <w:r>
        <w:rPr>
          <w:rFonts w:ascii="微软雅黑" w:hAnsi="微软雅黑"/>
          <w:color w:val="9CDCFE"/>
          <w:sz w:val="20"/>
        </w:rPr>
        <w:t>s</w:t>
      </w:r>
      <w:r>
        <w:rPr>
          <w:rFonts w:ascii="微软雅黑" w:hAnsi="微软雅黑"/>
          <w:color w:val="D4D4D4"/>
          <w:sz w:val="20"/>
        </w:rPr>
        <w:t>\</w:t>
      </w:r>
      <w:r>
        <w:rPr>
          <w:rFonts w:ascii="微软雅黑" w:hAnsi="微软雅黑"/>
          <w:color w:val="9CDCFE"/>
          <w:sz w:val="20"/>
        </w:rPr>
        <w:t>n</w:t>
      </w:r>
      <w:r>
        <w:rPr>
          <w:rFonts w:ascii="微软雅黑" w:hAnsi="微软雅黑"/>
          <w:color w:val="D4D4D4"/>
          <w:sz w:val="20"/>
        </w:rPr>
        <w:t xml:space="preserve">' </w:t>
      </w:r>
      <w:r>
        <w:rPr>
          <w:rFonts w:ascii="微软雅黑" w:hAnsi="微软雅黑"/>
          <w:color w:val="CE9178"/>
          <w:sz w:val="20"/>
        </w:rPr>
        <w:t>"${FIO_ARGS[@]}"</w:t>
      </w:r>
    </w:p>
    <w:p w14:paraId="124BC99E" w14:textId="77777777" w:rsidR="009F31DD" w:rsidRDefault="00591719">
      <w:pPr>
        <w:shd w:val="clear" w:color="auto" w:fill="1E1E1E"/>
        <w:spacing w:after="0" w:line="240" w:lineRule="auto"/>
      </w:pPr>
      <w:r>
        <w:rPr>
          <w:rFonts w:ascii="微软雅黑" w:hAnsi="微软雅黑"/>
          <w:color w:val="D4D4D4"/>
          <w:sz w:val="20"/>
        </w:rPr>
        <w:br/>
      </w:r>
    </w:p>
    <w:p w14:paraId="008261C2" w14:textId="77777777" w:rsidR="009F31DD" w:rsidRDefault="00591719">
      <w:pPr>
        <w:shd w:val="clear" w:color="auto" w:fill="1E1E1E"/>
        <w:spacing w:after="0" w:line="240" w:lineRule="auto"/>
      </w:pPr>
      <w:r>
        <w:rPr>
          <w:rFonts w:ascii="微软雅黑" w:hAnsi="微软雅黑"/>
          <w:color w:val="9CDCFE"/>
          <w:sz w:val="20"/>
        </w:rPr>
        <w:t>fio</w:t>
      </w:r>
      <w:r>
        <w:rPr>
          <w:rFonts w:ascii="微软雅黑" w:hAnsi="微软雅黑"/>
          <w:color w:val="D4D4D4"/>
          <w:sz w:val="20"/>
        </w:rPr>
        <w:t xml:space="preserve"> </w:t>
      </w:r>
      <w:r>
        <w:rPr>
          <w:rFonts w:ascii="微软雅黑" w:hAnsi="微软雅黑"/>
          <w:color w:val="CE9178"/>
          <w:sz w:val="20"/>
        </w:rPr>
        <w:t>"${FIO_ARGS[@]}"</w:t>
      </w:r>
    </w:p>
    <w:p w14:paraId="24ECFB29" w14:textId="77777777" w:rsidR="009F31DD" w:rsidRDefault="00591719">
      <w:pPr>
        <w:shd w:val="clear" w:color="auto" w:fill="1E1E1E"/>
        <w:spacing w:after="0" w:line="240" w:lineRule="auto"/>
      </w:pPr>
      <w:r>
        <w:rPr>
          <w:rFonts w:ascii="微软雅黑" w:hAnsi="微软雅黑"/>
          <w:color w:val="D4D4D4"/>
          <w:sz w:val="20"/>
        </w:rPr>
        <w:br/>
      </w:r>
    </w:p>
    <w:p w14:paraId="326C29C4" w14:textId="77777777" w:rsidR="009F31DD" w:rsidRDefault="00591719">
      <w:pPr>
        <w:shd w:val="clear" w:color="auto" w:fill="1E1E1E"/>
        <w:spacing w:after="0" w:line="240" w:lineRule="auto"/>
      </w:pPr>
      <w:r>
        <w:rPr>
          <w:rFonts w:ascii="微软雅黑" w:hAnsi="微软雅黑"/>
          <w:color w:val="6A9955"/>
          <w:sz w:val="20"/>
        </w:rPr>
        <w:t>// File: tools/clear_cache.sh</w:t>
      </w:r>
    </w:p>
    <w:p w14:paraId="7A8B0952" w14:textId="77777777" w:rsidR="009F31DD" w:rsidRDefault="00591719">
      <w:pPr>
        <w:shd w:val="clear" w:color="auto" w:fill="1E1E1E"/>
        <w:spacing w:after="0" w:line="240" w:lineRule="auto"/>
      </w:pPr>
      <w:r>
        <w:rPr>
          <w:rFonts w:ascii="微软雅黑" w:hAnsi="微软雅黑"/>
          <w:color w:val="C586C0"/>
          <w:sz w:val="20"/>
        </w:rPr>
        <w:t>#!/usr/bin/env bash</w:t>
      </w:r>
    </w:p>
    <w:p w14:paraId="42F1916D" w14:textId="77777777" w:rsidR="009F31DD" w:rsidRDefault="00591719">
      <w:pPr>
        <w:shd w:val="clear" w:color="auto" w:fill="1E1E1E"/>
        <w:spacing w:after="0" w:line="240" w:lineRule="auto"/>
      </w:pPr>
      <w:r>
        <w:rPr>
          <w:rFonts w:ascii="微软雅黑" w:hAnsi="微软雅黑"/>
          <w:color w:val="D4D4D4"/>
          <w:sz w:val="20"/>
        </w:rPr>
        <w:br/>
      </w:r>
    </w:p>
    <w:p w14:paraId="4864E3C8" w14:textId="77777777" w:rsidR="009F31DD" w:rsidRDefault="00591719">
      <w:pPr>
        <w:shd w:val="clear" w:color="auto" w:fill="1E1E1E"/>
        <w:spacing w:after="0" w:line="240" w:lineRule="auto"/>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14:paraId="618339AF" w14:textId="77777777" w:rsidR="009F31DD" w:rsidRDefault="00591719">
      <w:pPr>
        <w:shd w:val="clear" w:color="auto" w:fill="1E1E1E"/>
        <w:spacing w:after="0" w:line="240" w:lineRule="auto"/>
      </w:pPr>
      <w:r>
        <w:rPr>
          <w:rFonts w:ascii="微软雅黑" w:hAnsi="微软雅黑"/>
          <w:color w:val="D4D4D4"/>
          <w:sz w:val="20"/>
        </w:rPr>
        <w:br/>
      </w:r>
    </w:p>
    <w:p w14:paraId="0248DA1A" w14:textId="77777777" w:rsidR="009F31DD" w:rsidRDefault="00591719">
      <w:pPr>
        <w:shd w:val="clear" w:color="auto" w:fill="1E1E1E"/>
        <w:spacing w:after="0" w:line="240" w:lineRule="auto"/>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B5CEA8"/>
          <w:sz w:val="20"/>
        </w:rPr>
        <w:t>3</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sudo</w:t>
      </w:r>
      <w:r>
        <w:rPr>
          <w:rFonts w:ascii="微软雅黑" w:hAnsi="微软雅黑"/>
          <w:color w:val="D4D4D4"/>
          <w:sz w:val="20"/>
        </w:rPr>
        <w:t xml:space="preserve"> </w:t>
      </w:r>
      <w:r>
        <w:rPr>
          <w:rFonts w:ascii="微软雅黑" w:hAnsi="微软雅黑"/>
          <w:color w:val="9CDCFE"/>
          <w:sz w:val="20"/>
        </w:rPr>
        <w:t>tee</w:t>
      </w:r>
      <w:r>
        <w:rPr>
          <w:rFonts w:ascii="微软雅黑" w:hAnsi="微软雅黑"/>
          <w:color w:val="D4D4D4"/>
          <w:sz w:val="20"/>
        </w:rPr>
        <w:t xml:space="preserve"> /</w:t>
      </w:r>
      <w:r>
        <w:rPr>
          <w:rFonts w:ascii="微软雅黑" w:hAnsi="微软雅黑"/>
          <w:color w:val="9CDCFE"/>
          <w:sz w:val="20"/>
        </w:rPr>
        <w:t>proc</w:t>
      </w:r>
      <w:r>
        <w:rPr>
          <w:rFonts w:ascii="微软雅黑" w:hAnsi="微软雅黑"/>
          <w:color w:val="D4D4D4"/>
          <w:sz w:val="20"/>
        </w:rPr>
        <w:t>/</w:t>
      </w:r>
      <w:r>
        <w:rPr>
          <w:rFonts w:ascii="微软雅黑" w:hAnsi="微软雅黑"/>
          <w:color w:val="9CDCFE"/>
          <w:sz w:val="20"/>
        </w:rPr>
        <w:t>sys</w:t>
      </w:r>
      <w:r>
        <w:rPr>
          <w:rFonts w:ascii="微软雅黑" w:hAnsi="微软雅黑"/>
          <w:color w:val="D4D4D4"/>
          <w:sz w:val="20"/>
        </w:rPr>
        <w:t>/</w:t>
      </w:r>
      <w:r>
        <w:rPr>
          <w:rFonts w:ascii="微软雅黑" w:hAnsi="微软雅黑"/>
          <w:color w:val="9CDCFE"/>
          <w:sz w:val="20"/>
        </w:rPr>
        <w:t>vm</w:t>
      </w:r>
      <w:r>
        <w:rPr>
          <w:rFonts w:ascii="微软雅黑" w:hAnsi="微软雅黑"/>
          <w:color w:val="D4D4D4"/>
          <w:sz w:val="20"/>
        </w:rPr>
        <w:t>/</w:t>
      </w:r>
      <w:r>
        <w:rPr>
          <w:rFonts w:ascii="微软雅黑" w:hAnsi="微软雅黑"/>
          <w:color w:val="9CDCFE"/>
          <w:sz w:val="20"/>
        </w:rPr>
        <w:t>drop_caches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w:t>
      </w:r>
      <w:r>
        <w:rPr>
          <w:rFonts w:ascii="微软雅黑" w:hAnsi="微软雅黑"/>
          <w:color w:val="9CDCFE"/>
          <w:sz w:val="20"/>
        </w:rPr>
        <w:t>dev</w:t>
      </w:r>
      <w:r>
        <w:rPr>
          <w:rFonts w:ascii="微软雅黑" w:hAnsi="微软雅黑"/>
          <w:color w:val="D4D4D4"/>
          <w:sz w:val="20"/>
        </w:rPr>
        <w:t>/</w:t>
      </w:r>
      <w:r>
        <w:rPr>
          <w:rFonts w:ascii="微软雅黑" w:hAnsi="微软雅黑"/>
          <w:color w:val="9CDCFE"/>
          <w:sz w:val="20"/>
        </w:rPr>
        <w:t>null</w:t>
      </w:r>
    </w:p>
    <w:p w14:paraId="3FE3BDA9" w14:textId="77777777" w:rsidR="009F31DD" w:rsidRDefault="00591719">
      <w:pPr>
        <w:shd w:val="clear" w:color="auto" w:fill="1E1E1E"/>
        <w:spacing w:after="0" w:line="240" w:lineRule="auto"/>
      </w:pPr>
      <w:r>
        <w:rPr>
          <w:rFonts w:ascii="微软雅黑" w:hAnsi="微软雅黑"/>
          <w:color w:val="9CDCFE"/>
          <w:sz w:val="20"/>
        </w:rPr>
        <w:t>sync</w:t>
      </w:r>
    </w:p>
    <w:p w14:paraId="1EEFC84D" w14:textId="77777777" w:rsidR="009F31DD" w:rsidRDefault="00591719">
      <w:pPr>
        <w:shd w:val="clear" w:color="auto" w:fill="1E1E1E"/>
        <w:spacing w:after="0" w:line="240" w:lineRule="auto"/>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"[cache] Dropped pagecache, dentries and inodes."</w:t>
      </w:r>
    </w:p>
    <w:p w14:paraId="6FE3FC86" w14:textId="77777777" w:rsidR="009F31DD" w:rsidRDefault="00591719">
      <w:pPr>
        <w:shd w:val="clear" w:color="auto" w:fill="1E1E1E"/>
        <w:spacing w:after="0" w:line="240" w:lineRule="auto"/>
      </w:pPr>
      <w:r>
        <w:rPr>
          <w:rFonts w:ascii="微软雅黑" w:hAnsi="微软雅黑"/>
          <w:color w:val="D4D4D4"/>
          <w:sz w:val="20"/>
        </w:rPr>
        <w:br/>
      </w:r>
    </w:p>
    <w:p w14:paraId="185B969F" w14:textId="77777777" w:rsidR="009F31DD" w:rsidRDefault="00591719">
      <w:pPr>
        <w:spacing w:line="360" w:lineRule="auto"/>
        <w:ind w:firstLine="480"/>
        <w:jc w:val="both"/>
        <w:rPr>
          <w:lang w:eastAsia="zh-CN"/>
        </w:rPr>
      </w:pPr>
      <w:r>
        <w:rPr>
          <w:rFonts w:ascii="Times New Roman" w:eastAsia="宋体" w:hAnsi="Times New Roman"/>
          <w:sz w:val="24"/>
          <w:lang w:eastAsia="zh-CN"/>
        </w:rPr>
        <w:t>这种拆分主要是为了复现实验。</w:t>
      </w:r>
      <w:r>
        <w:rPr>
          <w:rFonts w:ascii="Times New Roman" w:eastAsia="宋体" w:hAnsi="Times New Roman"/>
          <w:sz w:val="24"/>
          <w:lang w:eastAsia="zh-CN"/>
        </w:rPr>
        <w:t xml:space="preserve">Python </w:t>
      </w:r>
      <w:r>
        <w:rPr>
          <w:rFonts w:ascii="Times New Roman" w:eastAsia="宋体" w:hAnsi="Times New Roman"/>
          <w:sz w:val="24"/>
          <w:lang w:eastAsia="zh-CN"/>
        </w:rPr>
        <w:t>脚本只负责参数展开和日志目录管理，</w:t>
      </w:r>
      <w:r>
        <w:rPr>
          <w:rFonts w:ascii="Times New Roman" w:eastAsia="宋体" w:hAnsi="Times New Roman"/>
          <w:sz w:val="24"/>
          <w:lang w:eastAsia="zh-CN"/>
        </w:rPr>
        <w:t xml:space="preserve">Bash </w:t>
      </w:r>
      <w:r>
        <w:rPr>
          <w:rFonts w:ascii="Times New Roman" w:eastAsia="宋体" w:hAnsi="Times New Roman"/>
          <w:sz w:val="24"/>
          <w:lang w:eastAsia="zh-CN"/>
        </w:rPr>
        <w:t>脚本直接调用</w:t>
      </w:r>
      <w:r>
        <w:rPr>
          <w:rFonts w:ascii="Times New Roman" w:eastAsia="宋体" w:hAnsi="Times New Roman"/>
          <w:sz w:val="24"/>
          <w:lang w:eastAsia="zh-CN"/>
        </w:rPr>
        <w:t xml:space="preserve"> fio</w:t>
      </w:r>
      <w:r>
        <w:rPr>
          <w:rFonts w:ascii="Times New Roman" w:eastAsia="宋体" w:hAnsi="Times New Roman"/>
          <w:sz w:val="24"/>
          <w:lang w:eastAsia="zh-CN"/>
        </w:rPr>
        <w:t>；</w:t>
      </w:r>
      <w:r>
        <w:rPr>
          <w:rFonts w:ascii="Times New Roman" w:eastAsia="宋体" w:hAnsi="Times New Roman"/>
          <w:sz w:val="24"/>
          <w:lang w:eastAsia="zh-CN"/>
        </w:rPr>
        <w:t xml:space="preserve">COLD READ </w:t>
      </w:r>
      <w:r>
        <w:rPr>
          <w:rFonts w:ascii="Times New Roman" w:eastAsia="宋体" w:hAnsi="Times New Roman"/>
          <w:sz w:val="24"/>
          <w:lang w:eastAsia="zh-CN"/>
        </w:rPr>
        <w:t>场景下，</w:t>
      </w:r>
      <w:r>
        <w:rPr>
          <w:rFonts w:ascii="Times New Roman" w:eastAsia="宋体" w:hAnsi="Times New Roman"/>
          <w:sz w:val="24"/>
          <w:lang w:eastAsia="zh-CN"/>
        </w:rPr>
        <w:t xml:space="preserve">clear_cache.sh </w:t>
      </w:r>
      <w:r>
        <w:rPr>
          <w:rFonts w:ascii="Times New Roman" w:eastAsia="宋体" w:hAnsi="Times New Roman"/>
          <w:sz w:val="24"/>
          <w:lang w:eastAsia="zh-CN"/>
        </w:rPr>
        <w:t>在每轮测试前清理页缓存。</w:t>
      </w:r>
    </w:p>
    <w:p w14:paraId="0CAE01A5" w14:textId="77777777" w:rsidR="009F31DD" w:rsidRDefault="00591719">
      <w:pPr>
        <w:pStyle w:val="21"/>
        <w:rPr>
          <w:lang w:eastAsia="zh-CN"/>
        </w:rPr>
      </w:pPr>
      <w:bookmarkStart w:id="145" w:name="_Toc227766990"/>
      <w:bookmarkStart w:id="146" w:name="_Toc228288658"/>
      <w:bookmarkStart w:id="147" w:name="_Toc229385026"/>
      <w:r>
        <w:rPr>
          <w:rFonts w:ascii="Times New Roman" w:eastAsia="宋体" w:hAnsi="Times New Roman"/>
          <w:lang w:eastAsia="zh-CN"/>
        </w:rPr>
        <w:t xml:space="preserve">5.2  </w:t>
      </w:r>
      <w:r>
        <w:rPr>
          <w:rFonts w:ascii="Times New Roman" w:eastAsia="宋体" w:hAnsi="Times New Roman"/>
          <w:lang w:eastAsia="zh-CN"/>
        </w:rPr>
        <w:t>性能测试结果与分析</w:t>
      </w:r>
      <w:bookmarkEnd w:id="145"/>
      <w:bookmarkEnd w:id="146"/>
      <w:bookmarkEnd w:id="147"/>
    </w:p>
    <w:p w14:paraId="0A81CD0B" w14:textId="77777777" w:rsidR="009F31DD" w:rsidRDefault="00591719">
      <w:pPr>
        <w:pStyle w:val="31"/>
        <w:rPr>
          <w:lang w:eastAsia="zh-CN"/>
        </w:rPr>
      </w:pPr>
      <w:bookmarkStart w:id="148" w:name="_Toc227766991"/>
      <w:bookmarkStart w:id="149" w:name="_Toc228288659"/>
      <w:bookmarkStart w:id="150" w:name="_Toc229385027"/>
      <w:r>
        <w:rPr>
          <w:rFonts w:ascii="Times New Roman" w:eastAsia="宋体" w:hAnsi="Times New Roman"/>
          <w:lang w:eastAsia="zh-CN"/>
        </w:rPr>
        <w:t xml:space="preserve">5.2.1  QEMU </w:t>
      </w:r>
      <w:r>
        <w:rPr>
          <w:rFonts w:ascii="Times New Roman" w:eastAsia="宋体" w:hAnsi="Times New Roman"/>
          <w:lang w:eastAsia="zh-CN"/>
        </w:rPr>
        <w:t>虚拟机性能测试</w:t>
      </w:r>
      <w:bookmarkEnd w:id="148"/>
      <w:bookmarkEnd w:id="149"/>
      <w:bookmarkEnd w:id="150"/>
    </w:p>
    <w:p w14:paraId="30A3D805" w14:textId="77777777" w:rsidR="009F31DD" w:rsidRDefault="00591719">
      <w:pPr>
        <w:spacing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 xml:space="preserve"> QEMU </w:t>
      </w:r>
      <w:r>
        <w:rPr>
          <w:rFonts w:ascii="Times New Roman" w:eastAsia="宋体" w:hAnsi="Times New Roman"/>
          <w:sz w:val="24"/>
          <w:lang w:eastAsia="zh-CN"/>
        </w:rPr>
        <w:t>虚拟机环境中，实验对比了原生</w:t>
      </w:r>
      <w:r>
        <w:rPr>
          <w:rFonts w:ascii="Times New Roman" w:eastAsia="宋体" w:hAnsi="Times New Roman"/>
          <w:sz w:val="24"/>
          <w:lang w:eastAsia="zh-CN"/>
        </w:rPr>
        <w:t xml:space="preserve"> F2FS </w:t>
      </w:r>
      <w:r>
        <w:rPr>
          <w:rFonts w:ascii="Times New Roman" w:eastAsia="宋体" w:hAnsi="Times New Roman"/>
          <w:sz w:val="24"/>
          <w:lang w:eastAsia="zh-CN"/>
        </w:rPr>
        <w:t>内核与引入</w:t>
      </w:r>
      <w:r>
        <w:rPr>
          <w:rFonts w:ascii="Times New Roman" w:eastAsia="宋体" w:hAnsi="Times New Roman"/>
          <w:sz w:val="24"/>
          <w:lang w:eastAsia="zh-CN"/>
        </w:rPr>
        <w:t xml:space="preserve"> Large Folio + iomap </w:t>
      </w:r>
      <w:r>
        <w:rPr>
          <w:rFonts w:ascii="Times New Roman" w:eastAsia="宋体" w:hAnsi="Times New Roman"/>
          <w:sz w:val="24"/>
          <w:lang w:eastAsia="zh-CN"/>
        </w:rPr>
        <w:t>适配后的内核在顺序读写场景下的带宽表现。与第四章的实现动机一致，本节重点关注顺序写、</w:t>
      </w:r>
      <w:r>
        <w:rPr>
          <w:rFonts w:ascii="Times New Roman" w:eastAsia="宋体" w:hAnsi="Times New Roman"/>
          <w:sz w:val="24"/>
          <w:lang w:eastAsia="zh-CN"/>
        </w:rPr>
        <w:t xml:space="preserve">COLD READ </w:t>
      </w:r>
      <w:r>
        <w:rPr>
          <w:rFonts w:ascii="Times New Roman" w:eastAsia="宋体" w:hAnsi="Times New Roman"/>
          <w:sz w:val="24"/>
          <w:lang w:eastAsia="zh-CN"/>
        </w:rPr>
        <w:t>与</w:t>
      </w:r>
      <w:r>
        <w:rPr>
          <w:rFonts w:ascii="Times New Roman" w:eastAsia="宋体" w:hAnsi="Times New Roman"/>
          <w:sz w:val="24"/>
          <w:lang w:eastAsia="zh-CN"/>
        </w:rPr>
        <w:t xml:space="preserve"> WARM READ </w:t>
      </w:r>
      <w:r>
        <w:rPr>
          <w:rFonts w:ascii="Times New Roman" w:eastAsia="宋体" w:hAnsi="Times New Roman"/>
          <w:sz w:val="24"/>
          <w:lang w:eastAsia="zh-CN"/>
        </w:rPr>
        <w:t>三类负载的吞吐变化。</w:t>
      </w:r>
    </w:p>
    <w:p w14:paraId="18A2F410" w14:textId="77777777" w:rsidR="009F31DD" w:rsidRDefault="00591719">
      <w:pPr>
        <w:spacing w:line="360" w:lineRule="auto"/>
        <w:ind w:firstLine="480"/>
        <w:jc w:val="both"/>
        <w:rPr>
          <w:lang w:eastAsia="zh-CN"/>
        </w:rPr>
      </w:pPr>
      <w:r>
        <w:rPr>
          <w:rFonts w:ascii="Times New Roman" w:eastAsia="宋体" w:hAnsi="Times New Roman"/>
          <w:sz w:val="24"/>
          <w:lang w:eastAsia="zh-CN"/>
        </w:rPr>
        <w:lastRenderedPageBreak/>
        <w:t xml:space="preserve">QEMU </w:t>
      </w:r>
      <w:r>
        <w:rPr>
          <w:rFonts w:ascii="Times New Roman" w:eastAsia="宋体" w:hAnsi="Times New Roman"/>
          <w:sz w:val="24"/>
          <w:lang w:eastAsia="zh-CN"/>
        </w:rPr>
        <w:t>实验使用三类测试文件：普通文件、稀疏文件和压缩文件。三类文件使用相同的块大小、队列深度和读写模式。</w:t>
      </w:r>
      <w:r>
        <w:rPr>
          <w:rFonts w:ascii="Times New Roman" w:eastAsia="宋体" w:hAnsi="Times New Roman"/>
          <w:sz w:val="24"/>
        </w:rPr>
        <w:t>测试文件规模设置为大于内存容量，读路径分别记录</w:t>
      </w:r>
      <w:r>
        <w:rPr>
          <w:rFonts w:ascii="Times New Roman" w:eastAsia="宋体" w:hAnsi="Times New Roman"/>
          <w:sz w:val="24"/>
        </w:rPr>
        <w:t xml:space="preserve"> COLD READ </w:t>
      </w:r>
      <w:r>
        <w:rPr>
          <w:rFonts w:ascii="Times New Roman" w:eastAsia="宋体" w:hAnsi="Times New Roman"/>
          <w:sz w:val="24"/>
        </w:rPr>
        <w:t>和</w:t>
      </w:r>
      <w:r>
        <w:rPr>
          <w:rFonts w:ascii="Times New Roman" w:eastAsia="宋体" w:hAnsi="Times New Roman"/>
          <w:sz w:val="24"/>
        </w:rPr>
        <w:t xml:space="preserve"> WARM READ </w:t>
      </w:r>
      <w:r>
        <w:rPr>
          <w:rFonts w:ascii="Times New Roman" w:eastAsia="宋体" w:hAnsi="Times New Roman"/>
          <w:sz w:val="24"/>
        </w:rPr>
        <w:t>的带宽结果。</w:t>
      </w:r>
    </w:p>
    <w:p w14:paraId="3E79BECA" w14:textId="77777777" w:rsidR="009F31DD" w:rsidRDefault="00591719">
      <w:pPr>
        <w:jc w:val="center"/>
      </w:pPr>
      <w:r>
        <w:rPr>
          <w:noProof/>
          <w:lang w:eastAsia="zh-CN"/>
        </w:rPr>
        <w:drawing>
          <wp:inline distT="0" distB="0" distL="0" distR="0" wp14:anchorId="2DAE9DB2" wp14:editId="1EE486D0">
            <wp:extent cx="5158359" cy="71692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normal.png"/>
                    <pic:cNvPicPr/>
                  </pic:nvPicPr>
                  <pic:blipFill>
                    <a:blip r:embed="rId17"/>
                    <a:stretch>
                      <a:fillRect/>
                    </a:stretch>
                  </pic:blipFill>
                  <pic:spPr>
                    <a:xfrm>
                      <a:off x="0" y="0"/>
                      <a:ext cx="5158359" cy="7169244"/>
                    </a:xfrm>
                    <a:prstGeom prst="rect">
                      <a:avLst/>
                    </a:prstGeom>
                  </pic:spPr>
                </pic:pic>
              </a:graphicData>
            </a:graphic>
          </wp:inline>
        </w:drawing>
      </w:r>
    </w:p>
    <w:p w14:paraId="5F990EF7" w14:textId="77777777" w:rsidR="009F31DD" w:rsidRDefault="00591719">
      <w:pPr>
        <w:jc w:val="center"/>
        <w:rPr>
          <w:lang w:eastAsia="zh-CN"/>
        </w:rPr>
      </w:pPr>
      <w:r>
        <w:rPr>
          <w:rFonts w:ascii="宋体" w:eastAsia="宋体" w:hAnsi="宋体"/>
          <w:sz w:val="21"/>
          <w:lang w:eastAsia="zh-CN"/>
        </w:rPr>
        <w:t>图 5-1 QEMU 虚拟机环境下顺序 I/O 带宽对比（普通文件）</w:t>
      </w:r>
    </w:p>
    <w:p w14:paraId="0DE013CB" w14:textId="77777777" w:rsidR="009F31DD" w:rsidRDefault="00591719">
      <w:pPr>
        <w:jc w:val="center"/>
      </w:pPr>
      <w:r>
        <w:rPr>
          <w:noProof/>
          <w:lang w:eastAsia="zh-CN"/>
        </w:rPr>
        <w:lastRenderedPageBreak/>
        <w:drawing>
          <wp:inline distT="0" distB="0" distL="0" distR="0" wp14:anchorId="4014A88A" wp14:editId="73927AD7">
            <wp:extent cx="5158359" cy="6800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hole.png"/>
                    <pic:cNvPicPr/>
                  </pic:nvPicPr>
                  <pic:blipFill>
                    <a:blip r:embed="rId18"/>
                    <a:stretch>
                      <a:fillRect/>
                    </a:stretch>
                  </pic:blipFill>
                  <pic:spPr>
                    <a:xfrm>
                      <a:off x="0" y="0"/>
                      <a:ext cx="5158359" cy="6800408"/>
                    </a:xfrm>
                    <a:prstGeom prst="rect">
                      <a:avLst/>
                    </a:prstGeom>
                  </pic:spPr>
                </pic:pic>
              </a:graphicData>
            </a:graphic>
          </wp:inline>
        </w:drawing>
      </w:r>
    </w:p>
    <w:p w14:paraId="68640219" w14:textId="77777777" w:rsidR="009F31DD" w:rsidRDefault="00591719">
      <w:pPr>
        <w:jc w:val="center"/>
        <w:rPr>
          <w:lang w:eastAsia="zh-CN"/>
        </w:rPr>
      </w:pPr>
      <w:r>
        <w:rPr>
          <w:rFonts w:ascii="宋体" w:eastAsia="宋体" w:hAnsi="宋体"/>
          <w:sz w:val="21"/>
          <w:lang w:eastAsia="zh-CN"/>
        </w:rPr>
        <w:t>图 5-2 QEMU 虚拟机环境下顺序 I/O 带宽对比（稀疏文件）</w:t>
      </w:r>
    </w:p>
    <w:p w14:paraId="5FB1717D" w14:textId="77777777" w:rsidR="009F31DD" w:rsidRDefault="00591719">
      <w:pPr>
        <w:jc w:val="center"/>
      </w:pPr>
      <w:r>
        <w:rPr>
          <w:noProof/>
          <w:lang w:eastAsia="zh-CN"/>
        </w:rPr>
        <w:lastRenderedPageBreak/>
        <w:drawing>
          <wp:inline distT="0" distB="0" distL="0" distR="0" wp14:anchorId="557F7999" wp14:editId="1668C737">
            <wp:extent cx="5158359" cy="6889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com.png"/>
                    <pic:cNvPicPr/>
                  </pic:nvPicPr>
                  <pic:blipFill>
                    <a:blip r:embed="rId19"/>
                    <a:stretch>
                      <a:fillRect/>
                    </a:stretch>
                  </pic:blipFill>
                  <pic:spPr>
                    <a:xfrm>
                      <a:off x="0" y="0"/>
                      <a:ext cx="5158359" cy="6889013"/>
                    </a:xfrm>
                    <a:prstGeom prst="rect">
                      <a:avLst/>
                    </a:prstGeom>
                  </pic:spPr>
                </pic:pic>
              </a:graphicData>
            </a:graphic>
          </wp:inline>
        </w:drawing>
      </w:r>
    </w:p>
    <w:p w14:paraId="355BC4A4" w14:textId="77777777" w:rsidR="009F31DD" w:rsidRDefault="00591719">
      <w:pPr>
        <w:jc w:val="center"/>
        <w:rPr>
          <w:lang w:eastAsia="zh-CN"/>
        </w:rPr>
      </w:pPr>
      <w:r>
        <w:rPr>
          <w:rFonts w:ascii="宋体" w:eastAsia="宋体" w:hAnsi="宋体"/>
          <w:sz w:val="21"/>
          <w:lang w:eastAsia="zh-CN"/>
        </w:rPr>
        <w:t>图 5-3 QEMU 虚拟机环境下顺序 I/O 带宽对比（压缩文件）</w:t>
      </w:r>
    </w:p>
    <w:p w14:paraId="1C93A790" w14:textId="77777777" w:rsidR="009F31DD" w:rsidRDefault="00591719">
      <w:pPr>
        <w:spacing w:line="360" w:lineRule="auto"/>
        <w:ind w:firstLine="480"/>
        <w:jc w:val="both"/>
        <w:rPr>
          <w:lang w:eastAsia="zh-CN"/>
        </w:rPr>
      </w:pPr>
      <w:r>
        <w:rPr>
          <w:rFonts w:ascii="Times New Roman" w:eastAsia="宋体" w:hAnsi="Times New Roman"/>
          <w:sz w:val="24"/>
          <w:lang w:eastAsia="zh-CN"/>
        </w:rPr>
        <w:t>从结果看，顺序写入场景中改造后路径的带宽高于原始路径。</w:t>
      </w:r>
      <w:r>
        <w:rPr>
          <w:rFonts w:ascii="Times New Roman" w:eastAsia="宋体" w:hAnsi="Times New Roman"/>
          <w:sz w:val="24"/>
          <w:lang w:eastAsia="zh-CN"/>
        </w:rPr>
        <w:t xml:space="preserve">COLD READ </w:t>
      </w:r>
      <w:r>
        <w:rPr>
          <w:rFonts w:ascii="Times New Roman" w:eastAsia="宋体" w:hAnsi="Times New Roman"/>
          <w:sz w:val="24"/>
          <w:lang w:eastAsia="zh-CN"/>
        </w:rPr>
        <w:t>场景下也能观察到读带宽提升，说明新的</w:t>
      </w:r>
      <w:r>
        <w:rPr>
          <w:rFonts w:ascii="Times New Roman" w:eastAsia="宋体" w:hAnsi="Times New Roman"/>
          <w:sz w:val="24"/>
          <w:lang w:eastAsia="zh-CN"/>
        </w:rPr>
        <w:t xml:space="preserve"> readahead </w:t>
      </w:r>
      <w:r>
        <w:rPr>
          <w:rFonts w:ascii="Times New Roman" w:eastAsia="宋体" w:hAnsi="Times New Roman"/>
          <w:sz w:val="24"/>
          <w:lang w:eastAsia="zh-CN"/>
        </w:rPr>
        <w:t>和</w:t>
      </w:r>
      <w:r>
        <w:rPr>
          <w:rFonts w:ascii="Times New Roman" w:eastAsia="宋体" w:hAnsi="Times New Roman"/>
          <w:sz w:val="24"/>
          <w:lang w:eastAsia="zh-CN"/>
        </w:rPr>
        <w:t xml:space="preserve"> folio </w:t>
      </w:r>
      <w:r>
        <w:rPr>
          <w:rFonts w:ascii="Times New Roman" w:eastAsia="宋体" w:hAnsi="Times New Roman"/>
          <w:sz w:val="24"/>
          <w:lang w:eastAsia="zh-CN"/>
        </w:rPr>
        <w:t>完成逻辑没有成为主要瓶颈。具体数值以图</w:t>
      </w:r>
      <w:r>
        <w:rPr>
          <w:rFonts w:ascii="Times New Roman" w:eastAsia="宋体" w:hAnsi="Times New Roman"/>
          <w:sz w:val="24"/>
          <w:lang w:eastAsia="zh-CN"/>
        </w:rPr>
        <w:t xml:space="preserve"> 5-1 </w:t>
      </w:r>
      <w:r>
        <w:rPr>
          <w:rFonts w:ascii="Times New Roman" w:eastAsia="宋体" w:hAnsi="Times New Roman"/>
          <w:sz w:val="24"/>
          <w:lang w:eastAsia="zh-CN"/>
        </w:rPr>
        <w:t>至图</w:t>
      </w:r>
      <w:r>
        <w:rPr>
          <w:rFonts w:ascii="Times New Roman" w:eastAsia="宋体" w:hAnsi="Times New Roman"/>
          <w:sz w:val="24"/>
          <w:lang w:eastAsia="zh-CN"/>
        </w:rPr>
        <w:t xml:space="preserve"> 5-3 </w:t>
      </w:r>
      <w:r>
        <w:rPr>
          <w:rFonts w:ascii="Times New Roman" w:eastAsia="宋体" w:hAnsi="Times New Roman"/>
          <w:sz w:val="24"/>
          <w:lang w:eastAsia="zh-CN"/>
        </w:rPr>
        <w:t>的统计结果为准。</w:t>
      </w:r>
    </w:p>
    <w:p w14:paraId="67900CF0" w14:textId="77777777" w:rsidR="009F31DD" w:rsidRDefault="00591719">
      <w:pPr>
        <w:pStyle w:val="31"/>
        <w:rPr>
          <w:lang w:eastAsia="zh-CN"/>
        </w:rPr>
      </w:pPr>
      <w:bookmarkStart w:id="151" w:name="_Toc227766992"/>
      <w:bookmarkStart w:id="152" w:name="_Toc228288660"/>
      <w:bookmarkStart w:id="153" w:name="_Toc229385028"/>
      <w:r>
        <w:rPr>
          <w:rFonts w:ascii="Times New Roman" w:eastAsia="宋体" w:hAnsi="Times New Roman"/>
          <w:lang w:eastAsia="zh-CN"/>
        </w:rPr>
        <w:lastRenderedPageBreak/>
        <w:t xml:space="preserve">5.2.2  </w:t>
      </w:r>
      <w:r>
        <w:rPr>
          <w:rFonts w:ascii="Times New Roman" w:eastAsia="宋体" w:hAnsi="Times New Roman"/>
          <w:lang w:eastAsia="zh-CN"/>
        </w:rPr>
        <w:t>树莓派</w:t>
      </w:r>
      <w:r>
        <w:rPr>
          <w:rFonts w:ascii="Times New Roman" w:eastAsia="宋体" w:hAnsi="Times New Roman"/>
          <w:lang w:eastAsia="zh-CN"/>
        </w:rPr>
        <w:t xml:space="preserve"> 5 </w:t>
      </w:r>
      <w:r>
        <w:rPr>
          <w:rFonts w:ascii="Times New Roman" w:eastAsia="宋体" w:hAnsi="Times New Roman"/>
          <w:lang w:eastAsia="zh-CN"/>
        </w:rPr>
        <w:t>性能测试</w:t>
      </w:r>
      <w:bookmarkEnd w:id="151"/>
      <w:bookmarkEnd w:id="152"/>
      <w:bookmarkEnd w:id="153"/>
    </w:p>
    <w:p w14:paraId="1C4D33EC" w14:textId="77777777" w:rsidR="009F31DD" w:rsidRDefault="00591719">
      <w:pPr>
        <w:spacing w:line="360" w:lineRule="auto"/>
        <w:ind w:firstLine="480"/>
        <w:jc w:val="both"/>
        <w:rPr>
          <w:lang w:eastAsia="zh-CN"/>
        </w:rPr>
      </w:pPr>
      <w:r>
        <w:rPr>
          <w:rFonts w:ascii="Times New Roman" w:eastAsia="宋体" w:hAnsi="Times New Roman"/>
          <w:sz w:val="24"/>
          <w:lang w:eastAsia="zh-CN"/>
        </w:rPr>
        <w:t>树莓派</w:t>
      </w:r>
      <w:r>
        <w:rPr>
          <w:rFonts w:ascii="Times New Roman" w:eastAsia="宋体" w:hAnsi="Times New Roman"/>
          <w:sz w:val="24"/>
          <w:lang w:eastAsia="zh-CN"/>
        </w:rPr>
        <w:t xml:space="preserve"> 5 </w:t>
      </w:r>
      <w:r>
        <w:rPr>
          <w:rFonts w:ascii="Times New Roman" w:eastAsia="宋体" w:hAnsi="Times New Roman"/>
          <w:sz w:val="24"/>
          <w:lang w:eastAsia="zh-CN"/>
        </w:rPr>
        <w:t>实验继续使用同一套测试脚本。与</w:t>
      </w:r>
      <w:r>
        <w:rPr>
          <w:rFonts w:ascii="Times New Roman" w:eastAsia="宋体" w:hAnsi="Times New Roman"/>
          <w:sz w:val="24"/>
          <w:lang w:eastAsia="zh-CN"/>
        </w:rPr>
        <w:t xml:space="preserve"> QEMU </w:t>
      </w:r>
      <w:r>
        <w:rPr>
          <w:rFonts w:ascii="Times New Roman" w:eastAsia="宋体" w:hAnsi="Times New Roman"/>
          <w:sz w:val="24"/>
          <w:lang w:eastAsia="zh-CN"/>
        </w:rPr>
        <w:t>不同，该平台通过外接</w:t>
      </w:r>
      <w:r>
        <w:rPr>
          <w:rFonts w:ascii="Times New Roman" w:eastAsia="宋体" w:hAnsi="Times New Roman"/>
          <w:sz w:val="24"/>
          <w:lang w:eastAsia="zh-CN"/>
        </w:rPr>
        <w:t xml:space="preserve"> SSD </w:t>
      </w:r>
      <w:r>
        <w:rPr>
          <w:rFonts w:ascii="Times New Roman" w:eastAsia="宋体" w:hAnsi="Times New Roman"/>
          <w:sz w:val="24"/>
          <w:lang w:eastAsia="zh-CN"/>
        </w:rPr>
        <w:t>运行</w:t>
      </w:r>
      <w:r>
        <w:rPr>
          <w:rFonts w:ascii="Times New Roman" w:eastAsia="宋体" w:hAnsi="Times New Roman"/>
          <w:sz w:val="24"/>
          <w:lang w:eastAsia="zh-CN"/>
        </w:rPr>
        <w:t xml:space="preserve"> F2FS </w:t>
      </w:r>
      <w:r>
        <w:rPr>
          <w:rFonts w:ascii="Times New Roman" w:eastAsia="宋体" w:hAnsi="Times New Roman"/>
          <w:sz w:val="24"/>
          <w:lang w:eastAsia="zh-CN"/>
        </w:rPr>
        <w:t>测试分区，</w:t>
      </w:r>
      <w:r>
        <w:rPr>
          <w:rFonts w:ascii="Times New Roman" w:eastAsia="宋体" w:hAnsi="Times New Roman"/>
          <w:sz w:val="24"/>
          <w:lang w:eastAsia="zh-CN"/>
        </w:rPr>
        <w:t xml:space="preserve">I/O </w:t>
      </w:r>
      <w:r>
        <w:rPr>
          <w:rFonts w:ascii="Times New Roman" w:eastAsia="宋体" w:hAnsi="Times New Roman"/>
          <w:sz w:val="24"/>
          <w:lang w:eastAsia="zh-CN"/>
        </w:rPr>
        <w:t>路径经过真实存储设备和</w:t>
      </w:r>
      <w:r>
        <w:rPr>
          <w:rFonts w:ascii="Times New Roman" w:eastAsia="宋体" w:hAnsi="Times New Roman"/>
          <w:sz w:val="24"/>
          <w:lang w:eastAsia="zh-CN"/>
        </w:rPr>
        <w:t xml:space="preserve"> ARM </w:t>
      </w:r>
      <w:r>
        <w:rPr>
          <w:rFonts w:ascii="Times New Roman" w:eastAsia="宋体" w:hAnsi="Times New Roman"/>
          <w:sz w:val="24"/>
          <w:lang w:eastAsia="zh-CN"/>
        </w:rPr>
        <w:t>处理器。该环境用于检查改动在非虚拟化平台上的表现。</w:t>
      </w:r>
    </w:p>
    <w:p w14:paraId="58CDAB51" w14:textId="77777777" w:rsidR="009F31DD" w:rsidRDefault="00591719">
      <w:pPr>
        <w:spacing w:line="360" w:lineRule="auto"/>
        <w:ind w:firstLine="480"/>
        <w:jc w:val="both"/>
        <w:rPr>
          <w:lang w:eastAsia="zh-CN"/>
        </w:rPr>
      </w:pPr>
      <w:r>
        <w:rPr>
          <w:rFonts w:ascii="Times New Roman" w:eastAsia="宋体" w:hAnsi="Times New Roman"/>
          <w:sz w:val="24"/>
          <w:lang w:eastAsia="zh-CN"/>
        </w:rPr>
        <w:t>树莓派平台同样测试普通文件、稀疏文件和压缩文件，并分别记录顺序写、</w:t>
      </w:r>
      <w:r>
        <w:rPr>
          <w:rFonts w:ascii="Times New Roman" w:eastAsia="宋体" w:hAnsi="Times New Roman"/>
          <w:sz w:val="24"/>
          <w:lang w:eastAsia="zh-CN"/>
        </w:rPr>
        <w:t xml:space="preserve">COLD READ </w:t>
      </w:r>
      <w:r>
        <w:rPr>
          <w:rFonts w:ascii="Times New Roman" w:eastAsia="宋体" w:hAnsi="Times New Roman"/>
          <w:sz w:val="24"/>
          <w:lang w:eastAsia="zh-CN"/>
        </w:rPr>
        <w:t>和</w:t>
      </w:r>
      <w:r>
        <w:rPr>
          <w:rFonts w:ascii="Times New Roman" w:eastAsia="宋体" w:hAnsi="Times New Roman"/>
          <w:sz w:val="24"/>
          <w:lang w:eastAsia="zh-CN"/>
        </w:rPr>
        <w:t xml:space="preserve"> WARM READ </w:t>
      </w:r>
      <w:r>
        <w:rPr>
          <w:rFonts w:ascii="Times New Roman" w:eastAsia="宋体" w:hAnsi="Times New Roman"/>
          <w:sz w:val="24"/>
          <w:lang w:eastAsia="zh-CN"/>
        </w:rPr>
        <w:t>结果。这样可以直接对照</w:t>
      </w:r>
      <w:r>
        <w:rPr>
          <w:rFonts w:ascii="Times New Roman" w:eastAsia="宋体" w:hAnsi="Times New Roman"/>
          <w:sz w:val="24"/>
          <w:lang w:eastAsia="zh-CN"/>
        </w:rPr>
        <w:t xml:space="preserve"> QEMU </w:t>
      </w:r>
      <w:r>
        <w:rPr>
          <w:rFonts w:ascii="Times New Roman" w:eastAsia="宋体" w:hAnsi="Times New Roman"/>
          <w:sz w:val="24"/>
          <w:lang w:eastAsia="zh-CN"/>
        </w:rPr>
        <w:t>中的同类负载，而不额外改变测试对象。</w:t>
      </w:r>
    </w:p>
    <w:p w14:paraId="6532204F" w14:textId="77777777" w:rsidR="009F31DD" w:rsidRDefault="00591719">
      <w:pPr>
        <w:jc w:val="center"/>
      </w:pPr>
      <w:r>
        <w:rPr>
          <w:noProof/>
          <w:lang w:eastAsia="zh-CN"/>
        </w:rPr>
        <w:lastRenderedPageBreak/>
        <w:drawing>
          <wp:inline distT="0" distB="0" distL="0" distR="0" wp14:anchorId="4CAF3A48" wp14:editId="795BC9EC">
            <wp:extent cx="5158359" cy="6922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normal.png"/>
                    <pic:cNvPicPr/>
                  </pic:nvPicPr>
                  <pic:blipFill>
                    <a:blip r:embed="rId20"/>
                    <a:stretch>
                      <a:fillRect/>
                    </a:stretch>
                  </pic:blipFill>
                  <pic:spPr>
                    <a:xfrm>
                      <a:off x="0" y="0"/>
                      <a:ext cx="5158359" cy="6922838"/>
                    </a:xfrm>
                    <a:prstGeom prst="rect">
                      <a:avLst/>
                    </a:prstGeom>
                  </pic:spPr>
                </pic:pic>
              </a:graphicData>
            </a:graphic>
          </wp:inline>
        </w:drawing>
      </w:r>
    </w:p>
    <w:p w14:paraId="4F0E6764" w14:textId="77777777" w:rsidR="009F31DD" w:rsidRDefault="00591719">
      <w:pPr>
        <w:jc w:val="center"/>
      </w:pPr>
      <w:r>
        <w:rPr>
          <w:rFonts w:ascii="宋体" w:eastAsia="宋体" w:hAnsi="宋体"/>
          <w:sz w:val="21"/>
        </w:rPr>
        <w:t>图 5-4 树莓派 5 + SSD（F2FS）平台顺序 I/O 带宽对比（普通文件）</w:t>
      </w:r>
    </w:p>
    <w:p w14:paraId="76A1485B" w14:textId="77777777" w:rsidR="009F31DD" w:rsidRDefault="00591719">
      <w:pPr>
        <w:jc w:val="center"/>
      </w:pPr>
      <w:r>
        <w:rPr>
          <w:noProof/>
          <w:lang w:eastAsia="zh-CN"/>
        </w:rPr>
        <w:lastRenderedPageBreak/>
        <w:drawing>
          <wp:inline distT="0" distB="0" distL="0" distR="0" wp14:anchorId="515E66E8" wp14:editId="2D9EBC02">
            <wp:extent cx="5158359" cy="6275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hole.png"/>
                    <pic:cNvPicPr/>
                  </pic:nvPicPr>
                  <pic:blipFill>
                    <a:blip r:embed="rId21"/>
                    <a:stretch>
                      <a:fillRect/>
                    </a:stretch>
                  </pic:blipFill>
                  <pic:spPr>
                    <a:xfrm>
                      <a:off x="0" y="0"/>
                      <a:ext cx="5158359" cy="6275748"/>
                    </a:xfrm>
                    <a:prstGeom prst="rect">
                      <a:avLst/>
                    </a:prstGeom>
                  </pic:spPr>
                </pic:pic>
              </a:graphicData>
            </a:graphic>
          </wp:inline>
        </w:drawing>
      </w:r>
    </w:p>
    <w:p w14:paraId="2461D3E1" w14:textId="77777777" w:rsidR="009F31DD" w:rsidRDefault="00591719">
      <w:pPr>
        <w:jc w:val="center"/>
      </w:pPr>
      <w:r>
        <w:rPr>
          <w:rFonts w:ascii="宋体" w:eastAsia="宋体" w:hAnsi="宋体"/>
          <w:sz w:val="21"/>
        </w:rPr>
        <w:t>图 5-5 树莓派 5 + SSD（F2FS）平台顺序 I/O 带宽对比（稀疏文件）</w:t>
      </w:r>
    </w:p>
    <w:p w14:paraId="580A2C4A" w14:textId="77777777" w:rsidR="009F31DD" w:rsidRDefault="00591719">
      <w:pPr>
        <w:jc w:val="center"/>
      </w:pPr>
      <w:r>
        <w:rPr>
          <w:noProof/>
          <w:lang w:eastAsia="zh-CN"/>
        </w:rPr>
        <w:lastRenderedPageBreak/>
        <w:drawing>
          <wp:inline distT="0" distB="0" distL="0" distR="0" wp14:anchorId="3D9F5784" wp14:editId="24ED4509">
            <wp:extent cx="5158359" cy="6379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com.png"/>
                    <pic:cNvPicPr/>
                  </pic:nvPicPr>
                  <pic:blipFill>
                    <a:blip r:embed="rId22"/>
                    <a:stretch>
                      <a:fillRect/>
                    </a:stretch>
                  </pic:blipFill>
                  <pic:spPr>
                    <a:xfrm>
                      <a:off x="0" y="0"/>
                      <a:ext cx="5158359" cy="6379870"/>
                    </a:xfrm>
                    <a:prstGeom prst="rect">
                      <a:avLst/>
                    </a:prstGeom>
                  </pic:spPr>
                </pic:pic>
              </a:graphicData>
            </a:graphic>
          </wp:inline>
        </w:drawing>
      </w:r>
    </w:p>
    <w:p w14:paraId="1951ECA6" w14:textId="77777777" w:rsidR="009F31DD" w:rsidRDefault="00591719">
      <w:pPr>
        <w:jc w:val="center"/>
        <w:rPr>
          <w:lang w:eastAsia="zh-CN"/>
        </w:rPr>
      </w:pPr>
      <w:r>
        <w:rPr>
          <w:rFonts w:ascii="宋体" w:eastAsia="宋体" w:hAnsi="宋体"/>
          <w:sz w:val="21"/>
          <w:lang w:eastAsia="zh-CN"/>
        </w:rPr>
        <w:t>图 5-6 树莓派 5 + SSD（F2FS）平台顺序 I/O 带宽对比（压缩文件）</w:t>
      </w:r>
    </w:p>
    <w:p w14:paraId="76F06701" w14:textId="77777777" w:rsidR="009F31DD" w:rsidRDefault="00591719">
      <w:pPr>
        <w:spacing w:line="360" w:lineRule="auto"/>
        <w:ind w:firstLine="480"/>
        <w:jc w:val="both"/>
        <w:rPr>
          <w:lang w:eastAsia="zh-CN"/>
        </w:rPr>
      </w:pPr>
      <w:r>
        <w:rPr>
          <w:rFonts w:ascii="Times New Roman" w:eastAsia="宋体" w:hAnsi="Times New Roman"/>
          <w:sz w:val="24"/>
          <w:lang w:eastAsia="zh-CN"/>
        </w:rPr>
        <w:t>树莓派</w:t>
      </w:r>
      <w:r>
        <w:rPr>
          <w:rFonts w:ascii="Times New Roman" w:eastAsia="宋体" w:hAnsi="Times New Roman"/>
          <w:sz w:val="24"/>
          <w:lang w:eastAsia="zh-CN"/>
        </w:rPr>
        <w:t xml:space="preserve"> 5 </w:t>
      </w:r>
      <w:r>
        <w:rPr>
          <w:rFonts w:ascii="Times New Roman" w:eastAsia="宋体" w:hAnsi="Times New Roman"/>
          <w:sz w:val="24"/>
          <w:lang w:eastAsia="zh-CN"/>
        </w:rPr>
        <w:t>的结果与</w:t>
      </w:r>
      <w:r>
        <w:rPr>
          <w:rFonts w:ascii="Times New Roman" w:eastAsia="宋体" w:hAnsi="Times New Roman"/>
          <w:sz w:val="24"/>
          <w:lang w:eastAsia="zh-CN"/>
        </w:rPr>
        <w:t xml:space="preserve"> QEMU </w:t>
      </w:r>
      <w:r>
        <w:rPr>
          <w:rFonts w:ascii="Times New Roman" w:eastAsia="宋体" w:hAnsi="Times New Roman"/>
          <w:sz w:val="24"/>
          <w:lang w:eastAsia="zh-CN"/>
        </w:rPr>
        <w:t>结果方向一致。顺序写场景中，改造后路径的带宽高于原始路径；</w:t>
      </w:r>
      <w:r>
        <w:rPr>
          <w:rFonts w:ascii="Times New Roman" w:eastAsia="宋体" w:hAnsi="Times New Roman"/>
          <w:sz w:val="24"/>
          <w:lang w:eastAsia="zh-CN"/>
        </w:rPr>
        <w:t xml:space="preserve">COLD READ </w:t>
      </w:r>
      <w:r>
        <w:rPr>
          <w:rFonts w:ascii="Times New Roman" w:eastAsia="宋体" w:hAnsi="Times New Roman"/>
          <w:sz w:val="24"/>
          <w:lang w:eastAsia="zh-CN"/>
        </w:rPr>
        <w:t>场景下，读路径也受益于更大的页缓存处理粒度。该结果说明，本论文的改动并不依赖虚拟机环境中的缓存行为，在真实</w:t>
      </w:r>
      <w:r>
        <w:rPr>
          <w:rFonts w:ascii="Times New Roman" w:eastAsia="宋体" w:hAnsi="Times New Roman"/>
          <w:sz w:val="24"/>
          <w:lang w:eastAsia="zh-CN"/>
        </w:rPr>
        <w:t xml:space="preserve"> SSD </w:t>
      </w:r>
      <w:r>
        <w:rPr>
          <w:rFonts w:ascii="Times New Roman" w:eastAsia="宋体" w:hAnsi="Times New Roman"/>
          <w:sz w:val="24"/>
          <w:lang w:eastAsia="zh-CN"/>
        </w:rPr>
        <w:t>和</w:t>
      </w:r>
      <w:r>
        <w:rPr>
          <w:rFonts w:ascii="Times New Roman" w:eastAsia="宋体" w:hAnsi="Times New Roman"/>
          <w:sz w:val="24"/>
          <w:lang w:eastAsia="zh-CN"/>
        </w:rPr>
        <w:t xml:space="preserve"> ARM </w:t>
      </w:r>
      <w:r>
        <w:rPr>
          <w:rFonts w:ascii="Times New Roman" w:eastAsia="宋体" w:hAnsi="Times New Roman"/>
          <w:sz w:val="24"/>
          <w:lang w:eastAsia="zh-CN"/>
        </w:rPr>
        <w:t>平台上仍能观察到同方向变化。</w:t>
      </w:r>
    </w:p>
    <w:p w14:paraId="7FAC953C" w14:textId="77777777" w:rsidR="009F31DD" w:rsidRDefault="00591719">
      <w:pPr>
        <w:pStyle w:val="21"/>
        <w:rPr>
          <w:lang w:eastAsia="zh-CN"/>
        </w:rPr>
      </w:pPr>
      <w:bookmarkStart w:id="154" w:name="_Toc227766993"/>
      <w:bookmarkStart w:id="155" w:name="_Toc228288661"/>
      <w:bookmarkStart w:id="156" w:name="_Toc229385029"/>
      <w:r>
        <w:rPr>
          <w:rFonts w:ascii="Times New Roman" w:eastAsia="宋体" w:hAnsi="Times New Roman"/>
          <w:lang w:eastAsia="zh-CN"/>
        </w:rPr>
        <w:lastRenderedPageBreak/>
        <w:t xml:space="preserve">5.3  </w:t>
      </w:r>
      <w:r>
        <w:rPr>
          <w:rFonts w:ascii="Times New Roman" w:eastAsia="宋体" w:hAnsi="Times New Roman"/>
          <w:lang w:eastAsia="zh-CN"/>
        </w:rPr>
        <w:t>数据处理与可视化脚本</w:t>
      </w:r>
      <w:bookmarkEnd w:id="154"/>
      <w:bookmarkEnd w:id="155"/>
      <w:bookmarkEnd w:id="156"/>
    </w:p>
    <w:p w14:paraId="1AE61303" w14:textId="77777777" w:rsidR="009F31DD" w:rsidRDefault="00591719">
      <w:pPr>
        <w:pStyle w:val="31"/>
        <w:rPr>
          <w:lang w:eastAsia="zh-CN"/>
        </w:rPr>
      </w:pPr>
      <w:bookmarkStart w:id="157" w:name="_Toc229385030"/>
      <w:r>
        <w:rPr>
          <w:rFonts w:ascii="Times New Roman" w:eastAsia="宋体" w:hAnsi="Times New Roman"/>
          <w:lang w:eastAsia="zh-CN"/>
        </w:rPr>
        <w:t xml:space="preserve">5.3.1  FIO </w:t>
      </w:r>
      <w:r>
        <w:rPr>
          <w:rFonts w:ascii="Times New Roman" w:eastAsia="宋体" w:hAnsi="Times New Roman"/>
          <w:lang w:eastAsia="zh-CN"/>
        </w:rPr>
        <w:t>日志的结构化解析</w:t>
      </w:r>
      <w:bookmarkEnd w:id="157"/>
    </w:p>
    <w:p w14:paraId="07742971" w14:textId="77777777" w:rsidR="009F31DD" w:rsidRDefault="00591719">
      <w:pPr>
        <w:spacing w:line="360" w:lineRule="auto"/>
        <w:ind w:firstLine="480"/>
        <w:jc w:val="both"/>
        <w:rPr>
          <w:lang w:eastAsia="zh-CN"/>
        </w:rPr>
      </w:pPr>
      <w:r>
        <w:rPr>
          <w:rFonts w:ascii="Times New Roman" w:eastAsia="宋体" w:hAnsi="Times New Roman"/>
          <w:sz w:val="24"/>
          <w:lang w:eastAsia="zh-CN"/>
        </w:rPr>
        <w:t xml:space="preserve">fio </w:t>
      </w:r>
      <w:r>
        <w:rPr>
          <w:rFonts w:ascii="Times New Roman" w:eastAsia="宋体" w:hAnsi="Times New Roman"/>
          <w:sz w:val="24"/>
          <w:lang w:eastAsia="zh-CN"/>
        </w:rPr>
        <w:t>每轮测试都会生成独立</w:t>
      </w:r>
      <w:r>
        <w:rPr>
          <w:rFonts w:ascii="Times New Roman" w:eastAsia="宋体" w:hAnsi="Times New Roman"/>
          <w:sz w:val="24"/>
          <w:lang w:eastAsia="zh-CN"/>
        </w:rPr>
        <w:t xml:space="preserve"> log </w:t>
      </w:r>
      <w:r>
        <w:rPr>
          <w:rFonts w:ascii="Times New Roman" w:eastAsia="宋体" w:hAnsi="Times New Roman"/>
          <w:sz w:val="24"/>
          <w:lang w:eastAsia="zh-CN"/>
        </w:rPr>
        <w:t>文件。</w:t>
      </w:r>
      <w:r>
        <w:rPr>
          <w:rFonts w:ascii="Times New Roman" w:eastAsia="宋体" w:hAnsi="Times New Roman"/>
          <w:sz w:val="24"/>
          <w:lang w:eastAsia="zh-CN"/>
        </w:rPr>
        <w:t xml:space="preserve">parse_fio_logs.py </w:t>
      </w:r>
      <w:r>
        <w:rPr>
          <w:rFonts w:ascii="Times New Roman" w:eastAsia="宋体" w:hAnsi="Times New Roman"/>
          <w:sz w:val="24"/>
          <w:lang w:eastAsia="zh-CN"/>
        </w:rPr>
        <w:t>从这些文本日志中提取带宽、</w:t>
      </w:r>
      <w:r>
        <w:rPr>
          <w:rFonts w:ascii="Times New Roman" w:eastAsia="宋体" w:hAnsi="Times New Roman"/>
          <w:sz w:val="24"/>
          <w:lang w:eastAsia="zh-CN"/>
        </w:rPr>
        <w:t>IOPS</w:t>
      </w:r>
      <w:r>
        <w:rPr>
          <w:rFonts w:ascii="Times New Roman" w:eastAsia="宋体" w:hAnsi="Times New Roman"/>
          <w:sz w:val="24"/>
          <w:lang w:eastAsia="zh-CN"/>
        </w:rPr>
        <w:t>、延迟和</w:t>
      </w:r>
      <w:r>
        <w:rPr>
          <w:rFonts w:ascii="Times New Roman" w:eastAsia="宋体" w:hAnsi="Times New Roman"/>
          <w:sz w:val="24"/>
          <w:lang w:eastAsia="zh-CN"/>
        </w:rPr>
        <w:t xml:space="preserve"> CPU </w:t>
      </w:r>
      <w:r>
        <w:rPr>
          <w:rFonts w:ascii="Times New Roman" w:eastAsia="宋体" w:hAnsi="Times New Roman"/>
          <w:sz w:val="24"/>
          <w:lang w:eastAsia="zh-CN"/>
        </w:rPr>
        <w:t>利用率，并写入</w:t>
      </w:r>
      <w:r>
        <w:rPr>
          <w:rFonts w:ascii="Times New Roman" w:eastAsia="宋体" w:hAnsi="Times New Roman"/>
          <w:sz w:val="24"/>
          <w:lang w:eastAsia="zh-CN"/>
        </w:rPr>
        <w:t xml:space="preserve"> CSV</w:t>
      </w:r>
      <w:r>
        <w:rPr>
          <w:rFonts w:ascii="Times New Roman" w:eastAsia="宋体" w:hAnsi="Times New Roman"/>
          <w:sz w:val="24"/>
          <w:lang w:eastAsia="zh-CN"/>
        </w:rPr>
        <w:t>，供后续绘图脚本读取。</w:t>
      </w:r>
    </w:p>
    <w:p w14:paraId="0E66953E" w14:textId="77777777" w:rsidR="009F31DD" w:rsidRDefault="00591719">
      <w:pPr>
        <w:shd w:val="clear" w:color="auto" w:fill="1E1E1E"/>
        <w:spacing w:after="0" w:line="240" w:lineRule="auto"/>
      </w:pPr>
      <w:r>
        <w:rPr>
          <w:rFonts w:ascii="微软雅黑" w:hAnsi="微软雅黑"/>
          <w:color w:val="6A9955"/>
          <w:sz w:val="20"/>
        </w:rPr>
        <w:t>// File: tools/parse_fio_logs.py</w:t>
      </w:r>
    </w:p>
    <w:p w14:paraId="1078200D" w14:textId="77777777" w:rsidR="009F31DD" w:rsidRDefault="00591719">
      <w:pPr>
        <w:shd w:val="clear" w:color="auto" w:fill="1E1E1E"/>
        <w:spacing w:after="0" w:line="240" w:lineRule="auto"/>
      </w:pPr>
      <w:r>
        <w:rPr>
          <w:rFonts w:ascii="微软雅黑" w:hAnsi="微软雅黑"/>
          <w:color w:val="C586C0"/>
          <w:sz w:val="20"/>
        </w:rPr>
        <w:t>#!/usr/bin/env python3</w:t>
      </w:r>
    </w:p>
    <w:p w14:paraId="6B7252DC" w14:textId="77777777" w:rsidR="009F31DD" w:rsidRDefault="00591719">
      <w:pPr>
        <w:shd w:val="clear" w:color="auto" w:fill="1E1E1E"/>
        <w:spacing w:after="0" w:line="240" w:lineRule="auto"/>
      </w:pPr>
      <w:r>
        <w:rPr>
          <w:rFonts w:ascii="微软雅黑" w:hAnsi="微软雅黑"/>
          <w:color w:val="D4D4D4"/>
          <w:sz w:val="20"/>
        </w:rPr>
        <w:br/>
      </w:r>
    </w:p>
    <w:p w14:paraId="1BE1AE58" w14:textId="77777777" w:rsidR="009F31DD" w:rsidRDefault="00591719">
      <w:pPr>
        <w:shd w:val="clear" w:color="auto" w:fill="1E1E1E"/>
        <w:spacing w:after="0" w:line="240" w:lineRule="auto"/>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re</w:t>
      </w:r>
    </w:p>
    <w:p w14:paraId="3BEA3984" w14:textId="77777777" w:rsidR="009F31DD" w:rsidRDefault="00591719">
      <w:pPr>
        <w:shd w:val="clear" w:color="auto" w:fill="1E1E1E"/>
        <w:spacing w:after="0" w:line="240" w:lineRule="auto"/>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csv</w:t>
      </w:r>
    </w:p>
    <w:p w14:paraId="23AD44BD" w14:textId="77777777" w:rsidR="009F31DD" w:rsidRDefault="00591719">
      <w:pPr>
        <w:shd w:val="clear" w:color="auto" w:fill="1E1E1E"/>
        <w:spacing w:after="0" w:line="240" w:lineRule="auto"/>
      </w:pPr>
      <w:r>
        <w:rPr>
          <w:rFonts w:ascii="微软雅黑" w:hAnsi="微软雅黑"/>
          <w:color w:val="9CDCFE"/>
          <w:sz w:val="20"/>
        </w:rPr>
        <w:t>from</w:t>
      </w:r>
      <w:r>
        <w:rPr>
          <w:rFonts w:ascii="微软雅黑" w:hAnsi="微软雅黑"/>
          <w:color w:val="D4D4D4"/>
          <w:sz w:val="20"/>
        </w:rPr>
        <w:t xml:space="preserve"> </w:t>
      </w:r>
      <w:r>
        <w:rPr>
          <w:rFonts w:ascii="微软雅黑" w:hAnsi="微软雅黑"/>
          <w:color w:val="9CDCFE"/>
          <w:sz w:val="20"/>
        </w:rPr>
        <w:t>pathlib</w:t>
      </w:r>
      <w:r>
        <w:rPr>
          <w:rFonts w:ascii="微软雅黑" w:hAnsi="微软雅黑"/>
          <w:color w:val="D4D4D4"/>
          <w:sz w:val="20"/>
        </w:rPr>
        <w:t xml:space="preserve"> </w:t>
      </w: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Path</w:t>
      </w:r>
    </w:p>
    <w:p w14:paraId="4932BA96" w14:textId="77777777" w:rsidR="009F31DD" w:rsidRDefault="00591719">
      <w:pPr>
        <w:shd w:val="clear" w:color="auto" w:fill="1E1E1E"/>
        <w:spacing w:after="0" w:line="240" w:lineRule="auto"/>
      </w:pPr>
      <w:r>
        <w:rPr>
          <w:rFonts w:ascii="微软雅黑" w:hAnsi="微软雅黑"/>
          <w:color w:val="D4D4D4"/>
          <w:sz w:val="20"/>
        </w:rPr>
        <w:br/>
      </w:r>
    </w:p>
    <w:p w14:paraId="3A2CE19D" w14:textId="77777777" w:rsidR="009F31DD" w:rsidRDefault="00591719">
      <w:pPr>
        <w:shd w:val="clear" w:color="auto" w:fill="1E1E1E"/>
        <w:spacing w:after="0" w:line="240" w:lineRule="auto"/>
      </w:pPr>
      <w:r>
        <w:rPr>
          <w:rFonts w:ascii="微软雅黑" w:hAnsi="微软雅黑"/>
          <w:color w:val="9CDCFE"/>
          <w:sz w:val="20"/>
        </w:rPr>
        <w:t>LOG_DIR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"logs"</w:t>
      </w:r>
      <w:r>
        <w:rPr>
          <w:rFonts w:ascii="微软雅黑" w:hAnsi="微软雅黑"/>
          <w:color w:val="D16969"/>
          <w:sz w:val="20"/>
        </w:rPr>
        <w:t>)</w:t>
      </w:r>
    </w:p>
    <w:p w14:paraId="66D804B2" w14:textId="77777777" w:rsidR="009F31DD" w:rsidRDefault="00591719">
      <w:pPr>
        <w:shd w:val="clear" w:color="auto" w:fill="1E1E1E"/>
        <w:spacing w:after="0" w:line="240" w:lineRule="auto"/>
      </w:pPr>
      <w:r>
        <w:rPr>
          <w:rFonts w:ascii="微软雅黑" w:hAnsi="微软雅黑"/>
          <w:color w:val="9CDCFE"/>
          <w:sz w:val="20"/>
        </w:rPr>
        <w:t>OUT_CSV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"results.csv"</w:t>
      </w:r>
      <w:r>
        <w:rPr>
          <w:rFonts w:ascii="微软雅黑" w:hAnsi="微软雅黑"/>
          <w:color w:val="D16969"/>
          <w:sz w:val="20"/>
        </w:rPr>
        <w:t>)</w:t>
      </w:r>
    </w:p>
    <w:p w14:paraId="08391781" w14:textId="77777777" w:rsidR="009F31DD" w:rsidRDefault="00591719">
      <w:pPr>
        <w:shd w:val="clear" w:color="auto" w:fill="1E1E1E"/>
        <w:spacing w:after="0" w:line="240" w:lineRule="auto"/>
      </w:pPr>
      <w:r>
        <w:rPr>
          <w:rFonts w:ascii="微软雅黑" w:hAnsi="微软雅黑"/>
          <w:color w:val="D4D4D4"/>
          <w:sz w:val="20"/>
        </w:rPr>
        <w:br/>
      </w:r>
    </w:p>
    <w:p w14:paraId="1147667D" w14:textId="77777777" w:rsidR="009F31DD" w:rsidRDefault="00591719">
      <w:pPr>
        <w:shd w:val="clear" w:color="auto" w:fill="1E1E1E"/>
        <w:spacing w:after="0" w:line="240" w:lineRule="auto"/>
      </w:pPr>
      <w:r>
        <w:rPr>
          <w:rFonts w:ascii="微软雅黑" w:hAnsi="微软雅黑"/>
          <w:color w:val="D4D4D4"/>
          <w:sz w:val="20"/>
        </w:rPr>
        <w:br/>
      </w:r>
    </w:p>
    <w:p w14:paraId="7B338CD8"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s</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float</w:t>
      </w:r>
      <w:r>
        <w:rPr>
          <w:rFonts w:ascii="微软雅黑" w:hAnsi="微软雅黑"/>
          <w:color w:val="D4D4D4"/>
          <w:sz w:val="20"/>
        </w:rPr>
        <w:t>:</w:t>
      </w:r>
    </w:p>
    <w:p w14:paraId="03AF2698" w14:textId="77777777" w:rsidR="009F31DD" w:rsidRDefault="00591719">
      <w:pPr>
        <w:shd w:val="clear" w:color="auto" w:fill="1E1E1E"/>
        <w:spacing w:after="0" w:line="240" w:lineRule="auto"/>
      </w:pPr>
      <w:r>
        <w:rPr>
          <w:rFonts w:ascii="微软雅黑" w:hAnsi="微软雅黑"/>
          <w:color w:val="D4D4D4"/>
          <w:sz w:val="20"/>
        </w:rPr>
        <w:br/>
      </w:r>
    </w:p>
    <w:p w14:paraId="71684CE3" w14:textId="77777777" w:rsidR="009F31DD" w:rsidRDefault="00591719">
      <w:pPr>
        <w:shd w:val="clear" w:color="auto" w:fill="1E1E1E"/>
        <w:spacing w:after="0" w:line="240" w:lineRule="auto"/>
      </w:pPr>
      <w:r>
        <w:rPr>
          <w:rFonts w:ascii="微软雅黑" w:hAnsi="微软雅黑"/>
          <w:color w:val="D4D4D4"/>
          <w:sz w:val="20"/>
        </w:rPr>
        <w:br/>
      </w:r>
    </w:p>
    <w:p w14:paraId="495A9F1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p>
    <w:p w14:paraId="349634A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match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"([0-9.]+)\s*([kKmMgG]?)"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p>
    <w:p w14:paraId="016F022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w:t>
      </w:r>
    </w:p>
    <w:p w14:paraId="1AB3367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s</w:t>
      </w:r>
      <w:r>
        <w:rPr>
          <w:rFonts w:ascii="微软雅黑" w:hAnsi="微软雅黑"/>
          <w:color w:val="D16969"/>
          <w:sz w:val="20"/>
        </w:rPr>
        <w:t>)</w:t>
      </w:r>
    </w:p>
    <w:p w14:paraId="683D3CF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1058848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p>
    <w:p w14:paraId="2EE0A7B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"k"</w:t>
      </w:r>
      <w:r>
        <w:rPr>
          <w:rFonts w:ascii="微软雅黑" w:hAnsi="微软雅黑"/>
          <w:color w:val="D4D4D4"/>
          <w:sz w:val="20"/>
        </w:rPr>
        <w:t>:</w:t>
      </w:r>
    </w:p>
    <w:p w14:paraId="7B8E5F8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1e3</w:t>
      </w:r>
    </w:p>
    <w:p w14:paraId="1FF2E42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w:t>
      </w:r>
      <w:r>
        <w:rPr>
          <w:rFonts w:ascii="微软雅黑" w:hAnsi="微软雅黑"/>
          <w:color w:val="D4D4D4"/>
          <w:sz w:val="20"/>
        </w:rPr>
        <w:t>:</w:t>
      </w:r>
    </w:p>
    <w:p w14:paraId="4426A10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1e6</w:t>
      </w:r>
    </w:p>
    <w:p w14:paraId="18FC579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"g"</w:t>
      </w:r>
      <w:r>
        <w:rPr>
          <w:rFonts w:ascii="微软雅黑" w:hAnsi="微软雅黑"/>
          <w:color w:val="D4D4D4"/>
          <w:sz w:val="20"/>
        </w:rPr>
        <w:t>:</w:t>
      </w:r>
    </w:p>
    <w:p w14:paraId="23BA2C9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1e9</w:t>
      </w:r>
    </w:p>
    <w:p w14:paraId="384CFDF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val</w:t>
      </w:r>
    </w:p>
    <w:p w14:paraId="7CB88CAD" w14:textId="77777777" w:rsidR="009F31DD" w:rsidRDefault="00591719">
      <w:pPr>
        <w:shd w:val="clear" w:color="auto" w:fill="1E1E1E"/>
        <w:spacing w:after="0" w:line="240" w:lineRule="auto"/>
      </w:pPr>
      <w:r>
        <w:rPr>
          <w:rFonts w:ascii="微软雅黑" w:hAnsi="微软雅黑"/>
          <w:color w:val="D4D4D4"/>
          <w:sz w:val="20"/>
        </w:rPr>
        <w:br/>
      </w:r>
    </w:p>
    <w:p w14:paraId="4EF9CAC6" w14:textId="77777777" w:rsidR="009F31DD" w:rsidRDefault="00591719">
      <w:pPr>
        <w:shd w:val="clear" w:color="auto" w:fill="1E1E1E"/>
        <w:spacing w:after="0" w:line="240" w:lineRule="auto"/>
      </w:pPr>
      <w:r>
        <w:rPr>
          <w:rFonts w:ascii="微软雅黑" w:hAnsi="微软雅黑"/>
          <w:color w:val="D4D4D4"/>
          <w:sz w:val="20"/>
        </w:rPr>
        <w:lastRenderedPageBreak/>
        <w:br/>
      </w:r>
    </w:p>
    <w:p w14:paraId="5FE4E691"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path</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 xml:space="preserve">: </w:t>
      </w:r>
      <w:r>
        <w:rPr>
          <w:rFonts w:ascii="微软雅黑" w:hAnsi="微软雅黑"/>
          <w:color w:val="9CDCFE"/>
          <w:sz w:val="20"/>
        </w:rPr>
        <w:t>dict</w:t>
      </w:r>
      <w:r>
        <w:rPr>
          <w:rFonts w:ascii="微软雅黑" w:hAnsi="微软雅黑"/>
          <w:color w:val="D16969"/>
          <w:sz w:val="20"/>
        </w:rPr>
        <w:t>)</w:t>
      </w:r>
      <w:r>
        <w:rPr>
          <w:rFonts w:ascii="微软雅黑" w:hAnsi="微软雅黑"/>
          <w:color w:val="D4D4D4"/>
          <w:sz w:val="20"/>
        </w:rPr>
        <w:t>:</w:t>
      </w:r>
    </w:p>
    <w:p w14:paraId="6B6E444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CDCAA"/>
          <w:sz w:val="20"/>
        </w:rPr>
        <w:t>read_text</w:t>
      </w:r>
      <w:r>
        <w:rPr>
          <w:rFonts w:ascii="微软雅黑" w:hAnsi="微软雅黑"/>
          <w:color w:val="D16969"/>
          <w:sz w:val="20"/>
        </w:rPr>
        <w:t>(</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errors</w:t>
      </w:r>
      <w:r>
        <w:rPr>
          <w:rFonts w:ascii="微软雅黑" w:hAnsi="微软雅黑"/>
          <w:color w:val="D16969"/>
          <w:sz w:val="20"/>
        </w:rPr>
        <w:t>=</w:t>
      </w:r>
      <w:r>
        <w:rPr>
          <w:rFonts w:ascii="微软雅黑" w:hAnsi="微软雅黑"/>
          <w:color w:val="CE9178"/>
          <w:sz w:val="20"/>
        </w:rPr>
        <w:t>"ignore"</w:t>
      </w:r>
      <w:r>
        <w:rPr>
          <w:rFonts w:ascii="微软雅黑" w:hAnsi="微软雅黑"/>
          <w:color w:val="D16969"/>
          <w:sz w:val="20"/>
        </w:rPr>
        <w:t>)</w:t>
      </w:r>
    </w:p>
    <w:p w14:paraId="003F594E" w14:textId="77777777" w:rsidR="009F31DD" w:rsidRDefault="00591719">
      <w:pPr>
        <w:shd w:val="clear" w:color="auto" w:fill="1E1E1E"/>
        <w:spacing w:after="0" w:line="240" w:lineRule="auto"/>
      </w:pPr>
      <w:r>
        <w:rPr>
          <w:rFonts w:ascii="微软雅黑" w:hAnsi="微软雅黑"/>
          <w:color w:val="D4D4D4"/>
          <w:sz w:val="20"/>
        </w:rPr>
        <w:br/>
      </w:r>
    </w:p>
    <w:p w14:paraId="1951A74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"bw=(\d+(?:\.\d+)?)\s*(MiB/s|GiB/s)"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14:paraId="6C8B337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"iops=([0-9.kKmMgG]+)"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14:paraId="33437C2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"cpu\s*=\s*usr\s*=\s*([0-9.]+)%\s*,\s*sys\s*=\s*([0-9.]+)%"</w:t>
      </w:r>
      <w:r>
        <w:rPr>
          <w:rFonts w:ascii="微软雅黑" w:hAnsi="微软雅黑"/>
          <w:color w:val="D16969"/>
          <w:sz w:val="20"/>
        </w:rPr>
        <w:t>,</w:t>
      </w:r>
    </w:p>
    <w:p w14:paraId="3EFE377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14:paraId="39A18CAB" w14:textId="77777777" w:rsidR="009F31DD" w:rsidRDefault="00591719">
      <w:pPr>
        <w:shd w:val="clear" w:color="auto" w:fill="1E1E1E"/>
        <w:spacing w:after="0" w:line="240" w:lineRule="auto"/>
      </w:pPr>
      <w:r>
        <w:rPr>
          <w:rFonts w:ascii="微软雅黑" w:hAnsi="微软雅黑"/>
          <w:color w:val="D4D4D4"/>
          <w:sz w:val="20"/>
        </w:rPr>
        <w:br/>
      </w:r>
    </w:p>
    <w:p w14:paraId="059E52D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14:paraId="25DBD57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"clat\s*\((usec|msec)\):.*?avg=\s*([0-9.]+)"</w:t>
      </w:r>
      <w:r>
        <w:rPr>
          <w:rFonts w:ascii="微软雅黑" w:hAnsi="微软雅黑"/>
          <w:color w:val="D16969"/>
          <w:sz w:val="20"/>
        </w:rPr>
        <w:t>,</w:t>
      </w:r>
    </w:p>
    <w:p w14:paraId="7D99499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S</w:t>
      </w:r>
    </w:p>
    <w:p w14:paraId="7CA9F0E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1E8B213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14:paraId="5A84F77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"99.00th=\s*([0-9.]+)"</w:t>
      </w:r>
      <w:r>
        <w:rPr>
          <w:rFonts w:ascii="微软雅黑" w:hAnsi="微软雅黑"/>
          <w:color w:val="D16969"/>
          <w:sz w:val="20"/>
        </w:rPr>
        <w:t>,</w:t>
      </w:r>
    </w:p>
    <w:p w14:paraId="3A177A6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p>
    <w:p w14:paraId="31C0D01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4CFCAF91" w14:textId="77777777" w:rsidR="009F31DD" w:rsidRDefault="00591719">
      <w:pPr>
        <w:shd w:val="clear" w:color="auto" w:fill="1E1E1E"/>
        <w:spacing w:after="0" w:line="240" w:lineRule="auto"/>
      </w:pPr>
      <w:r>
        <w:rPr>
          <w:rFonts w:ascii="微软雅黑" w:hAnsi="微软雅黑"/>
          <w:color w:val="D4D4D4"/>
          <w:sz w:val="20"/>
        </w:rPr>
        <w:br/>
      </w:r>
    </w:p>
    <w:p w14:paraId="14E82F0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16969"/>
          <w:sz w:val="20"/>
        </w:rPr>
        <w:t>)</w:t>
      </w:r>
      <w:r>
        <w:rPr>
          <w:rFonts w:ascii="微软雅黑" w:hAnsi="微软雅黑"/>
          <w:color w:val="D4D4D4"/>
          <w:sz w:val="20"/>
        </w:rPr>
        <w:t>:</w:t>
      </w:r>
    </w:p>
    <w:p w14:paraId="2A6037B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xml:space="preserve">"[warn] </w:t>
      </w:r>
      <w:r>
        <w:rPr>
          <w:rFonts w:ascii="微软雅黑" w:hAnsi="微软雅黑"/>
          <w:color w:val="CE9178"/>
          <w:sz w:val="20"/>
        </w:rPr>
        <w:t>必要字段缺失</w:t>
      </w:r>
      <w:r>
        <w:rPr>
          <w:rFonts w:ascii="微软雅黑" w:hAnsi="微软雅黑"/>
          <w:color w:val="CE9178"/>
          <w:sz w:val="20"/>
        </w:rPr>
        <w:t xml:space="preserve"> → {path.name}"</w:t>
      </w:r>
      <w:r>
        <w:rPr>
          <w:rFonts w:ascii="微软雅黑" w:hAnsi="微软雅黑"/>
          <w:color w:val="D16969"/>
          <w:sz w:val="20"/>
        </w:rPr>
        <w:t>)</w:t>
      </w:r>
    </w:p>
    <w:p w14:paraId="4845649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None</w:t>
      </w:r>
    </w:p>
    <w:p w14:paraId="29307575" w14:textId="77777777" w:rsidR="009F31DD" w:rsidRDefault="00591719">
      <w:pPr>
        <w:shd w:val="clear" w:color="auto" w:fill="1E1E1E"/>
        <w:spacing w:after="0" w:line="240" w:lineRule="auto"/>
      </w:pPr>
      <w:r>
        <w:rPr>
          <w:rFonts w:ascii="微软雅黑" w:hAnsi="微软雅黑"/>
          <w:color w:val="D4D4D4"/>
          <w:sz w:val="20"/>
        </w:rPr>
        <w:br/>
      </w:r>
    </w:p>
    <w:p w14:paraId="4316CE5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5CF79CD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"GiB/s"</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4D4D4"/>
          <w:sz w:val="20"/>
        </w:rPr>
        <w:t>:</w:t>
      </w:r>
    </w:p>
    <w:p w14:paraId="22493396" w14:textId="77777777" w:rsidR="009F31DD" w:rsidRDefault="00591719">
      <w:pPr>
        <w:shd w:val="clear" w:color="auto" w:fill="1E1E1E"/>
        <w:spacing w:after="0" w:line="240" w:lineRule="auto"/>
      </w:pPr>
      <w:r>
        <w:rPr>
          <w:rFonts w:ascii="Consolas" w:eastAsia="微软雅黑" w:hAnsi="Consolas"/>
          <w:color w:val="D4D4D4"/>
          <w:sz w:val="20"/>
        </w:rPr>
        <w:t xml:space="preserve">        bw *= 1024.0</w:t>
      </w:r>
    </w:p>
    <w:p w14:paraId="6D4CB38B" w14:textId="77777777" w:rsidR="009F31DD" w:rsidRDefault="00591719">
      <w:pPr>
        <w:shd w:val="clear" w:color="auto" w:fill="1E1E1E"/>
        <w:spacing w:after="0" w:line="240" w:lineRule="auto"/>
      </w:pPr>
      <w:r>
        <w:rPr>
          <w:rFonts w:ascii="微软雅黑" w:hAnsi="微软雅黑"/>
          <w:color w:val="D4D4D4"/>
          <w:sz w:val="20"/>
        </w:rPr>
        <w:br/>
      </w:r>
    </w:p>
    <w:p w14:paraId="3290C239"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iops_rg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7677DFBE" w14:textId="77777777" w:rsidR="009F31DD" w:rsidRDefault="00591719">
      <w:pPr>
        <w:shd w:val="clear" w:color="auto" w:fill="1E1E1E"/>
        <w:spacing w:after="0" w:line="240" w:lineRule="auto"/>
      </w:pPr>
      <w:r>
        <w:rPr>
          <w:rFonts w:ascii="微软雅黑" w:hAnsi="微软雅黑"/>
          <w:color w:val="D4D4D4"/>
          <w:sz w:val="20"/>
        </w:rPr>
        <w:br/>
      </w:r>
    </w:p>
    <w:p w14:paraId="6FCF707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14:paraId="041A433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14:paraId="7E90B76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w:t>
      </w:r>
    </w:p>
    <w:p w14:paraId="10D87C8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p>
    <w:p w14:paraId="5C2F059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"msec"</w:t>
      </w:r>
      <w:r>
        <w:rPr>
          <w:rFonts w:ascii="微软雅黑" w:hAnsi="微软雅黑"/>
          <w:color w:val="D4D4D4"/>
          <w:sz w:val="20"/>
        </w:rPr>
        <w:t>:</w:t>
      </w:r>
    </w:p>
    <w:p w14:paraId="12F54513" w14:textId="77777777" w:rsidR="009F31DD" w:rsidRDefault="00591719">
      <w:pPr>
        <w:shd w:val="clear" w:color="auto" w:fill="1E1E1E"/>
        <w:spacing w:after="0" w:line="240" w:lineRule="auto"/>
      </w:pPr>
      <w:r>
        <w:rPr>
          <w:rFonts w:ascii="Consolas" w:eastAsia="微软雅黑" w:hAnsi="Consolas"/>
          <w:color w:val="D4D4D4"/>
          <w:sz w:val="20"/>
        </w:rPr>
        <w:t xml:space="preserve">            clat_avg *= 1000.0</w:t>
      </w:r>
    </w:p>
    <w:p w14:paraId="6667A29F" w14:textId="77777777" w:rsidR="009F31DD" w:rsidRDefault="00591719">
      <w:pPr>
        <w:shd w:val="clear" w:color="auto" w:fill="1E1E1E"/>
        <w:spacing w:after="0" w:line="240" w:lineRule="auto"/>
      </w:pPr>
      <w:r>
        <w:rPr>
          <w:rFonts w:ascii="微软雅黑" w:hAnsi="微软雅黑"/>
          <w:color w:val="D4D4D4"/>
          <w:sz w:val="20"/>
        </w:rPr>
        <w:br/>
      </w:r>
    </w:p>
    <w:p w14:paraId="30D69ADC"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w:t>
      </w:r>
    </w:p>
    <w:p w14:paraId="33FFAF6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p99_rg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72F804A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"clat percentiles (msec)"</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w:t>
      </w:r>
    </w:p>
    <w:p w14:paraId="2FD8B5B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p>
    <w:p w14:paraId="27C02F55" w14:textId="77777777" w:rsidR="009F31DD" w:rsidRDefault="00591719">
      <w:pPr>
        <w:shd w:val="clear" w:color="auto" w:fill="1E1E1E"/>
        <w:spacing w:after="0" w:line="240" w:lineRule="auto"/>
      </w:pPr>
      <w:r>
        <w:rPr>
          <w:rFonts w:ascii="微软雅黑" w:hAnsi="微软雅黑"/>
          <w:color w:val="D4D4D4"/>
          <w:sz w:val="20"/>
        </w:rPr>
        <w:br/>
      </w:r>
    </w:p>
    <w:p w14:paraId="12E4A16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14:paraId="6810B7D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p>
    <w:p w14:paraId="646ABC7A" w14:textId="77777777" w:rsidR="009F31DD" w:rsidRDefault="00591719">
      <w:pPr>
        <w:shd w:val="clear" w:color="auto" w:fill="1E1E1E"/>
        <w:spacing w:after="0" w:line="240" w:lineRule="auto"/>
      </w:pPr>
      <w:r>
        <w:rPr>
          <w:rFonts w:ascii="微软雅黑" w:hAnsi="微软雅黑"/>
          <w:color w:val="D4D4D4"/>
          <w:sz w:val="20"/>
        </w:rPr>
        <w:br/>
      </w:r>
    </w:p>
    <w:p w14:paraId="6DCD85A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p>
    <w:p w14:paraId="008E83F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meta</w:t>
      </w:r>
      <w:r>
        <w:rPr>
          <w:rFonts w:ascii="微软雅黑" w:hAnsi="微软雅黑"/>
          <w:color w:val="D16969"/>
          <w:sz w:val="20"/>
        </w:rPr>
        <w:t>,</w:t>
      </w:r>
    </w:p>
    <w:p w14:paraId="766931B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"bw_mib_s"</w:t>
      </w: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16969"/>
          <w:sz w:val="20"/>
        </w:rPr>
        <w:t>,</w:t>
      </w:r>
    </w:p>
    <w:p w14:paraId="3CA5CA1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"iops"</w:t>
      </w: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16969"/>
          <w:sz w:val="20"/>
        </w:rPr>
        <w:t>,</w:t>
      </w:r>
    </w:p>
    <w:p w14:paraId="3F45F29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"clat_avg_us"</w:t>
      </w: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16969"/>
          <w:sz w:val="20"/>
        </w:rPr>
        <w:t>,</w:t>
      </w:r>
    </w:p>
    <w:p w14:paraId="7977C9A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"clat_p99_us"</w:t>
      </w: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16969"/>
          <w:sz w:val="20"/>
        </w:rPr>
        <w:t>,</w:t>
      </w:r>
    </w:p>
    <w:p w14:paraId="03807DE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"cpu_usr_pct"</w:t>
      </w: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16969"/>
          <w:sz w:val="20"/>
        </w:rPr>
        <w:t>,</w:t>
      </w:r>
    </w:p>
    <w:p w14:paraId="736B36E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E9178"/>
          <w:sz w:val="20"/>
        </w:rPr>
        <w:t>"cpu_sys_pct"</w:t>
      </w: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16969"/>
          <w:sz w:val="20"/>
        </w:rPr>
        <w:t>,</w:t>
      </w:r>
    </w:p>
    <w:p w14:paraId="7326EF6C"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16969"/>
          <w:sz w:val="20"/>
        </w:rPr>
        <w:t>}</w:t>
      </w:r>
    </w:p>
    <w:p w14:paraId="37BBED75" w14:textId="77777777" w:rsidR="009F31DD" w:rsidRDefault="00591719">
      <w:pPr>
        <w:shd w:val="clear" w:color="auto" w:fill="1E1E1E"/>
        <w:spacing w:after="0" w:line="240" w:lineRule="auto"/>
      </w:pPr>
      <w:r>
        <w:rPr>
          <w:rFonts w:ascii="微软雅黑" w:hAnsi="微软雅黑"/>
          <w:color w:val="D4D4D4"/>
          <w:sz w:val="20"/>
        </w:rPr>
        <w:br/>
      </w:r>
    </w:p>
    <w:p w14:paraId="3F9178A5" w14:textId="77777777" w:rsidR="009F31DD" w:rsidRDefault="00591719">
      <w:pPr>
        <w:shd w:val="clear" w:color="auto" w:fill="1E1E1E"/>
        <w:spacing w:after="0" w:line="240" w:lineRule="auto"/>
      </w:pPr>
      <w:r>
        <w:rPr>
          <w:rFonts w:ascii="微软雅黑" w:hAnsi="微软雅黑"/>
          <w:color w:val="D4D4D4"/>
          <w:sz w:val="20"/>
        </w:rPr>
        <w:br/>
      </w:r>
    </w:p>
    <w:p w14:paraId="4ACE354C"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4D4D4"/>
          <w:sz w:val="20"/>
        </w:rPr>
        <w:t>:</w:t>
      </w:r>
    </w:p>
    <w:p w14:paraId="63DF78E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14:paraId="0F2E1D06"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LOG_DIR</w:t>
      </w:r>
      <w:r>
        <w:rPr>
          <w:rFonts w:ascii="微软雅黑" w:hAnsi="微软雅黑"/>
          <w:color w:val="D16969"/>
          <w:sz w:val="20"/>
        </w:rPr>
        <w:t>.</w:t>
      </w:r>
      <w:r>
        <w:rPr>
          <w:rFonts w:ascii="微软雅黑" w:hAnsi="微软雅黑"/>
          <w:color w:val="DCDCAA"/>
          <w:sz w:val="20"/>
        </w:rPr>
        <w:t>glob</w:t>
      </w:r>
      <w:r>
        <w:rPr>
          <w:rFonts w:ascii="微软雅黑" w:hAnsi="微软雅黑"/>
          <w:color w:val="D16969"/>
          <w:sz w:val="20"/>
        </w:rPr>
        <w:t>(</w:t>
      </w:r>
      <w:r>
        <w:rPr>
          <w:rFonts w:ascii="微软雅黑" w:hAnsi="微软雅黑"/>
          <w:color w:val="CE9178"/>
          <w:sz w:val="20"/>
        </w:rPr>
        <w:t>"*.log"</w:t>
      </w:r>
      <w:r>
        <w:rPr>
          <w:rFonts w:ascii="微软雅黑" w:hAnsi="微软雅黑"/>
          <w:color w:val="D16969"/>
          <w:sz w:val="20"/>
        </w:rPr>
        <w:t>)</w:t>
      </w:r>
      <w:r>
        <w:rPr>
          <w:rFonts w:ascii="微软雅黑" w:hAnsi="微软雅黑"/>
          <w:color w:val="D4D4D4"/>
          <w:sz w:val="20"/>
        </w:rPr>
        <w:t>:</w:t>
      </w:r>
    </w:p>
    <w:p w14:paraId="771C204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16969"/>
          <w:sz w:val="20"/>
        </w:rPr>
        <w:t>.</w:t>
      </w:r>
      <w:r>
        <w:rPr>
          <w:rFonts w:ascii="微软雅黑" w:hAnsi="微软雅黑"/>
          <w:color w:val="9CDCFE"/>
          <w:sz w:val="20"/>
        </w:rPr>
        <w:t>stem</w:t>
      </w:r>
    </w:p>
    <w:p w14:paraId="0D0E5CD8"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"raw_name"</w:t>
      </w: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16969"/>
          <w:sz w:val="20"/>
        </w:rPr>
        <w:t>}</w:t>
      </w:r>
    </w:p>
    <w:p w14:paraId="7B0C8E6D"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16969"/>
          <w:sz w:val="20"/>
        </w:rPr>
        <w:t>)</w:t>
      </w:r>
    </w:p>
    <w:p w14:paraId="2BC0E22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w:t>
      </w:r>
    </w:p>
    <w:p w14:paraId="21B019F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16969"/>
          <w:sz w:val="20"/>
        </w:rPr>
        <w:t>.</w:t>
      </w:r>
      <w:r>
        <w:rPr>
          <w:rFonts w:ascii="微软雅黑" w:hAnsi="微软雅黑"/>
          <w:color w:val="DCDCAA"/>
          <w:sz w:val="20"/>
        </w:rPr>
        <w:t>append</w:t>
      </w:r>
      <w:r>
        <w:rPr>
          <w:rFonts w:ascii="微软雅黑" w:hAnsi="微软雅黑"/>
          <w:color w:val="D16969"/>
          <w:sz w:val="20"/>
        </w:rPr>
        <w:t>(</w:t>
      </w:r>
      <w:r>
        <w:rPr>
          <w:rFonts w:ascii="微软雅黑" w:hAnsi="微软雅黑"/>
          <w:color w:val="9CDCFE"/>
          <w:sz w:val="20"/>
        </w:rPr>
        <w:t>r</w:t>
      </w:r>
      <w:r>
        <w:rPr>
          <w:rFonts w:ascii="微软雅黑" w:hAnsi="微软雅黑"/>
          <w:color w:val="D16969"/>
          <w:sz w:val="20"/>
        </w:rPr>
        <w:t>)</w:t>
      </w:r>
    </w:p>
    <w:p w14:paraId="7BE16DAC" w14:textId="77777777" w:rsidR="009F31DD" w:rsidRDefault="00591719">
      <w:pPr>
        <w:shd w:val="clear" w:color="auto" w:fill="1E1E1E"/>
        <w:spacing w:after="0" w:line="240" w:lineRule="auto"/>
      </w:pPr>
      <w:r>
        <w:rPr>
          <w:rFonts w:ascii="微软雅黑" w:hAnsi="微软雅黑"/>
          <w:color w:val="D4D4D4"/>
          <w:sz w:val="20"/>
        </w:rPr>
        <w:br/>
      </w:r>
    </w:p>
    <w:p w14:paraId="1239683B"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w:t>
      </w:r>
    </w:p>
    <w:p w14:paraId="3F6065F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xml:space="preserve">"[warn] </w:t>
      </w:r>
      <w:r>
        <w:rPr>
          <w:rFonts w:ascii="微软雅黑" w:hAnsi="微软雅黑"/>
          <w:color w:val="CE9178"/>
          <w:sz w:val="20"/>
        </w:rPr>
        <w:t>未解析到任何有效行</w:t>
      </w:r>
      <w:r>
        <w:rPr>
          <w:rFonts w:ascii="微软雅黑" w:hAnsi="微软雅黑"/>
          <w:color w:val="CE9178"/>
          <w:sz w:val="20"/>
        </w:rPr>
        <w:t>"</w:t>
      </w:r>
      <w:r>
        <w:rPr>
          <w:rFonts w:ascii="微软雅黑" w:hAnsi="微软雅黑"/>
          <w:color w:val="D16969"/>
          <w:sz w:val="20"/>
        </w:rPr>
        <w:t>)</w:t>
      </w:r>
    </w:p>
    <w:p w14:paraId="7033A57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C586C0"/>
          <w:sz w:val="20"/>
        </w:rPr>
        <w:t>return</w:t>
      </w:r>
    </w:p>
    <w:p w14:paraId="085FBB0C" w14:textId="77777777" w:rsidR="009F31DD" w:rsidRDefault="00591719">
      <w:pPr>
        <w:shd w:val="clear" w:color="auto" w:fill="1E1E1E"/>
        <w:spacing w:after="0" w:line="240" w:lineRule="auto"/>
      </w:pPr>
      <w:r>
        <w:rPr>
          <w:rFonts w:ascii="微软雅黑" w:hAnsi="微软雅黑"/>
          <w:color w:val="D4D4D4"/>
          <w:sz w:val="20"/>
        </w:rPr>
        <w:br/>
      </w:r>
    </w:p>
    <w:p w14:paraId="5B9775B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keys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sorted</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r>
        <w:rPr>
          <w:rFonts w:ascii="微软雅黑" w:hAnsi="微软雅黑"/>
          <w:color w:val="B5CEA8"/>
          <w:sz w:val="20"/>
        </w:rPr>
        <w:t>0</w:t>
      </w:r>
      <w:r>
        <w:rPr>
          <w:rFonts w:ascii="微软雅黑" w:hAnsi="微软雅黑"/>
          <w:color w:val="D16969"/>
          <w:sz w:val="20"/>
        </w:rPr>
        <w:t>].</w:t>
      </w:r>
      <w:r>
        <w:rPr>
          <w:rFonts w:ascii="微软雅黑" w:hAnsi="微软雅黑"/>
          <w:color w:val="DCDCAA"/>
          <w:sz w:val="20"/>
        </w:rPr>
        <w:t>keys</w:t>
      </w:r>
      <w:r>
        <w:rPr>
          <w:rFonts w:ascii="微软雅黑" w:hAnsi="微软雅黑"/>
          <w:color w:val="D16969"/>
          <w:sz w:val="20"/>
        </w:rPr>
        <w:t>())</w:t>
      </w:r>
    </w:p>
    <w:p w14:paraId="5C8C4D8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with</w:t>
      </w:r>
      <w:r>
        <w:rPr>
          <w:rFonts w:ascii="微软雅黑" w:hAnsi="微软雅黑"/>
          <w:color w:val="D4D4D4"/>
          <w:sz w:val="20"/>
        </w:rPr>
        <w:t xml:space="preserve"> </w:t>
      </w:r>
      <w:r>
        <w:rPr>
          <w:rFonts w:ascii="微软雅黑" w:hAnsi="微软雅黑"/>
          <w:color w:val="9CDCFE"/>
          <w:sz w:val="20"/>
        </w:rPr>
        <w:t>OUT_CSV</w:t>
      </w:r>
      <w:r>
        <w:rPr>
          <w:rFonts w:ascii="微软雅黑" w:hAnsi="微软雅黑"/>
          <w:color w:val="D16969"/>
          <w:sz w:val="20"/>
        </w:rPr>
        <w:t>.</w:t>
      </w:r>
      <w:r>
        <w:rPr>
          <w:rFonts w:ascii="微软雅黑" w:hAnsi="微软雅黑"/>
          <w:color w:val="DCDCAA"/>
          <w:sz w:val="20"/>
        </w:rPr>
        <w:t>open</w:t>
      </w:r>
      <w:r>
        <w:rPr>
          <w:rFonts w:ascii="微软雅黑" w:hAnsi="微软雅黑"/>
          <w:color w:val="D16969"/>
          <w:sz w:val="20"/>
        </w:rPr>
        <w:t>(</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newline</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D4D4D4"/>
          <w:sz w:val="20"/>
        </w:rPr>
        <w:t>:</w:t>
      </w:r>
    </w:p>
    <w:p w14:paraId="0D869ED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csv</w:t>
      </w:r>
      <w:r>
        <w:rPr>
          <w:rFonts w:ascii="微软雅黑" w:hAnsi="微软雅黑"/>
          <w:color w:val="D16969"/>
          <w:sz w:val="20"/>
        </w:rPr>
        <w:t>.</w:t>
      </w:r>
      <w:r>
        <w:rPr>
          <w:rFonts w:ascii="微软雅黑" w:hAnsi="微软雅黑"/>
          <w:color w:val="DCDCAA"/>
          <w:sz w:val="20"/>
        </w:rPr>
        <w:t>DictWriter</w:t>
      </w:r>
      <w:r>
        <w:rPr>
          <w:rFonts w:ascii="微软雅黑" w:hAnsi="微软雅黑"/>
          <w:color w:val="D16969"/>
          <w:sz w:val="20"/>
        </w:rPr>
        <w:t>(</w:t>
      </w:r>
      <w:r>
        <w:rPr>
          <w:rFonts w:ascii="微软雅黑" w:hAnsi="微软雅黑"/>
          <w:color w:val="9CDCFE"/>
          <w:sz w:val="20"/>
        </w:rPr>
        <w:t>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fieldnames</w:t>
      </w:r>
      <w:r>
        <w:rPr>
          <w:rFonts w:ascii="微软雅黑" w:hAnsi="微软雅黑"/>
          <w:color w:val="D16969"/>
          <w:sz w:val="20"/>
        </w:rPr>
        <w:t>=</w:t>
      </w:r>
      <w:r>
        <w:rPr>
          <w:rFonts w:ascii="微软雅黑" w:hAnsi="微软雅黑"/>
          <w:color w:val="9CDCFE"/>
          <w:sz w:val="20"/>
        </w:rPr>
        <w:t>keys</w:t>
      </w:r>
      <w:r>
        <w:rPr>
          <w:rFonts w:ascii="微软雅黑" w:hAnsi="微软雅黑"/>
          <w:color w:val="D16969"/>
          <w:sz w:val="20"/>
        </w:rPr>
        <w:t>)</w:t>
      </w:r>
    </w:p>
    <w:p w14:paraId="0088687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writeheader</w:t>
      </w:r>
      <w:r>
        <w:rPr>
          <w:rFonts w:ascii="微软雅黑" w:hAnsi="微软雅黑"/>
          <w:color w:val="D16969"/>
          <w:sz w:val="20"/>
        </w:rPr>
        <w:t>()</w:t>
      </w:r>
    </w:p>
    <w:p w14:paraId="0C1B4B5C"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writerows</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p>
    <w:p w14:paraId="0E26C48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xml:space="preserve">"[ok] </w:t>
      </w:r>
      <w:r>
        <w:rPr>
          <w:rFonts w:ascii="微软雅黑" w:hAnsi="微软雅黑"/>
          <w:color w:val="CE9178"/>
          <w:sz w:val="20"/>
        </w:rPr>
        <w:t>写出</w:t>
      </w:r>
      <w:r>
        <w:rPr>
          <w:rFonts w:ascii="微软雅黑" w:hAnsi="微软雅黑"/>
          <w:color w:val="CE9178"/>
          <w:sz w:val="20"/>
        </w:rPr>
        <w:t xml:space="preserve"> {len(rows)} </w:t>
      </w:r>
      <w:r>
        <w:rPr>
          <w:rFonts w:ascii="微软雅黑" w:hAnsi="微软雅黑"/>
          <w:color w:val="CE9178"/>
          <w:sz w:val="20"/>
        </w:rPr>
        <w:t>行到</w:t>
      </w:r>
      <w:r>
        <w:rPr>
          <w:rFonts w:ascii="微软雅黑" w:hAnsi="微软雅黑"/>
          <w:color w:val="CE9178"/>
          <w:sz w:val="20"/>
        </w:rPr>
        <w:t xml:space="preserve"> {OUT_CSV}"</w:t>
      </w:r>
      <w:r>
        <w:rPr>
          <w:rFonts w:ascii="微软雅黑" w:hAnsi="微软雅黑"/>
          <w:color w:val="D16969"/>
          <w:sz w:val="20"/>
        </w:rPr>
        <w:t>)</w:t>
      </w:r>
    </w:p>
    <w:p w14:paraId="004DD4DC" w14:textId="77777777" w:rsidR="009F31DD" w:rsidRDefault="00591719">
      <w:pPr>
        <w:shd w:val="clear" w:color="auto" w:fill="1E1E1E"/>
        <w:spacing w:after="0" w:line="240" w:lineRule="auto"/>
      </w:pPr>
      <w:r>
        <w:rPr>
          <w:rFonts w:ascii="微软雅黑" w:hAnsi="微软雅黑"/>
          <w:color w:val="D4D4D4"/>
          <w:sz w:val="20"/>
        </w:rPr>
        <w:br/>
      </w:r>
    </w:p>
    <w:p w14:paraId="44EBB009" w14:textId="77777777" w:rsidR="009F31DD" w:rsidRDefault="00591719">
      <w:pPr>
        <w:shd w:val="clear" w:color="auto" w:fill="1E1E1E"/>
        <w:spacing w:after="0" w:line="240" w:lineRule="auto"/>
      </w:pPr>
      <w:r>
        <w:rPr>
          <w:rFonts w:ascii="微软雅黑" w:hAnsi="微软雅黑"/>
          <w:color w:val="D4D4D4"/>
          <w:sz w:val="20"/>
        </w:rPr>
        <w:br/>
      </w:r>
    </w:p>
    <w:p w14:paraId="20CD1CA2" w14:textId="77777777" w:rsidR="009F31DD" w:rsidRDefault="00591719">
      <w:pPr>
        <w:shd w:val="clear" w:color="auto" w:fill="1E1E1E"/>
        <w:spacing w:after="0" w:line="240" w:lineRule="auto"/>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14:paraId="77D0246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p>
    <w:p w14:paraId="0710798E" w14:textId="77777777" w:rsidR="009F31DD" w:rsidRDefault="00591719">
      <w:pPr>
        <w:shd w:val="clear" w:color="auto" w:fill="1E1E1E"/>
        <w:spacing w:after="0" w:line="240" w:lineRule="auto"/>
      </w:pPr>
      <w:r>
        <w:rPr>
          <w:rFonts w:ascii="微软雅黑" w:hAnsi="微软雅黑"/>
          <w:color w:val="D4D4D4"/>
          <w:sz w:val="20"/>
        </w:rPr>
        <w:br/>
      </w:r>
    </w:p>
    <w:p w14:paraId="1E13E7AC" w14:textId="77777777" w:rsidR="009F31DD" w:rsidRDefault="00591719">
      <w:pPr>
        <w:spacing w:line="360" w:lineRule="auto"/>
        <w:ind w:firstLine="480"/>
        <w:jc w:val="both"/>
      </w:pPr>
      <w:r>
        <w:rPr>
          <w:rFonts w:ascii="Times New Roman" w:eastAsia="宋体" w:hAnsi="Times New Roman"/>
          <w:sz w:val="24"/>
        </w:rPr>
        <w:t>解析脚本只保留绘图需要的字段，避免后续图表直接依赖</w:t>
      </w:r>
      <w:r>
        <w:rPr>
          <w:rFonts w:ascii="Times New Roman" w:eastAsia="宋体" w:hAnsi="Times New Roman"/>
          <w:sz w:val="24"/>
        </w:rPr>
        <w:t xml:space="preserve"> fio </w:t>
      </w:r>
      <w:r>
        <w:rPr>
          <w:rFonts w:ascii="Times New Roman" w:eastAsia="宋体" w:hAnsi="Times New Roman"/>
          <w:sz w:val="24"/>
        </w:rPr>
        <w:t>原始文本格式。</w:t>
      </w:r>
    </w:p>
    <w:p w14:paraId="7CAB75F7" w14:textId="77777777" w:rsidR="009F31DD" w:rsidRDefault="00591719">
      <w:pPr>
        <w:pStyle w:val="31"/>
      </w:pPr>
      <w:bookmarkStart w:id="158" w:name="_Toc229385031"/>
      <w:r>
        <w:rPr>
          <w:rFonts w:ascii="Times New Roman" w:eastAsia="宋体" w:hAnsi="Times New Roman"/>
        </w:rPr>
        <w:t xml:space="preserve">5.3.2  </w:t>
      </w:r>
      <w:r>
        <w:rPr>
          <w:rFonts w:ascii="Times New Roman" w:eastAsia="宋体" w:hAnsi="Times New Roman"/>
        </w:rPr>
        <w:t>测试结果的图表生成</w:t>
      </w:r>
      <w:bookmarkEnd w:id="158"/>
    </w:p>
    <w:p w14:paraId="58D985AE" w14:textId="77777777" w:rsidR="009F31DD" w:rsidRDefault="00591719">
      <w:pPr>
        <w:spacing w:line="360" w:lineRule="auto"/>
        <w:ind w:firstLine="480"/>
        <w:jc w:val="both"/>
      </w:pPr>
      <w:r>
        <w:rPr>
          <w:rFonts w:ascii="Times New Roman" w:eastAsia="宋体" w:hAnsi="Times New Roman"/>
          <w:sz w:val="24"/>
        </w:rPr>
        <w:t xml:space="preserve">visualize_results.py </w:t>
      </w:r>
      <w:r>
        <w:rPr>
          <w:rFonts w:ascii="Times New Roman" w:eastAsia="宋体" w:hAnsi="Times New Roman"/>
          <w:sz w:val="24"/>
        </w:rPr>
        <w:t>从</w:t>
      </w:r>
      <w:r>
        <w:rPr>
          <w:rFonts w:ascii="Times New Roman" w:eastAsia="宋体" w:hAnsi="Times New Roman"/>
          <w:sz w:val="24"/>
        </w:rPr>
        <w:t xml:space="preserve"> CSV </w:t>
      </w:r>
      <w:r>
        <w:rPr>
          <w:rFonts w:ascii="Times New Roman" w:eastAsia="宋体" w:hAnsi="Times New Roman"/>
          <w:sz w:val="24"/>
        </w:rPr>
        <w:t>中读取结构化结果，并按内核版本、块大小和队列深度分组。脚本使用</w:t>
      </w:r>
      <w:r>
        <w:rPr>
          <w:rFonts w:ascii="Times New Roman" w:eastAsia="宋体" w:hAnsi="Times New Roman"/>
          <w:sz w:val="24"/>
        </w:rPr>
        <w:t xml:space="preserve"> pandas </w:t>
      </w:r>
      <w:r>
        <w:rPr>
          <w:rFonts w:ascii="Times New Roman" w:eastAsia="宋体" w:hAnsi="Times New Roman"/>
          <w:sz w:val="24"/>
        </w:rPr>
        <w:t>完成聚合，再用</w:t>
      </w:r>
      <w:r>
        <w:rPr>
          <w:rFonts w:ascii="Times New Roman" w:eastAsia="宋体" w:hAnsi="Times New Roman"/>
          <w:sz w:val="24"/>
        </w:rPr>
        <w:t xml:space="preserve"> matplotlib </w:t>
      </w:r>
      <w:r>
        <w:rPr>
          <w:rFonts w:ascii="Times New Roman" w:eastAsia="宋体" w:hAnsi="Times New Roman"/>
          <w:sz w:val="24"/>
        </w:rPr>
        <w:t>输出带宽和</w:t>
      </w:r>
      <w:r>
        <w:rPr>
          <w:rFonts w:ascii="Times New Roman" w:eastAsia="宋体" w:hAnsi="Times New Roman"/>
          <w:sz w:val="24"/>
        </w:rPr>
        <w:t xml:space="preserve"> CPU </w:t>
      </w:r>
      <w:r>
        <w:rPr>
          <w:rFonts w:ascii="Times New Roman" w:eastAsia="宋体" w:hAnsi="Times New Roman"/>
          <w:sz w:val="24"/>
        </w:rPr>
        <w:t>使用率等图表。</w:t>
      </w:r>
    </w:p>
    <w:p w14:paraId="2BEA5547" w14:textId="77777777" w:rsidR="009F31DD" w:rsidRDefault="00591719">
      <w:pPr>
        <w:shd w:val="clear" w:color="auto" w:fill="1E1E1E"/>
        <w:spacing w:after="0" w:line="240" w:lineRule="auto"/>
      </w:pPr>
      <w:r>
        <w:rPr>
          <w:rFonts w:ascii="微软雅黑" w:hAnsi="微软雅黑"/>
          <w:color w:val="6A9955"/>
          <w:sz w:val="20"/>
        </w:rPr>
        <w:t>// File: tools/visualize_results.py</w:t>
      </w:r>
    </w:p>
    <w:p w14:paraId="57D6624D" w14:textId="77777777" w:rsidR="009F31DD" w:rsidRDefault="00591719">
      <w:pPr>
        <w:shd w:val="clear" w:color="auto" w:fill="1E1E1E"/>
        <w:spacing w:after="0" w:line="240" w:lineRule="auto"/>
      </w:pPr>
      <w:r>
        <w:rPr>
          <w:rFonts w:ascii="微软雅黑" w:hAnsi="微软雅黑"/>
          <w:color w:val="D4D4D4"/>
          <w:sz w:val="20"/>
        </w:rPr>
        <w:br/>
      </w:r>
    </w:p>
    <w:p w14:paraId="5686182F" w14:textId="77777777" w:rsidR="009F31DD" w:rsidRDefault="00591719">
      <w:pPr>
        <w:shd w:val="clear" w:color="auto" w:fill="1E1E1E"/>
        <w:spacing w:after="0" w:line="240" w:lineRule="auto"/>
      </w:pPr>
      <w:r>
        <w:rPr>
          <w:rFonts w:ascii="微软雅黑" w:hAnsi="微软雅黑"/>
          <w:color w:val="C586C0"/>
          <w:sz w:val="20"/>
        </w:rPr>
        <w:t>#!/usr/bin/env python3</w:t>
      </w:r>
    </w:p>
    <w:p w14:paraId="715AB8B5" w14:textId="77777777" w:rsidR="009F31DD" w:rsidRDefault="00591719">
      <w:pPr>
        <w:shd w:val="clear" w:color="auto" w:fill="1E1E1E"/>
        <w:spacing w:after="0" w:line="240" w:lineRule="auto"/>
      </w:pPr>
      <w:r>
        <w:rPr>
          <w:rFonts w:ascii="微软雅黑" w:hAnsi="微软雅黑"/>
          <w:color w:val="D4D4D4"/>
          <w:sz w:val="20"/>
        </w:rPr>
        <w:br/>
      </w:r>
    </w:p>
    <w:p w14:paraId="406CFEB3" w14:textId="77777777" w:rsidR="009F31DD" w:rsidRDefault="00591719">
      <w:pPr>
        <w:shd w:val="clear" w:color="auto" w:fill="1E1E1E"/>
        <w:spacing w:after="0" w:line="240" w:lineRule="auto"/>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pandas</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pd</w:t>
      </w:r>
    </w:p>
    <w:p w14:paraId="3073F81D" w14:textId="77777777" w:rsidR="009F31DD" w:rsidRDefault="00591719">
      <w:pPr>
        <w:shd w:val="clear" w:color="auto" w:fill="1E1E1E"/>
        <w:spacing w:after="0" w:line="240" w:lineRule="auto"/>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matplotlib</w:t>
      </w:r>
      <w:r>
        <w:rPr>
          <w:rFonts w:ascii="微软雅黑" w:hAnsi="微软雅黑"/>
          <w:color w:val="D16969"/>
          <w:sz w:val="20"/>
        </w:rPr>
        <w:t>.</w:t>
      </w:r>
      <w:r>
        <w:rPr>
          <w:rFonts w:ascii="微软雅黑" w:hAnsi="微软雅黑"/>
          <w:color w:val="9CDCFE"/>
          <w:sz w:val="20"/>
        </w:rPr>
        <w:t>pyplot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plt</w:t>
      </w:r>
    </w:p>
    <w:p w14:paraId="6C023744" w14:textId="77777777" w:rsidR="009F31DD" w:rsidRDefault="00591719">
      <w:pPr>
        <w:shd w:val="clear" w:color="auto" w:fill="1E1E1E"/>
        <w:spacing w:after="0" w:line="240" w:lineRule="auto"/>
      </w:pPr>
      <w:r>
        <w:rPr>
          <w:rFonts w:ascii="微软雅黑" w:hAnsi="微软雅黑"/>
          <w:color w:val="D4D4D4"/>
          <w:sz w:val="20"/>
        </w:rPr>
        <w:br/>
      </w:r>
    </w:p>
    <w:p w14:paraId="2C0F1787" w14:textId="77777777" w:rsidR="009F31DD" w:rsidRDefault="00591719">
      <w:pPr>
        <w:shd w:val="clear" w:color="auto" w:fill="1E1E1E"/>
        <w:spacing w:after="0" w:line="240" w:lineRule="auto"/>
      </w:pPr>
      <w:r>
        <w:rPr>
          <w:rFonts w:ascii="微软雅黑" w:hAnsi="微软雅黑"/>
          <w:color w:val="9CDCFE"/>
          <w:sz w:val="20"/>
        </w:rPr>
        <w:t>CSV_PATH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"results.csv"</w:t>
      </w:r>
    </w:p>
    <w:p w14:paraId="5A065834" w14:textId="77777777" w:rsidR="009F31DD" w:rsidRDefault="00591719">
      <w:pPr>
        <w:shd w:val="clear" w:color="auto" w:fill="1E1E1E"/>
        <w:spacing w:after="0" w:line="240" w:lineRule="auto"/>
      </w:pPr>
      <w:r>
        <w:rPr>
          <w:rFonts w:ascii="微软雅黑" w:hAnsi="微软雅黑"/>
          <w:color w:val="9CDCFE"/>
          <w:sz w:val="20"/>
        </w:rPr>
        <w:t>OUT_DIR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"figs"</w:t>
      </w:r>
    </w:p>
    <w:p w14:paraId="4072ABA4" w14:textId="77777777" w:rsidR="009F31DD" w:rsidRDefault="00591719">
      <w:pPr>
        <w:shd w:val="clear" w:color="auto" w:fill="1E1E1E"/>
        <w:spacing w:after="0" w:line="240" w:lineRule="auto"/>
      </w:pPr>
      <w:r>
        <w:rPr>
          <w:rFonts w:ascii="微软雅黑" w:hAnsi="微软雅黑"/>
          <w:color w:val="D4D4D4"/>
          <w:sz w:val="20"/>
        </w:rPr>
        <w:br/>
      </w:r>
    </w:p>
    <w:p w14:paraId="0A2F89E0" w14:textId="77777777" w:rsidR="009F31DD" w:rsidRDefault="00591719">
      <w:pPr>
        <w:shd w:val="clear" w:color="auto" w:fill="1E1E1E"/>
        <w:spacing w:after="0" w:line="240" w:lineRule="auto"/>
      </w:pPr>
      <w:r>
        <w:rPr>
          <w:rFonts w:ascii="微软雅黑" w:hAnsi="微软雅黑"/>
          <w:color w:val="D4D4D4"/>
          <w:sz w:val="20"/>
        </w:rPr>
        <w:br/>
      </w:r>
    </w:p>
    <w:p w14:paraId="5CC8FAF0"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9CDCFE"/>
          <w:sz w:val="20"/>
        </w:rPr>
        <w:t>DataFrame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title_suffix</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out_name</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w:t>
      </w:r>
    </w:p>
    <w:p w14:paraId="254FBB9B" w14:textId="77777777" w:rsidR="009F31DD" w:rsidRDefault="00591719">
      <w:pPr>
        <w:shd w:val="clear" w:color="auto" w:fill="1E1E1E"/>
        <w:spacing w:after="0" w:line="240" w:lineRule="auto"/>
      </w:pPr>
      <w:r>
        <w:rPr>
          <w:rFonts w:ascii="微软雅黑" w:hAnsi="微软雅黑"/>
          <w:color w:val="D4D4D4"/>
          <w:sz w:val="20"/>
        </w:rPr>
        <w:br/>
      </w:r>
    </w:p>
    <w:p w14:paraId="7EDCEACB"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7C286481"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grouped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DCDCAA"/>
          <w:sz w:val="20"/>
        </w:rPr>
        <w:t>groupby</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"bs"</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r>
        <w:rPr>
          <w:rFonts w:ascii="微软雅黑" w:hAnsi="微软雅黑"/>
          <w:color w:val="DCDCAA"/>
          <w:sz w:val="20"/>
        </w:rPr>
        <w:t>mean</w:t>
      </w:r>
      <w:r>
        <w:rPr>
          <w:rFonts w:ascii="微软雅黑" w:hAnsi="微软雅黑"/>
          <w:color w:val="D16969"/>
          <w:sz w:val="20"/>
        </w:rPr>
        <w:t>().</w:t>
      </w:r>
      <w:r>
        <w:rPr>
          <w:rFonts w:ascii="微软雅黑" w:hAnsi="微软雅黑"/>
          <w:color w:val="DCDCAA"/>
          <w:sz w:val="20"/>
        </w:rPr>
        <w:t>reset_index</w:t>
      </w:r>
      <w:r>
        <w:rPr>
          <w:rFonts w:ascii="微软雅黑" w:hAnsi="微软雅黑"/>
          <w:color w:val="D16969"/>
          <w:sz w:val="20"/>
        </w:rPr>
        <w:t>()</w:t>
      </w:r>
    </w:p>
    <w:p w14:paraId="34A4A552"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16969"/>
          <w:sz w:val="20"/>
        </w:rPr>
        <w:t>.</w:t>
      </w:r>
      <w:r>
        <w:rPr>
          <w:rFonts w:ascii="微软雅黑" w:hAnsi="微软雅黑"/>
          <w:color w:val="DCDCAA"/>
          <w:sz w:val="20"/>
        </w:rPr>
        <w:t>pivot</w:t>
      </w:r>
      <w:r>
        <w:rPr>
          <w:rFonts w:ascii="微软雅黑" w:hAnsi="微软雅黑"/>
          <w:color w:val="D16969"/>
          <w:sz w:val="20"/>
        </w:rPr>
        <w:t>(</w:t>
      </w:r>
      <w:r>
        <w:rPr>
          <w:rFonts w:ascii="微软雅黑" w:hAnsi="微软雅黑"/>
          <w:color w:val="9CDCFE"/>
          <w:sz w:val="20"/>
        </w:rPr>
        <w:t>index</w:t>
      </w:r>
      <w:r>
        <w:rPr>
          <w:rFonts w:ascii="微软雅黑" w:hAnsi="微软雅黑"/>
          <w:color w:val="D16969"/>
          <w:sz w:val="20"/>
        </w:rPr>
        <w:t>=</w:t>
      </w:r>
      <w:r>
        <w:rPr>
          <w:rFonts w:ascii="微软雅黑" w:hAnsi="微软雅黑"/>
          <w:color w:val="CE9178"/>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columns</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values</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p>
    <w:p w14:paraId="2B670964" w14:textId="77777777" w:rsidR="009F31DD" w:rsidRDefault="00591719">
      <w:pPr>
        <w:shd w:val="clear" w:color="auto" w:fill="1E1E1E"/>
        <w:spacing w:after="0" w:line="240" w:lineRule="auto"/>
      </w:pPr>
      <w:r>
        <w:rPr>
          <w:rFonts w:ascii="微软雅黑" w:hAnsi="微软雅黑"/>
          <w:color w:val="D4D4D4"/>
          <w:sz w:val="20"/>
        </w:rPr>
        <w:br/>
      </w:r>
    </w:p>
    <w:p w14:paraId="2AE00990"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16969"/>
          <w:sz w:val="20"/>
        </w:rPr>
        <w:t>.</w:t>
      </w:r>
      <w:r>
        <w:rPr>
          <w:rFonts w:ascii="微软雅黑" w:hAnsi="微软雅黑"/>
          <w:color w:val="DCDCAA"/>
          <w:sz w:val="20"/>
        </w:rPr>
        <w:t>plot</w:t>
      </w:r>
      <w:r>
        <w:rPr>
          <w:rFonts w:ascii="微软雅黑" w:hAnsi="微软雅黑"/>
          <w:color w:val="D16969"/>
          <w:sz w:val="20"/>
        </w:rPr>
        <w:t>(</w:t>
      </w:r>
      <w:r>
        <w:rPr>
          <w:rFonts w:ascii="微软雅黑" w:hAnsi="微软雅黑"/>
          <w:color w:val="9CDCFE"/>
          <w:sz w:val="20"/>
        </w:rPr>
        <w:t>kind</w:t>
      </w:r>
      <w:r>
        <w:rPr>
          <w:rFonts w:ascii="微软雅黑" w:hAnsi="微软雅黑"/>
          <w:color w:val="D16969"/>
          <w:sz w:val="20"/>
        </w:rPr>
        <w:t>=</w:t>
      </w:r>
      <w:r>
        <w:rPr>
          <w:rFonts w:ascii="微软雅黑" w:hAnsi="微软雅黑"/>
          <w:color w:val="CE9178"/>
          <w:sz w:val="20"/>
        </w:rPr>
        <w:t>"bar"</w:t>
      </w:r>
      <w:r>
        <w:rPr>
          <w:rFonts w:ascii="微软雅黑" w:hAnsi="微软雅黑"/>
          <w:color w:val="D16969"/>
          <w:sz w:val="20"/>
        </w:rPr>
        <w:t>)</w:t>
      </w:r>
    </w:p>
    <w:p w14:paraId="6FDB90AF" w14:textId="77777777" w:rsidR="009F31DD" w:rsidRDefault="00591719">
      <w:pPr>
        <w:shd w:val="clear" w:color="auto" w:fill="1E1E1E"/>
        <w:spacing w:after="0" w:line="240" w:lineRule="auto"/>
      </w:pPr>
      <w:r>
        <w:rPr>
          <w:rFonts w:ascii="微软雅黑" w:hAnsi="微软雅黑"/>
          <w:color w:val="D4D4D4"/>
          <w:sz w:val="20"/>
        </w:rPr>
        <w:lastRenderedPageBreak/>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set_xlabel</w:t>
      </w:r>
      <w:r>
        <w:rPr>
          <w:rFonts w:ascii="微软雅黑" w:hAnsi="微软雅黑"/>
          <w:color w:val="D16969"/>
          <w:sz w:val="20"/>
        </w:rPr>
        <w:t>(</w:t>
      </w:r>
      <w:r>
        <w:rPr>
          <w:rFonts w:ascii="微软雅黑" w:hAnsi="微软雅黑"/>
          <w:color w:val="CE9178"/>
          <w:sz w:val="20"/>
        </w:rPr>
        <w:t>"Block size"</w:t>
      </w:r>
      <w:r>
        <w:rPr>
          <w:rFonts w:ascii="微软雅黑" w:hAnsi="微软雅黑"/>
          <w:color w:val="D16969"/>
          <w:sz w:val="20"/>
        </w:rPr>
        <w:t>)</w:t>
      </w:r>
    </w:p>
    <w:p w14:paraId="554A6C54"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set_ylabel</w:t>
      </w:r>
      <w:r>
        <w:rPr>
          <w:rFonts w:ascii="微软雅黑" w:hAnsi="微软雅黑"/>
          <w:color w:val="D16969"/>
          <w:sz w:val="20"/>
        </w:rPr>
        <w:t>(</w:t>
      </w:r>
      <w:r>
        <w:rPr>
          <w:rFonts w:ascii="微软雅黑" w:hAnsi="微软雅黑"/>
          <w:color w:val="CE9178"/>
          <w:sz w:val="20"/>
        </w:rPr>
        <w:t>"Bandwidth (MiB/s)"</w:t>
      </w:r>
      <w:r>
        <w:rPr>
          <w:rFonts w:ascii="微软雅黑" w:hAnsi="微软雅黑"/>
          <w:color w:val="D16969"/>
          <w:sz w:val="20"/>
        </w:rPr>
        <w:t>)</w:t>
      </w:r>
    </w:p>
    <w:p w14:paraId="232ABBF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set_title</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"Sequential throughput ({title_suffix})"</w:t>
      </w:r>
      <w:r>
        <w:rPr>
          <w:rFonts w:ascii="微软雅黑" w:hAnsi="微软雅黑"/>
          <w:color w:val="D16969"/>
          <w:sz w:val="20"/>
        </w:rPr>
        <w:t>)</w:t>
      </w:r>
    </w:p>
    <w:p w14:paraId="3978D5D5"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legend</w:t>
      </w:r>
      <w:r>
        <w:rPr>
          <w:rFonts w:ascii="微软雅黑" w:hAnsi="微软雅黑"/>
          <w:color w:val="D16969"/>
          <w:sz w:val="20"/>
        </w:rPr>
        <w:t>(</w:t>
      </w: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p>
    <w:p w14:paraId="6BB01894" w14:textId="77777777" w:rsidR="009F31DD" w:rsidRDefault="00591719">
      <w:pPr>
        <w:shd w:val="clear" w:color="auto" w:fill="1E1E1E"/>
        <w:spacing w:after="0" w:line="240" w:lineRule="auto"/>
      </w:pPr>
      <w:r>
        <w:rPr>
          <w:rFonts w:ascii="微软雅黑" w:hAnsi="微软雅黑"/>
          <w:color w:val="D4D4D4"/>
          <w:sz w:val="20"/>
        </w:rPr>
        <w:br/>
      </w:r>
    </w:p>
    <w:p w14:paraId="5DABDB8D"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tight_layout</w:t>
      </w:r>
      <w:r>
        <w:rPr>
          <w:rFonts w:ascii="微软雅黑" w:hAnsi="微软雅黑"/>
          <w:color w:val="D16969"/>
          <w:sz w:val="20"/>
        </w:rPr>
        <w:t>()</w:t>
      </w:r>
    </w:p>
    <w:p w14:paraId="25129EBE"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savefig</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"{OUT_DIR}/{out_name}.png"</w:t>
      </w:r>
      <w:r>
        <w:rPr>
          <w:rFonts w:ascii="微软雅黑" w:hAnsi="微软雅黑"/>
          <w:color w:val="D16969"/>
          <w:sz w:val="20"/>
        </w:rPr>
        <w:t>)</w:t>
      </w:r>
    </w:p>
    <w:p w14:paraId="5660B5CA"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close</w:t>
      </w:r>
      <w:r>
        <w:rPr>
          <w:rFonts w:ascii="微软雅黑" w:hAnsi="微软雅黑"/>
          <w:color w:val="D16969"/>
          <w:sz w:val="20"/>
        </w:rPr>
        <w:t>()</w:t>
      </w:r>
    </w:p>
    <w:p w14:paraId="572AED42" w14:textId="77777777" w:rsidR="009F31DD" w:rsidRDefault="00591719">
      <w:pPr>
        <w:shd w:val="clear" w:color="auto" w:fill="1E1E1E"/>
        <w:spacing w:after="0" w:line="240" w:lineRule="auto"/>
      </w:pPr>
      <w:r>
        <w:rPr>
          <w:rFonts w:ascii="微软雅黑" w:hAnsi="微软雅黑"/>
          <w:color w:val="D4D4D4"/>
          <w:sz w:val="20"/>
        </w:rPr>
        <w:br/>
      </w:r>
    </w:p>
    <w:p w14:paraId="24DCE5E1" w14:textId="77777777" w:rsidR="009F31DD" w:rsidRDefault="00591719">
      <w:pPr>
        <w:shd w:val="clear" w:color="auto" w:fill="1E1E1E"/>
        <w:spacing w:after="0" w:line="240" w:lineRule="auto"/>
      </w:pPr>
      <w:r>
        <w:rPr>
          <w:rFonts w:ascii="微软雅黑" w:hAnsi="微软雅黑"/>
          <w:color w:val="D4D4D4"/>
          <w:sz w:val="20"/>
        </w:rPr>
        <w:br/>
      </w:r>
    </w:p>
    <w:p w14:paraId="496BA79A" w14:textId="77777777" w:rsidR="009F31DD" w:rsidRDefault="00591719">
      <w:pPr>
        <w:shd w:val="clear" w:color="auto" w:fill="1E1E1E"/>
        <w:spacing w:after="0" w:line="240" w:lineRule="auto"/>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4D4D4"/>
          <w:sz w:val="20"/>
        </w:rPr>
        <w:t>:</w:t>
      </w:r>
    </w:p>
    <w:p w14:paraId="4209A7F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DCDCAA"/>
          <w:sz w:val="20"/>
        </w:rPr>
        <w:t>read_csv</w:t>
      </w:r>
      <w:r>
        <w:rPr>
          <w:rFonts w:ascii="微软雅黑" w:hAnsi="微软雅黑"/>
          <w:color w:val="D16969"/>
          <w:sz w:val="20"/>
        </w:rPr>
        <w:t>(</w:t>
      </w:r>
      <w:r>
        <w:rPr>
          <w:rFonts w:ascii="微软雅黑" w:hAnsi="微软雅黑"/>
          <w:color w:val="9CDCFE"/>
          <w:sz w:val="20"/>
        </w:rPr>
        <w:t>CSV_PATH</w:t>
      </w:r>
      <w:r>
        <w:rPr>
          <w:rFonts w:ascii="微软雅黑" w:hAnsi="微软雅黑"/>
          <w:color w:val="D16969"/>
          <w:sz w:val="20"/>
        </w:rPr>
        <w:t>)</w:t>
      </w:r>
    </w:p>
    <w:p w14:paraId="077EAE71"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OUT_DIR</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14:paraId="21F6DF7F" w14:textId="77777777" w:rsidR="009F31DD" w:rsidRDefault="00591719">
      <w:pPr>
        <w:shd w:val="clear" w:color="auto" w:fill="1E1E1E"/>
        <w:spacing w:after="0" w:line="240" w:lineRule="auto"/>
      </w:pPr>
      <w:r>
        <w:rPr>
          <w:rFonts w:ascii="微软雅黑" w:hAnsi="微软雅黑"/>
          <w:color w:val="D4D4D4"/>
          <w:sz w:val="20"/>
        </w:rPr>
        <w:br/>
      </w:r>
    </w:p>
    <w:p w14:paraId="16E8D8B1" w14:textId="77777777" w:rsidR="009F31DD" w:rsidRDefault="00591719">
      <w:pPr>
        <w:shd w:val="clear" w:color="auto" w:fill="1E1E1E"/>
        <w:spacing w:after="0" w:line="240" w:lineRule="auto"/>
      </w:pPr>
      <w:r>
        <w:rPr>
          <w:rFonts w:ascii="微软雅黑" w:hAnsi="微软雅黑"/>
          <w:color w:val="D4D4D4"/>
          <w:sz w:val="20"/>
          <w:lang w:eastAsia="zh-CN"/>
        </w:rPr>
        <w:t xml:space="preserve">    </w:t>
      </w:r>
      <w:r>
        <w:rPr>
          <w:rFonts w:ascii="微软雅黑" w:hAnsi="微软雅黑"/>
          <w:color w:val="9CDCFE"/>
          <w:sz w:val="20"/>
        </w:rPr>
        <w:t>df_read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p>
    <w:p w14:paraId="7DCDB1B3"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"bw_read"</w:t>
      </w:r>
      <w:r>
        <w:rPr>
          <w:rFonts w:ascii="微软雅黑" w:hAnsi="微软雅黑"/>
          <w:color w:val="D16969"/>
          <w:sz w:val="20"/>
        </w:rPr>
        <w:t>)</w:t>
      </w:r>
    </w:p>
    <w:p w14:paraId="57271118" w14:textId="77777777" w:rsidR="009F31DD" w:rsidRDefault="00591719">
      <w:pPr>
        <w:shd w:val="clear" w:color="auto" w:fill="1E1E1E"/>
        <w:spacing w:after="0" w:line="240" w:lineRule="auto"/>
      </w:pPr>
      <w:r>
        <w:rPr>
          <w:rFonts w:ascii="微软雅黑" w:hAnsi="微软雅黑"/>
          <w:color w:val="D4D4D4"/>
          <w:sz w:val="20"/>
        </w:rPr>
        <w:br/>
      </w:r>
    </w:p>
    <w:p w14:paraId="10C7A34F"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9CDCFE"/>
          <w:sz w:val="20"/>
        </w:rPr>
        <w:t>df_write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p>
    <w:p w14:paraId="55D0BC27" w14:textId="77777777" w:rsidR="009F31DD" w:rsidRDefault="00591719">
      <w:pPr>
        <w:shd w:val="clear" w:color="auto" w:fill="1E1E1E"/>
        <w:spacing w:after="0" w:line="240" w:lineRule="auto"/>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"bw_write"</w:t>
      </w:r>
      <w:r>
        <w:rPr>
          <w:rFonts w:ascii="微软雅黑" w:hAnsi="微软雅黑"/>
          <w:color w:val="D16969"/>
          <w:sz w:val="20"/>
        </w:rPr>
        <w:t>)</w:t>
      </w:r>
    </w:p>
    <w:p w14:paraId="43CF15AF" w14:textId="77777777" w:rsidR="009F31DD" w:rsidRDefault="00591719">
      <w:pPr>
        <w:shd w:val="clear" w:color="auto" w:fill="1E1E1E"/>
        <w:spacing w:after="0" w:line="240" w:lineRule="auto"/>
      </w:pPr>
      <w:r>
        <w:rPr>
          <w:rFonts w:ascii="微软雅黑" w:hAnsi="微软雅黑"/>
          <w:color w:val="D4D4D4"/>
          <w:sz w:val="20"/>
        </w:rPr>
        <w:br/>
      </w:r>
    </w:p>
    <w:p w14:paraId="7A7FBB87" w14:textId="77777777" w:rsidR="009F31DD" w:rsidRDefault="00591719">
      <w:pPr>
        <w:shd w:val="clear" w:color="auto" w:fill="1E1E1E"/>
        <w:spacing w:after="0" w:line="240" w:lineRule="auto"/>
      </w:pPr>
      <w:r>
        <w:rPr>
          <w:rFonts w:ascii="微软雅黑" w:hAnsi="微软雅黑"/>
          <w:color w:val="D4D4D4"/>
          <w:sz w:val="20"/>
        </w:rPr>
        <w:br/>
      </w:r>
    </w:p>
    <w:p w14:paraId="114A2BE6" w14:textId="77777777" w:rsidR="009F31DD" w:rsidRDefault="00591719">
      <w:pPr>
        <w:shd w:val="clear" w:color="auto" w:fill="1E1E1E"/>
        <w:spacing w:after="0" w:line="240" w:lineRule="auto"/>
        <w:rPr>
          <w:lang w:eastAsia="zh-CN"/>
        </w:rPr>
      </w:pPr>
      <w:r>
        <w:rPr>
          <w:rFonts w:ascii="微软雅黑" w:hAnsi="微软雅黑"/>
          <w:color w:val="C586C0"/>
          <w:sz w:val="20"/>
          <w:lang w:eastAsia="zh-CN"/>
        </w:rPr>
        <w:t>if</w:t>
      </w:r>
      <w:r>
        <w:rPr>
          <w:rFonts w:ascii="微软雅黑" w:hAnsi="微软雅黑"/>
          <w:color w:val="D4D4D4"/>
          <w:sz w:val="20"/>
          <w:lang w:eastAsia="zh-CN"/>
        </w:rPr>
        <w:t xml:space="preserve"> </w:t>
      </w:r>
      <w:r>
        <w:rPr>
          <w:rFonts w:ascii="微软雅黑" w:hAnsi="微软雅黑"/>
          <w:color w:val="9CDCFE"/>
          <w:sz w:val="20"/>
          <w:lang w:eastAsia="zh-CN"/>
        </w:rPr>
        <w:t>__name__</w:t>
      </w:r>
      <w:r>
        <w:rPr>
          <w:rFonts w:ascii="微软雅黑" w:hAnsi="微软雅黑"/>
          <w:color w:val="D4D4D4"/>
          <w:sz w:val="20"/>
          <w:lang w:eastAsia="zh-CN"/>
        </w:rPr>
        <w:t xml:space="preserve"> </w:t>
      </w:r>
      <w:r>
        <w:rPr>
          <w:rFonts w:ascii="微软雅黑" w:hAnsi="微软雅黑"/>
          <w:color w:val="D16969"/>
          <w:sz w:val="20"/>
          <w:lang w:eastAsia="zh-CN"/>
        </w:rPr>
        <w:t>==</w:t>
      </w:r>
      <w:r>
        <w:rPr>
          <w:rFonts w:ascii="微软雅黑" w:hAnsi="微软雅黑"/>
          <w:color w:val="D4D4D4"/>
          <w:sz w:val="20"/>
          <w:lang w:eastAsia="zh-CN"/>
        </w:rPr>
        <w:t xml:space="preserve"> </w:t>
      </w:r>
      <w:r>
        <w:rPr>
          <w:rFonts w:ascii="微软雅黑" w:hAnsi="微软雅黑"/>
          <w:color w:val="CE9178"/>
          <w:sz w:val="20"/>
          <w:lang w:eastAsia="zh-CN"/>
        </w:rPr>
        <w:t>"__main__"</w:t>
      </w:r>
      <w:r>
        <w:rPr>
          <w:rFonts w:ascii="微软雅黑" w:hAnsi="微软雅黑"/>
          <w:color w:val="D4D4D4"/>
          <w:sz w:val="20"/>
          <w:lang w:eastAsia="zh-CN"/>
        </w:rPr>
        <w:t>:</w:t>
      </w:r>
    </w:p>
    <w:p w14:paraId="6582C1C9"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t xml:space="preserve">    </w:t>
      </w:r>
      <w:r>
        <w:rPr>
          <w:rFonts w:ascii="微软雅黑" w:hAnsi="微软雅黑"/>
          <w:color w:val="DCDCAA"/>
          <w:sz w:val="20"/>
          <w:lang w:eastAsia="zh-CN"/>
        </w:rPr>
        <w:t>main</w:t>
      </w:r>
      <w:r>
        <w:rPr>
          <w:rFonts w:ascii="微软雅黑" w:hAnsi="微软雅黑"/>
          <w:color w:val="D16969"/>
          <w:sz w:val="20"/>
          <w:lang w:eastAsia="zh-CN"/>
        </w:rPr>
        <w:t>()</w:t>
      </w:r>
    </w:p>
    <w:p w14:paraId="645134CD" w14:textId="77777777" w:rsidR="009F31DD" w:rsidRDefault="00591719">
      <w:pPr>
        <w:shd w:val="clear" w:color="auto" w:fill="1E1E1E"/>
        <w:spacing w:after="0" w:line="240" w:lineRule="auto"/>
        <w:rPr>
          <w:lang w:eastAsia="zh-CN"/>
        </w:rPr>
      </w:pPr>
      <w:r>
        <w:rPr>
          <w:rFonts w:ascii="微软雅黑" w:hAnsi="微软雅黑"/>
          <w:color w:val="D4D4D4"/>
          <w:sz w:val="20"/>
          <w:lang w:eastAsia="zh-CN"/>
        </w:rPr>
        <w:br/>
      </w:r>
    </w:p>
    <w:p w14:paraId="1A63952F" w14:textId="77777777" w:rsidR="009F31DD" w:rsidRDefault="00591719">
      <w:pPr>
        <w:spacing w:line="360" w:lineRule="auto"/>
        <w:ind w:firstLine="480"/>
        <w:jc w:val="both"/>
        <w:rPr>
          <w:lang w:eastAsia="zh-CN"/>
        </w:rPr>
      </w:pPr>
      <w:r>
        <w:rPr>
          <w:rFonts w:ascii="Times New Roman" w:eastAsia="宋体" w:hAnsi="Times New Roman"/>
          <w:sz w:val="24"/>
        </w:rPr>
        <w:t>第五章的数据链路由三部分组成：</w:t>
      </w:r>
      <w:r>
        <w:rPr>
          <w:rFonts w:ascii="Times New Roman" w:eastAsia="宋体" w:hAnsi="Times New Roman"/>
          <w:sz w:val="24"/>
        </w:rPr>
        <w:t xml:space="preserve">fio </w:t>
      </w:r>
      <w:r>
        <w:rPr>
          <w:rFonts w:ascii="Times New Roman" w:eastAsia="宋体" w:hAnsi="Times New Roman"/>
          <w:sz w:val="24"/>
        </w:rPr>
        <w:t>负责产生原始日志，</w:t>
      </w:r>
      <w:r>
        <w:rPr>
          <w:rFonts w:ascii="Times New Roman" w:eastAsia="宋体" w:hAnsi="Times New Roman"/>
          <w:sz w:val="24"/>
        </w:rPr>
        <w:t xml:space="preserve">parse_fio_logs.py </w:t>
      </w:r>
      <w:r>
        <w:rPr>
          <w:rFonts w:ascii="Times New Roman" w:eastAsia="宋体" w:hAnsi="Times New Roman"/>
          <w:sz w:val="24"/>
        </w:rPr>
        <w:t>负责结构化解析，</w:t>
      </w:r>
      <w:r>
        <w:rPr>
          <w:rFonts w:ascii="Times New Roman" w:eastAsia="宋体" w:hAnsi="Times New Roman"/>
          <w:sz w:val="24"/>
        </w:rPr>
        <w:t xml:space="preserve">visualize_results.py </w:t>
      </w:r>
      <w:r>
        <w:rPr>
          <w:rFonts w:ascii="Times New Roman" w:eastAsia="宋体" w:hAnsi="Times New Roman"/>
          <w:sz w:val="24"/>
        </w:rPr>
        <w:t>负责生成图表。本章后续结论均以这一链路得到的数据为依据。</w:t>
      </w:r>
    </w:p>
    <w:p w14:paraId="795EF773" w14:textId="77777777" w:rsidR="009F31DD" w:rsidRDefault="00591719">
      <w:pPr>
        <w:rPr>
          <w:lang w:eastAsia="zh-CN"/>
        </w:rPr>
      </w:pPr>
      <w:r>
        <w:rPr>
          <w:lang w:eastAsia="zh-CN"/>
        </w:rPr>
        <w:br w:type="page"/>
      </w:r>
    </w:p>
    <w:p w14:paraId="4B47ECA4" w14:textId="77777777" w:rsidR="009F31DD" w:rsidRDefault="00591719">
      <w:pPr>
        <w:pStyle w:val="1"/>
        <w:rPr>
          <w:lang w:eastAsia="zh-CN"/>
        </w:rPr>
      </w:pPr>
      <w:bookmarkStart w:id="159" w:name="_Toc227766996"/>
      <w:bookmarkStart w:id="160" w:name="_Toc228288664"/>
      <w:bookmarkStart w:id="161" w:name="_Toc229385032"/>
      <w:r>
        <w:rPr>
          <w:rFonts w:ascii="Times New Roman" w:eastAsia="宋体" w:hAnsi="Times New Roman"/>
          <w:lang w:eastAsia="zh-CN"/>
        </w:rPr>
        <w:lastRenderedPageBreak/>
        <w:t>结语</w:t>
      </w:r>
      <w:bookmarkEnd w:id="159"/>
      <w:bookmarkEnd w:id="160"/>
      <w:bookmarkEnd w:id="161"/>
    </w:p>
    <w:p w14:paraId="214E1EC8" w14:textId="3C342982" w:rsidR="009F31DD" w:rsidRDefault="00591719">
      <w:pPr>
        <w:spacing w:line="360" w:lineRule="auto"/>
        <w:ind w:firstLine="480"/>
        <w:jc w:val="both"/>
        <w:rPr>
          <w:lang w:eastAsia="zh-CN"/>
        </w:rPr>
      </w:pPr>
      <w:r>
        <w:rPr>
          <w:rFonts w:ascii="Times New Roman" w:eastAsia="宋体" w:hAnsi="Times New Roman"/>
          <w:sz w:val="24"/>
          <w:lang w:eastAsia="zh-CN"/>
        </w:rPr>
        <w:t>本文围绕</w:t>
      </w:r>
      <w:r>
        <w:rPr>
          <w:rFonts w:ascii="Times New Roman" w:eastAsia="宋体" w:hAnsi="Times New Roman"/>
          <w:sz w:val="24"/>
          <w:lang w:eastAsia="zh-CN"/>
        </w:rPr>
        <w:t xml:space="preserve"> F2FS </w:t>
      </w:r>
      <w:r>
        <w:rPr>
          <w:rFonts w:ascii="Times New Roman" w:eastAsia="宋体" w:hAnsi="Times New Roman"/>
          <w:sz w:val="24"/>
          <w:lang w:eastAsia="zh-CN"/>
        </w:rPr>
        <w:t>支持</w:t>
      </w:r>
      <w:r>
        <w:rPr>
          <w:rFonts w:ascii="Times New Roman" w:eastAsia="宋体" w:hAnsi="Times New Roman"/>
          <w:sz w:val="24"/>
          <w:lang w:eastAsia="zh-CN"/>
        </w:rPr>
        <w:t xml:space="preserve"> Large Folios </w:t>
      </w:r>
      <w:r>
        <w:rPr>
          <w:rFonts w:ascii="Times New Roman" w:eastAsia="宋体" w:hAnsi="Times New Roman"/>
          <w:sz w:val="24"/>
          <w:lang w:eastAsia="zh-CN"/>
        </w:rPr>
        <w:t>的工程适配展开。首先，论文分析了</w:t>
      </w:r>
      <w:r>
        <w:rPr>
          <w:rFonts w:ascii="Times New Roman" w:eastAsia="宋体" w:hAnsi="Times New Roman"/>
          <w:sz w:val="24"/>
          <w:lang w:eastAsia="zh-CN"/>
        </w:rPr>
        <w:t xml:space="preserve"> 4 KiB page </w:t>
      </w:r>
      <w:r>
        <w:rPr>
          <w:rFonts w:ascii="Times New Roman" w:eastAsia="宋体" w:hAnsi="Times New Roman"/>
          <w:sz w:val="24"/>
          <w:lang w:eastAsia="zh-CN"/>
        </w:rPr>
        <w:t>粒度与</w:t>
      </w:r>
      <w:r>
        <w:rPr>
          <w:rFonts w:ascii="Times New Roman" w:eastAsia="宋体" w:hAnsi="Times New Roman"/>
          <w:sz w:val="24"/>
          <w:lang w:eastAsia="zh-CN"/>
        </w:rPr>
        <w:t xml:space="preserve"> F2FS block</w:t>
      </w:r>
      <w:r>
        <w:rPr>
          <w:rFonts w:ascii="Times New Roman" w:eastAsia="宋体" w:hAnsi="Times New Roman"/>
          <w:sz w:val="24"/>
          <w:lang w:eastAsia="zh-CN"/>
        </w:rPr>
        <w:t>、压缩簇和</w:t>
      </w:r>
      <w:r>
        <w:rPr>
          <w:rFonts w:ascii="Times New Roman" w:eastAsia="宋体" w:hAnsi="Times New Roman"/>
          <w:sz w:val="24"/>
          <w:lang w:eastAsia="zh-CN"/>
        </w:rPr>
        <w:t xml:space="preserve"> GC </w:t>
      </w:r>
      <w:r>
        <w:rPr>
          <w:rFonts w:ascii="Times New Roman" w:eastAsia="宋体" w:hAnsi="Times New Roman"/>
          <w:sz w:val="24"/>
          <w:lang w:eastAsia="zh-CN"/>
        </w:rPr>
        <w:t>搬移范围之间的粒度差异；随后，在实现层面引入</w:t>
      </w:r>
      <w:r>
        <w:rPr>
          <w:rFonts w:ascii="Times New Roman" w:eastAsia="宋体" w:hAnsi="Times New Roman"/>
          <w:sz w:val="24"/>
          <w:lang w:eastAsia="zh-CN"/>
        </w:rPr>
        <w:t xml:space="preserve"> iomap </w:t>
      </w:r>
      <w:r>
        <w:rPr>
          <w:rFonts w:ascii="Times New Roman" w:eastAsia="宋体" w:hAnsi="Times New Roman"/>
          <w:sz w:val="24"/>
          <w:lang w:eastAsia="zh-CN"/>
        </w:rPr>
        <w:t>区间映射，扩展</w:t>
      </w:r>
      <w:r>
        <w:rPr>
          <w:rFonts w:ascii="Times New Roman" w:eastAsia="宋体" w:hAnsi="Times New Roman"/>
          <w:sz w:val="24"/>
          <w:lang w:eastAsia="zh-CN"/>
        </w:rPr>
        <w:t xml:space="preserve"> folio </w:t>
      </w:r>
      <w:r>
        <w:rPr>
          <w:rFonts w:ascii="Times New Roman" w:eastAsia="宋体" w:hAnsi="Times New Roman"/>
          <w:sz w:val="24"/>
          <w:lang w:eastAsia="zh-CN"/>
        </w:rPr>
        <w:t>私有状态，并调整读完成、写回子范围提交、</w:t>
      </w:r>
      <w:r>
        <w:rPr>
          <w:rFonts w:ascii="Times New Roman" w:eastAsia="宋体" w:hAnsi="Times New Roman"/>
          <w:sz w:val="24"/>
          <w:lang w:eastAsia="zh-CN"/>
        </w:rPr>
        <w:t xml:space="preserve">GC </w:t>
      </w:r>
      <w:r>
        <w:rPr>
          <w:rFonts w:ascii="Times New Roman" w:eastAsia="宋体" w:hAnsi="Times New Roman"/>
          <w:sz w:val="24"/>
          <w:lang w:eastAsia="zh-CN"/>
        </w:rPr>
        <w:t>搬运和压缩文件路径。</w:t>
      </w:r>
      <w:r>
        <w:rPr>
          <w:rFonts w:ascii="Times New Roman" w:eastAsia="宋体" w:hAnsi="Times New Roman"/>
          <w:sz w:val="24"/>
          <w:lang w:eastAsia="zh-CN"/>
        </w:rPr>
        <w:t xml:space="preserve">QEMU </w:t>
      </w:r>
      <w:r>
        <w:rPr>
          <w:rFonts w:ascii="Times New Roman" w:eastAsia="宋体" w:hAnsi="Times New Roman"/>
          <w:sz w:val="24"/>
          <w:lang w:eastAsia="zh-CN"/>
        </w:rPr>
        <w:t>与树莓派</w:t>
      </w:r>
      <w:r>
        <w:rPr>
          <w:rFonts w:ascii="Times New Roman" w:eastAsia="宋体" w:hAnsi="Times New Roman"/>
          <w:sz w:val="24"/>
          <w:lang w:eastAsia="zh-CN"/>
        </w:rPr>
        <w:t xml:space="preserve"> 5 </w:t>
      </w:r>
      <w:r>
        <w:rPr>
          <w:rFonts w:ascii="Times New Roman" w:eastAsia="宋体" w:hAnsi="Times New Roman"/>
          <w:sz w:val="24"/>
          <w:lang w:eastAsia="zh-CN"/>
        </w:rPr>
        <w:t>平台上的顺序读写测试表明，改造后路径在大块</w:t>
      </w:r>
      <w:r>
        <w:rPr>
          <w:rFonts w:ascii="Times New Roman" w:eastAsia="宋体" w:hAnsi="Times New Roman"/>
          <w:sz w:val="24"/>
          <w:lang w:eastAsia="zh-CN"/>
        </w:rPr>
        <w:t xml:space="preserve"> I/O </w:t>
      </w:r>
      <w:r>
        <w:rPr>
          <w:rFonts w:ascii="Times New Roman" w:eastAsia="宋体" w:hAnsi="Times New Roman"/>
          <w:sz w:val="24"/>
          <w:lang w:eastAsia="zh-CN"/>
        </w:rPr>
        <w:t>场景下能够获得更高吞吐。该结果说明，</w:t>
      </w:r>
      <w:r>
        <w:rPr>
          <w:rFonts w:ascii="Times New Roman" w:eastAsia="宋体" w:hAnsi="Times New Roman"/>
          <w:sz w:val="24"/>
          <w:lang w:eastAsia="zh-CN"/>
        </w:rPr>
        <w:t xml:space="preserve">Large Folios </w:t>
      </w:r>
      <w:r>
        <w:rPr>
          <w:rFonts w:ascii="Times New Roman" w:eastAsia="宋体" w:hAnsi="Times New Roman"/>
          <w:sz w:val="24"/>
          <w:lang w:eastAsia="zh-CN"/>
        </w:rPr>
        <w:t>与</w:t>
      </w:r>
      <w:r>
        <w:rPr>
          <w:rFonts w:ascii="Times New Roman" w:eastAsia="宋体" w:hAnsi="Times New Roman"/>
          <w:sz w:val="24"/>
          <w:lang w:eastAsia="zh-CN"/>
        </w:rPr>
        <w:t xml:space="preserve"> iomap </w:t>
      </w:r>
      <w:r>
        <w:rPr>
          <w:rFonts w:ascii="Times New Roman" w:eastAsia="宋体" w:hAnsi="Times New Roman"/>
          <w:sz w:val="24"/>
          <w:lang w:eastAsia="zh-CN"/>
        </w:rPr>
        <w:t>可以作为</w:t>
      </w:r>
      <w:r>
        <w:rPr>
          <w:rFonts w:ascii="Times New Roman" w:eastAsia="宋体" w:hAnsi="Times New Roman"/>
          <w:sz w:val="24"/>
          <w:lang w:eastAsia="zh-CN"/>
        </w:rPr>
        <w:t xml:space="preserve"> F2FS </w:t>
      </w:r>
      <w:r>
        <w:rPr>
          <w:rFonts w:ascii="Times New Roman" w:eastAsia="宋体" w:hAnsi="Times New Roman"/>
          <w:sz w:val="24"/>
          <w:lang w:eastAsia="zh-CN"/>
        </w:rPr>
        <w:t>页缓存路径继续优化的实现基础。</w:t>
      </w:r>
    </w:p>
    <w:p w14:paraId="4CFF91E8" w14:textId="77777777" w:rsidR="009F31DD" w:rsidRPr="00E14013" w:rsidRDefault="00591719">
      <w:pPr>
        <w:rPr>
          <w:rFonts w:eastAsia="宋体"/>
          <w:lang w:eastAsia="zh-CN"/>
        </w:rPr>
      </w:pPr>
      <w:r>
        <w:rPr>
          <w:lang w:eastAsia="zh-CN"/>
        </w:rPr>
        <w:br w:type="page"/>
      </w:r>
    </w:p>
    <w:p w14:paraId="038D546A" w14:textId="77777777" w:rsidR="009F31DD" w:rsidRDefault="00591719">
      <w:pPr>
        <w:pStyle w:val="1"/>
        <w:rPr>
          <w:lang w:eastAsia="zh-CN"/>
        </w:rPr>
      </w:pPr>
      <w:bookmarkStart w:id="162" w:name="_Toc227766997"/>
      <w:bookmarkStart w:id="163" w:name="_Toc228288665"/>
      <w:bookmarkStart w:id="164" w:name="_Toc229385033"/>
      <w:r>
        <w:rPr>
          <w:rFonts w:ascii="Times New Roman" w:eastAsia="宋体" w:hAnsi="Times New Roman"/>
          <w:lang w:eastAsia="zh-CN"/>
        </w:rPr>
        <w:lastRenderedPageBreak/>
        <w:t>参考文献</w:t>
      </w:r>
      <w:bookmarkEnd w:id="162"/>
      <w:bookmarkEnd w:id="163"/>
      <w:bookmarkEnd w:id="164"/>
    </w:p>
    <w:p w14:paraId="5FEC25E5" w14:textId="77777777" w:rsidR="009F31DD" w:rsidRDefault="00591719">
      <w:pPr>
        <w:spacing w:line="240" w:lineRule="auto"/>
        <w:jc w:val="both"/>
      </w:pPr>
      <w:r>
        <w:rPr>
          <w:rFonts w:ascii="Times New Roman" w:eastAsia="宋体" w:hAnsi="Times New Roman"/>
          <w:sz w:val="21"/>
          <w:lang w:eastAsia="zh-CN"/>
        </w:rPr>
        <w:t xml:space="preserve">[1] Weisberg P, Wiseman Y. Using 4KB Page Size for Virtual Memory is Obsolete[A]. IEEE International Conference on Information Reuse and Integration, Proceedings[C]. </w:t>
      </w:r>
      <w:r>
        <w:rPr>
          <w:rFonts w:ascii="Times New Roman" w:eastAsia="宋体" w:hAnsi="Times New Roman"/>
          <w:sz w:val="21"/>
        </w:rPr>
        <w:t>Las Vegas: IEEE, 2009: 1–8.</w:t>
      </w:r>
    </w:p>
    <w:p w14:paraId="0176B5A9" w14:textId="77777777" w:rsidR="009F31DD" w:rsidRDefault="00591719">
      <w:pPr>
        <w:spacing w:line="240" w:lineRule="auto"/>
        <w:jc w:val="both"/>
      </w:pPr>
      <w:r>
        <w:rPr>
          <w:rFonts w:ascii="Times New Roman" w:eastAsia="宋体" w:hAnsi="Times New Roman"/>
          <w:sz w:val="24"/>
        </w:rPr>
        <w:t>[2] Jia W W, Zhang J Y, Shan J C, Ding X N. Effective Huge Page Strategies for TLB Miss Reduction in Nested Virtualization[J]. IEEE Transactions on Computers, 2024, 73(8): 1983–1996. DOI: 10.1109/TC.2024.3398498.</w:t>
      </w:r>
    </w:p>
    <w:p w14:paraId="4223C459" w14:textId="77777777" w:rsidR="009F31DD" w:rsidRDefault="00591719">
      <w:pPr>
        <w:spacing w:line="240" w:lineRule="auto"/>
        <w:jc w:val="both"/>
      </w:pPr>
      <w:r>
        <w:rPr>
          <w:rFonts w:ascii="Times New Roman" w:eastAsia="宋体" w:hAnsi="Times New Roman"/>
          <w:sz w:val="21"/>
        </w:rPr>
        <w:t>[3] Panwar A, Gupta A, Srikantaiah S. Making Huge Pages Actually Useful[A]. ASPLOS 2018 Conference Proceedings[C]. New York: ACM, 2018: 679–692.</w:t>
      </w:r>
    </w:p>
    <w:p w14:paraId="71306DC3" w14:textId="77777777" w:rsidR="009F31DD" w:rsidRDefault="00591719">
      <w:pPr>
        <w:spacing w:line="240" w:lineRule="auto"/>
        <w:jc w:val="both"/>
      </w:pPr>
      <w:r>
        <w:rPr>
          <w:rFonts w:ascii="Times New Roman" w:eastAsia="宋体" w:hAnsi="Times New Roman"/>
          <w:sz w:val="21"/>
        </w:rPr>
        <w:t>[4] Liu L, Li X, Yang S, et al. Thinking about a New Mechanism for Huge Page Management[A]. Proceedings of the 10th ACM SIGOPS Asia-Pacific Workshop on Systems (APSys ’19)[C]. New York: ACM, 2019: 1–7.</w:t>
      </w:r>
    </w:p>
    <w:p w14:paraId="69EFB890" w14:textId="77777777" w:rsidR="009F31DD" w:rsidRDefault="00591719">
      <w:pPr>
        <w:spacing w:line="240" w:lineRule="auto"/>
        <w:jc w:val="both"/>
      </w:pPr>
      <w:r>
        <w:rPr>
          <w:rFonts w:ascii="Times New Roman" w:eastAsia="宋体" w:hAnsi="Times New Roman"/>
          <w:sz w:val="21"/>
        </w:rPr>
        <w:t>[5] Patil A. TLB and Pagewalk Performance in Multicore Architectures with Large Die-Stacked DRAM Cache[J]. arXiv preprint arXiv:2002.01073, 2020.</w:t>
      </w:r>
    </w:p>
    <w:p w14:paraId="2C886DB7" w14:textId="77777777" w:rsidR="009F31DD" w:rsidRDefault="00591719">
      <w:pPr>
        <w:spacing w:line="240" w:lineRule="auto"/>
        <w:jc w:val="both"/>
      </w:pPr>
      <w:r>
        <w:rPr>
          <w:rFonts w:ascii="Times New Roman" w:eastAsia="宋体" w:hAnsi="Times New Roman"/>
          <w:sz w:val="21"/>
        </w:rPr>
        <w:t>[6] Sites R L. Larger Pages[EB/OL]. https://www.sigarch.org/larger-pages, 2022-05-10.</w:t>
      </w:r>
    </w:p>
    <w:p w14:paraId="08E5D38F" w14:textId="77777777" w:rsidR="009F31DD" w:rsidRDefault="00591719">
      <w:pPr>
        <w:spacing w:line="240" w:lineRule="auto"/>
        <w:jc w:val="both"/>
      </w:pPr>
      <w:r>
        <w:rPr>
          <w:rFonts w:ascii="Times New Roman" w:eastAsia="宋体" w:hAnsi="Times New Roman"/>
          <w:sz w:val="21"/>
        </w:rPr>
        <w:t>[7] Martins J. Minimizing struct page overhead[EB/OL]. https://blogs.oracle.com/linux/minimizing-struct-page-overhead, 2021-04-08.</w:t>
      </w:r>
    </w:p>
    <w:p w14:paraId="73F1D2C3" w14:textId="77777777" w:rsidR="009F31DD" w:rsidRDefault="00591719">
      <w:pPr>
        <w:spacing w:line="240" w:lineRule="auto"/>
        <w:jc w:val="both"/>
      </w:pPr>
      <w:r>
        <w:rPr>
          <w:rFonts w:ascii="Times New Roman" w:eastAsia="宋体" w:hAnsi="Times New Roman"/>
          <w:sz w:val="21"/>
        </w:rPr>
        <w:t>[8] Corbet J. Pulling slabs out of struct page[EB/OL]. https://lwn.net/Articles/871982, 2021-10-08.</w:t>
      </w:r>
    </w:p>
    <w:p w14:paraId="1F2F7D6D" w14:textId="77777777" w:rsidR="009F31DD" w:rsidRDefault="00591719">
      <w:pPr>
        <w:spacing w:line="240" w:lineRule="auto"/>
        <w:jc w:val="both"/>
      </w:pPr>
      <w:r>
        <w:rPr>
          <w:rFonts w:ascii="Times New Roman" w:eastAsia="宋体" w:hAnsi="Times New Roman"/>
          <w:sz w:val="21"/>
        </w:rPr>
        <w:t>[9] Corbet J. The multi-generational LRU[EB/OL]. https://lwn.net/Articles/851184, 2021-04-02.</w:t>
      </w:r>
    </w:p>
    <w:p w14:paraId="7BEB785D" w14:textId="77777777" w:rsidR="009F31DD" w:rsidRDefault="00591719">
      <w:pPr>
        <w:spacing w:line="240" w:lineRule="auto"/>
        <w:jc w:val="both"/>
      </w:pPr>
      <w:r>
        <w:rPr>
          <w:rFonts w:ascii="Times New Roman" w:eastAsia="宋体" w:hAnsi="Times New Roman"/>
          <w:sz w:val="21"/>
        </w:rPr>
        <w:t>[10] Zhao Y. Multigenerational LRU Framework[EB/OL]. https://lore.kernel.org/all/20220204053230.2832968-1-yuzhao@google.com, 2022-02-04.</w:t>
      </w:r>
    </w:p>
    <w:p w14:paraId="137589B7" w14:textId="77777777" w:rsidR="009F31DD" w:rsidRDefault="00591719">
      <w:pPr>
        <w:spacing w:line="240" w:lineRule="auto"/>
        <w:jc w:val="both"/>
      </w:pPr>
      <w:r>
        <w:rPr>
          <w:rFonts w:ascii="Times New Roman" w:eastAsia="宋体" w:hAnsi="Times New Roman"/>
          <w:sz w:val="21"/>
        </w:rPr>
        <w:t>[11] Corbet J. The state of the page in 2023[EB/OL]. https://lwn.net/Articles/931794/, 2023-05-17.</w:t>
      </w:r>
    </w:p>
    <w:p w14:paraId="1F30E3C2" w14:textId="77777777" w:rsidR="009F31DD" w:rsidRDefault="00591719">
      <w:pPr>
        <w:spacing w:line="240" w:lineRule="auto"/>
        <w:jc w:val="both"/>
      </w:pPr>
      <w:r>
        <w:rPr>
          <w:rFonts w:ascii="Times New Roman" w:eastAsia="宋体" w:hAnsi="Times New Roman"/>
          <w:sz w:val="21"/>
        </w:rPr>
        <w:t>[12] Corbet J. Toward the unification of hugetlbfs[EB/OL]. https://lwn.net/Articles/974491, 2024-05-22.</w:t>
      </w:r>
    </w:p>
    <w:p w14:paraId="319E5EBF" w14:textId="77777777" w:rsidR="009F31DD" w:rsidRDefault="00591719">
      <w:pPr>
        <w:spacing w:line="240" w:lineRule="auto"/>
        <w:jc w:val="both"/>
      </w:pPr>
      <w:r>
        <w:rPr>
          <w:rFonts w:ascii="Times New Roman" w:eastAsia="宋体" w:hAnsi="Times New Roman"/>
          <w:sz w:val="21"/>
        </w:rPr>
        <w:t>[13] Corbet J. Measuring memory fragmentation[EB/OL]. https://lwn.net/Articles/969246, 2024-05-28.</w:t>
      </w:r>
    </w:p>
    <w:p w14:paraId="23A593FD" w14:textId="77777777" w:rsidR="009F31DD" w:rsidRDefault="00591719">
      <w:pPr>
        <w:spacing w:line="240" w:lineRule="auto"/>
        <w:jc w:val="both"/>
      </w:pPr>
      <w:r>
        <w:rPr>
          <w:rFonts w:ascii="Times New Roman" w:eastAsia="宋体" w:hAnsi="Times New Roman"/>
          <w:sz w:val="21"/>
        </w:rPr>
        <w:t>[14] Corbet J. The buffer_head structure[EB/OL]. https://lwn.net/Articles/322674, 2009-03-11.</w:t>
      </w:r>
    </w:p>
    <w:p w14:paraId="222B1925" w14:textId="77777777" w:rsidR="009F31DD" w:rsidRDefault="00591719">
      <w:pPr>
        <w:spacing w:line="240" w:lineRule="auto"/>
        <w:jc w:val="both"/>
      </w:pPr>
      <w:r>
        <w:rPr>
          <w:rFonts w:ascii="Times New Roman" w:eastAsia="宋体" w:hAnsi="Times New Roman"/>
          <w:sz w:val="21"/>
        </w:rPr>
        <w:t>[15] Wong D J. Supported File Operations[EB/OL]. https://docs.kernel.org/filesystems/iomap/operations.html, 2024-03-01.</w:t>
      </w:r>
    </w:p>
    <w:p w14:paraId="6A7057D0" w14:textId="77777777" w:rsidR="009F31DD" w:rsidRDefault="00591719">
      <w:pPr>
        <w:spacing w:line="240" w:lineRule="auto"/>
        <w:jc w:val="both"/>
      </w:pPr>
      <w:r>
        <w:rPr>
          <w:rFonts w:ascii="Times New Roman" w:eastAsia="宋体" w:hAnsi="Times New Roman"/>
          <w:sz w:val="21"/>
        </w:rPr>
        <w:t>[16] Wong D J. Large Block-Size Support[EB/OL]. https://docs.kernel.org/filesystems/iomap/large-block-size.html, 2024-03-01.</w:t>
      </w:r>
    </w:p>
    <w:p w14:paraId="72E5A951" w14:textId="77777777" w:rsidR="009F31DD" w:rsidRDefault="00591719">
      <w:pPr>
        <w:spacing w:line="240" w:lineRule="auto"/>
        <w:jc w:val="both"/>
      </w:pPr>
      <w:r>
        <w:rPr>
          <w:rFonts w:ascii="Times New Roman" w:eastAsia="宋体" w:hAnsi="Times New Roman"/>
          <w:sz w:val="21"/>
        </w:rPr>
        <w:t>[17] Tang C Q. Contiguitas: Top Picks in Memory Contiguity Research[EB/OL]. https://tangchq74.github.io/Contiguitas-Top-Picks.pdf, 2023-09-01.</w:t>
      </w:r>
    </w:p>
    <w:p w14:paraId="6F9D71B3" w14:textId="77777777" w:rsidR="009F31DD" w:rsidRDefault="00591719">
      <w:pPr>
        <w:spacing w:line="240" w:lineRule="auto"/>
        <w:jc w:val="both"/>
      </w:pPr>
      <w:r>
        <w:rPr>
          <w:rFonts w:ascii="Times New Roman" w:eastAsia="宋体" w:hAnsi="Times New Roman"/>
          <w:sz w:val="21"/>
        </w:rPr>
        <w:t>[18] Lee C, Sim D, Hwang J, et al. F2FS: A New File System for Flash Storage[A]. Proceedings of the 13th USENIX Conference on File and Storage Technologies (FAST ’15)[C]. Santa Clara: USENIX Association, 2015: 273–286.</w:t>
      </w:r>
    </w:p>
    <w:p w14:paraId="061FC1D0" w14:textId="77777777" w:rsidR="009F31DD" w:rsidRDefault="00591719">
      <w:pPr>
        <w:spacing w:line="240" w:lineRule="auto"/>
        <w:jc w:val="both"/>
      </w:pPr>
      <w:r>
        <w:rPr>
          <w:rFonts w:ascii="Times New Roman" w:eastAsia="宋体" w:hAnsi="Times New Roman"/>
          <w:sz w:val="24"/>
        </w:rPr>
        <w:t>[19] Linux Kernel Documentation. Flash-Friendly File System (F2FS)[EB/OL]. https://docs.kernel.org/filesystems/f2fs.html, 2026-05-07.</w:t>
      </w:r>
    </w:p>
    <w:p w14:paraId="0B5AFDB1" w14:textId="77777777" w:rsidR="009F31DD" w:rsidRDefault="00591719">
      <w:pPr>
        <w:spacing w:line="240" w:lineRule="auto"/>
        <w:jc w:val="both"/>
      </w:pPr>
      <w:r>
        <w:rPr>
          <w:rFonts w:ascii="Times New Roman" w:eastAsia="宋体" w:hAnsi="Times New Roman"/>
          <w:sz w:val="21"/>
        </w:rPr>
        <w:t>[20] Choi J M. F2FS Design[EB/OL]. https://embedded.dankook.ac.kr/~choijm/course/202302AOS/20230926_F2FS.pptx, 2023-09-26.</w:t>
      </w:r>
    </w:p>
    <w:p w14:paraId="3CC31A76" w14:textId="77777777" w:rsidR="009F31DD" w:rsidRDefault="00591719">
      <w:pPr>
        <w:spacing w:line="240" w:lineRule="auto"/>
        <w:jc w:val="both"/>
      </w:pPr>
      <w:r>
        <w:rPr>
          <w:rFonts w:ascii="Times New Roman" w:eastAsia="宋体" w:hAnsi="Times New Roman"/>
          <w:sz w:val="24"/>
        </w:rPr>
        <w:lastRenderedPageBreak/>
        <w:t>[21] Wang X, Yang B. Optimizing the Cost of Garbage Collection in F2FS Using Working Set Strategy[J]. Highlights in Science, Engineering and Technology, 2023, 39: 896–901. DOI: 10.54097/hset.v39i.6673.</w:t>
      </w:r>
    </w:p>
    <w:p w14:paraId="23DAEC52" w14:textId="77777777" w:rsidR="009F31DD" w:rsidRDefault="00591719">
      <w:pPr>
        <w:spacing w:line="240" w:lineRule="auto"/>
        <w:jc w:val="both"/>
      </w:pPr>
      <w:r>
        <w:rPr>
          <w:rFonts w:ascii="Times New Roman" w:eastAsia="宋体" w:hAnsi="Times New Roman"/>
          <w:sz w:val="24"/>
        </w:rPr>
        <w:t>[22] Google LLC. Support 16 KB page sizes[EB/OL]. https://developer.android.com/guide/practices/page-sizes, 2026-05-07.</w:t>
      </w:r>
    </w:p>
    <w:p w14:paraId="20A8DC42" w14:textId="77777777" w:rsidR="009F31DD" w:rsidRDefault="00591719">
      <w:r>
        <w:br w:type="page"/>
      </w:r>
    </w:p>
    <w:p w14:paraId="09169AFC" w14:textId="77777777" w:rsidR="009F31DD" w:rsidRDefault="00591719">
      <w:pPr>
        <w:pStyle w:val="1"/>
        <w:rPr>
          <w:lang w:eastAsia="zh-CN"/>
        </w:rPr>
      </w:pPr>
      <w:bookmarkStart w:id="165" w:name="_Toc227766998"/>
      <w:bookmarkStart w:id="166" w:name="_Toc228288666"/>
      <w:bookmarkStart w:id="167" w:name="_Toc229385034"/>
      <w:r>
        <w:rPr>
          <w:rFonts w:ascii="Times New Roman" w:eastAsia="宋体" w:hAnsi="Times New Roman"/>
          <w:lang w:eastAsia="zh-CN"/>
        </w:rPr>
        <w:lastRenderedPageBreak/>
        <w:t>致谢</w:t>
      </w:r>
      <w:bookmarkEnd w:id="165"/>
      <w:bookmarkEnd w:id="166"/>
      <w:bookmarkEnd w:id="167"/>
    </w:p>
    <w:p w14:paraId="43446234" w14:textId="7321F91F" w:rsidR="009F31DD" w:rsidRDefault="00591719">
      <w:pPr>
        <w:spacing w:line="360" w:lineRule="auto"/>
        <w:ind w:firstLine="480"/>
        <w:rPr>
          <w:lang w:eastAsia="zh-CN"/>
        </w:rPr>
      </w:pPr>
      <w:r>
        <w:rPr>
          <w:rFonts w:ascii="Times New Roman" w:eastAsia="宋体" w:hAnsi="Times New Roman"/>
          <w:sz w:val="24"/>
          <w:lang w:eastAsia="zh-CN"/>
        </w:rPr>
        <w:t>感谢</w:t>
      </w:r>
      <w:r w:rsidR="00211C75">
        <w:rPr>
          <w:rFonts w:ascii="Times New Roman" w:eastAsia="宋体" w:hAnsi="Times New Roman" w:hint="eastAsia"/>
          <w:sz w:val="24"/>
          <w:lang w:eastAsia="zh-CN"/>
        </w:rPr>
        <w:t>我的导师</w:t>
      </w:r>
      <w:r>
        <w:rPr>
          <w:rFonts w:ascii="Times New Roman" w:eastAsia="宋体" w:hAnsi="Times New Roman"/>
          <w:sz w:val="24"/>
          <w:lang w:eastAsia="zh-CN"/>
        </w:rPr>
        <w:t>在操作系统</w:t>
      </w:r>
      <w:r w:rsidR="00211C75">
        <w:rPr>
          <w:rFonts w:ascii="Times New Roman" w:eastAsia="宋体" w:hAnsi="Times New Roman" w:hint="eastAsia"/>
          <w:sz w:val="24"/>
          <w:lang w:eastAsia="zh-CN"/>
        </w:rPr>
        <w:t>方面的悉心教学以及选题方面的指导</w:t>
      </w:r>
      <w:r w:rsidR="00211C75">
        <w:rPr>
          <w:rFonts w:ascii="Times New Roman" w:eastAsia="宋体" w:hAnsi="Times New Roman" w:hint="eastAsia"/>
          <w:sz w:val="24"/>
          <w:lang w:eastAsia="zh-CN"/>
        </w:rPr>
        <w:t>,</w:t>
      </w:r>
      <w:r w:rsidR="00211C75">
        <w:rPr>
          <w:rFonts w:ascii="Times New Roman" w:eastAsia="宋体" w:hAnsi="Times New Roman" w:hint="eastAsia"/>
          <w:sz w:val="24"/>
          <w:lang w:eastAsia="zh-CN"/>
        </w:rPr>
        <w:t>让我拥有了扎实的基本功以及明确的努力方向</w:t>
      </w:r>
      <w:r w:rsidR="00211C75">
        <w:rPr>
          <w:rFonts w:ascii="Times New Roman" w:eastAsia="宋体" w:hAnsi="Times New Roman" w:hint="eastAsia"/>
          <w:sz w:val="24"/>
          <w:lang w:eastAsia="zh-CN"/>
        </w:rPr>
        <w:t>,</w:t>
      </w:r>
      <w:r w:rsidR="00211C75">
        <w:rPr>
          <w:rFonts w:ascii="Times New Roman" w:eastAsia="宋体" w:hAnsi="Times New Roman" w:hint="eastAsia"/>
          <w:sz w:val="24"/>
          <w:lang w:eastAsia="zh-CN"/>
        </w:rPr>
        <w:t>并且感谢导师的持续鼓励</w:t>
      </w:r>
      <w:r w:rsidR="00211C75">
        <w:rPr>
          <w:rFonts w:ascii="Times New Roman" w:eastAsia="宋体" w:hAnsi="Times New Roman" w:hint="eastAsia"/>
          <w:sz w:val="24"/>
          <w:lang w:eastAsia="zh-CN"/>
        </w:rPr>
        <w:t>,</w:t>
      </w:r>
      <w:r w:rsidR="00211C75">
        <w:rPr>
          <w:rFonts w:ascii="Times New Roman" w:eastAsia="宋体" w:hAnsi="Times New Roman" w:hint="eastAsia"/>
          <w:sz w:val="24"/>
          <w:lang w:eastAsia="zh-CN"/>
        </w:rPr>
        <w:t>让我在面对晦涩复杂的</w:t>
      </w:r>
      <w:r w:rsidR="00211C75">
        <w:rPr>
          <w:rFonts w:ascii="Times New Roman" w:eastAsia="宋体" w:hAnsi="Times New Roman" w:hint="eastAsia"/>
          <w:sz w:val="24"/>
          <w:lang w:eastAsia="zh-CN"/>
        </w:rPr>
        <w:t>Linux</w:t>
      </w:r>
      <w:r w:rsidR="00211C75">
        <w:rPr>
          <w:rFonts w:ascii="Times New Roman" w:eastAsia="宋体" w:hAnsi="Times New Roman" w:hint="eastAsia"/>
          <w:sz w:val="24"/>
          <w:lang w:eastAsia="zh-CN"/>
        </w:rPr>
        <w:t>内核代码能鼓起勇气和信心</w:t>
      </w:r>
      <w:r w:rsidR="00211C75">
        <w:rPr>
          <w:rFonts w:ascii="Times New Roman" w:eastAsia="宋体" w:hAnsi="Times New Roman" w:hint="eastAsia"/>
          <w:sz w:val="24"/>
          <w:lang w:eastAsia="zh-CN"/>
        </w:rPr>
        <w:t>,</w:t>
      </w:r>
      <w:r w:rsidR="00211C75">
        <w:rPr>
          <w:rFonts w:ascii="Times New Roman" w:eastAsia="宋体" w:hAnsi="Times New Roman" w:hint="eastAsia"/>
          <w:sz w:val="24"/>
          <w:lang w:eastAsia="zh-CN"/>
        </w:rPr>
        <w:t>坚持到底。</w:t>
      </w:r>
    </w:p>
    <w:sectPr w:rsidR="009F31DD" w:rsidSect="00034616">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帐户" w:date="2026-05-15T14:20:00Z" w:initials="M帐">
    <w:p w14:paraId="1A098A9D" w14:textId="4987B435" w:rsidR="001C5344" w:rsidRDefault="001C5344">
      <w:pPr>
        <w:pStyle w:val="aff3"/>
      </w:pPr>
      <w:r>
        <w:rPr>
          <w:rStyle w:val="aff2"/>
        </w:rPr>
        <w:annotationRef/>
      </w:r>
      <w:r>
        <w:rPr>
          <w:rFonts w:ascii="微软雅黑" w:eastAsia="微软雅黑" w:hAnsi="微软雅黑" w:cs="微软雅黑"/>
        </w:rPr>
        <w:t>题目下划线太短了</w:t>
      </w:r>
    </w:p>
  </w:comment>
  <w:comment w:id="11" w:author="Microsoft 帐户" w:date="2026-05-16T10:54:00Z" w:initials="M帐">
    <w:p w14:paraId="680296DA" w14:textId="0DE8A573" w:rsidR="001840F9" w:rsidRDefault="001840F9">
      <w:pPr>
        <w:pStyle w:val="aff3"/>
        <w:rPr>
          <w:lang w:eastAsia="zh-CN"/>
        </w:rPr>
      </w:pPr>
      <w:r>
        <w:rPr>
          <w:rStyle w:val="aff2"/>
        </w:rPr>
        <w:annotationRef/>
      </w:r>
      <w:r>
        <w:rPr>
          <w:rFonts w:ascii="微软雅黑" w:eastAsia="微软雅黑" w:hAnsi="微软雅黑" w:cs="微软雅黑"/>
          <w:lang w:eastAsia="zh-CN"/>
        </w:rPr>
        <w:t>这个部分写的差，没有把做了什么关键技术，具体的效果呈现出来（提升了多少）。注意写做的技术内容要占比这段的</w:t>
      </w:r>
      <w:r>
        <w:rPr>
          <w:rFonts w:ascii="微软雅黑" w:eastAsia="微软雅黑" w:hAnsi="微软雅黑" w:cs="微软雅黑" w:hint="eastAsia"/>
          <w:lang w:eastAsia="zh-CN"/>
        </w:rPr>
        <w:t>2</w:t>
      </w:r>
      <w:r>
        <w:rPr>
          <w:rFonts w:ascii="微软雅黑" w:eastAsia="微软雅黑" w:hAnsi="微软雅黑" w:cs="微软雅黑"/>
          <w:lang w:eastAsia="zh-CN"/>
        </w:rPr>
        <w:t>/3。</w:t>
      </w:r>
    </w:p>
  </w:comment>
  <w:comment w:id="21" w:author="Microsoft 帐户" w:date="2026-05-16T10:57:00Z" w:initials="M帐">
    <w:p w14:paraId="31F661F0" w14:textId="79B21C2B" w:rsidR="001840F9" w:rsidRDefault="001840F9">
      <w:pPr>
        <w:pStyle w:val="aff3"/>
        <w:rPr>
          <w:lang w:eastAsia="zh-CN"/>
        </w:rPr>
      </w:pPr>
      <w:r>
        <w:rPr>
          <w:rStyle w:val="aff2"/>
        </w:rPr>
        <w:annotationRef/>
      </w:r>
      <w:r>
        <w:rPr>
          <w:rFonts w:ascii="微软雅黑" w:eastAsia="微软雅黑" w:hAnsi="微软雅黑" w:cs="微软雅黑"/>
          <w:lang w:eastAsia="zh-CN"/>
        </w:rPr>
        <w:t>这句话有必要么？前后也不连贯</w:t>
      </w:r>
    </w:p>
  </w:comment>
  <w:comment w:id="24" w:author="Microsoft 帐户" w:date="2026-05-16T10:58:00Z" w:initials="M帐">
    <w:p w14:paraId="7EE0223B" w14:textId="7E6E86B1" w:rsidR="001840F9" w:rsidRPr="001840F9" w:rsidRDefault="001840F9">
      <w:pPr>
        <w:pStyle w:val="aff3"/>
        <w:rPr>
          <w:rFonts w:eastAsia="宋体" w:hint="eastAsia"/>
          <w:lang w:eastAsia="zh-CN"/>
        </w:rPr>
      </w:pPr>
      <w:r>
        <w:rPr>
          <w:rStyle w:val="aff2"/>
        </w:rPr>
        <w:annotationRef/>
      </w:r>
      <w:r>
        <w:rPr>
          <w:rFonts w:eastAsia="宋体" w:hint="eastAsia"/>
          <w:lang w:eastAsia="zh-CN"/>
        </w:rPr>
        <w:t>F</w:t>
      </w:r>
      <w:r>
        <w:rPr>
          <w:rFonts w:eastAsia="宋体"/>
          <w:lang w:eastAsia="zh-CN"/>
        </w:rPr>
        <w:t>2FS</w:t>
      </w:r>
      <w:r>
        <w:rPr>
          <w:rFonts w:eastAsia="宋体"/>
          <w:lang w:eastAsia="zh-CN"/>
        </w:rPr>
        <w:t>是什么？？？第一次出现要把把中文给出来不能只有缩写。</w:t>
      </w:r>
    </w:p>
  </w:comment>
  <w:comment w:id="25" w:author="Microsoft 帐户" w:date="2026-05-16T10:59:00Z" w:initials="M帐">
    <w:p w14:paraId="713227FD" w14:textId="59D2D866" w:rsidR="001840F9" w:rsidRDefault="001840F9">
      <w:pPr>
        <w:pStyle w:val="aff3"/>
      </w:pPr>
      <w:r>
        <w:rPr>
          <w:rStyle w:val="aff2"/>
        </w:rPr>
        <w:annotationRef/>
      </w:r>
      <w:r>
        <w:t>什么粒度差异，跟前面一点都不</w:t>
      </w:r>
      <w:r>
        <w:rPr>
          <w:rFonts w:ascii="微软雅黑" w:eastAsia="微软雅黑" w:hAnsi="微软雅黑" w:cs="微软雅黑"/>
        </w:rPr>
        <w:t>连贯</w:t>
      </w:r>
    </w:p>
  </w:comment>
  <w:comment w:id="26" w:author="Microsoft 帐户" w:date="2026-05-16T11:02:00Z" w:initials="M帐">
    <w:p w14:paraId="0EDA9082" w14:textId="405E69BB" w:rsidR="001840F9" w:rsidRPr="001840F9" w:rsidRDefault="001840F9">
      <w:pPr>
        <w:pStyle w:val="aff3"/>
        <w:rPr>
          <w:rFonts w:eastAsia="宋体" w:hint="eastAsia"/>
          <w:lang w:eastAsia="zh-CN"/>
        </w:rPr>
      </w:pPr>
      <w:r>
        <w:rPr>
          <w:rStyle w:val="aff2"/>
        </w:rPr>
        <w:annotationRef/>
      </w:r>
      <w:r>
        <w:rPr>
          <w:lang w:eastAsia="zh-CN"/>
        </w:rPr>
        <w:t>1</w:t>
      </w:r>
      <w:r>
        <w:rPr>
          <w:rFonts w:eastAsia="宋体" w:hint="eastAsia"/>
          <w:lang w:eastAsia="zh-CN"/>
        </w:rPr>
        <w:t>.</w:t>
      </w:r>
      <w:r>
        <w:rPr>
          <w:rFonts w:eastAsia="宋体"/>
          <w:lang w:eastAsia="zh-CN"/>
        </w:rPr>
        <w:t xml:space="preserve">1 </w:t>
      </w:r>
      <w:r>
        <w:rPr>
          <w:rFonts w:eastAsia="宋体"/>
          <w:lang w:eastAsia="zh-CN"/>
        </w:rPr>
        <w:t>都么有任何参考文献引用么？？？</w:t>
      </w:r>
    </w:p>
  </w:comment>
  <w:comment w:id="27" w:author="Microsoft 帐户" w:date="2026-05-16T10:59:00Z" w:initials="M帐">
    <w:p w14:paraId="6C633681" w14:textId="77777777" w:rsidR="001840F9" w:rsidRDefault="001840F9">
      <w:pPr>
        <w:pStyle w:val="aff3"/>
        <w:rPr>
          <w:rFonts w:eastAsia="宋体"/>
          <w:lang w:eastAsia="zh-CN"/>
        </w:rPr>
      </w:pPr>
      <w:r>
        <w:rPr>
          <w:rStyle w:val="aff2"/>
        </w:rPr>
        <w:annotationRef/>
      </w:r>
      <w:r>
        <w:rPr>
          <w:rFonts w:eastAsia="宋体" w:hint="eastAsia"/>
          <w:lang w:eastAsia="zh-CN"/>
        </w:rPr>
        <w:t>1.</w:t>
      </w:r>
      <w:r>
        <w:rPr>
          <w:rFonts w:eastAsia="宋体"/>
          <w:lang w:eastAsia="zh-CN"/>
        </w:rPr>
        <w:t>1</w:t>
      </w:r>
      <w:r>
        <w:rPr>
          <w:rFonts w:eastAsia="宋体"/>
          <w:lang w:eastAsia="zh-CN"/>
        </w:rPr>
        <w:t>整小章</w:t>
      </w:r>
      <w:r>
        <w:rPr>
          <w:rFonts w:eastAsia="宋体" w:hint="eastAsia"/>
          <w:lang w:eastAsia="zh-CN"/>
        </w:rPr>
        <w:t xml:space="preserve"> </w:t>
      </w:r>
      <w:r>
        <w:rPr>
          <w:rFonts w:eastAsia="宋体"/>
          <w:lang w:eastAsia="zh-CN"/>
        </w:rPr>
        <w:t xml:space="preserve"> </w:t>
      </w:r>
      <w:r>
        <w:rPr>
          <w:rFonts w:eastAsia="宋体"/>
          <w:lang w:eastAsia="zh-CN"/>
        </w:rPr>
        <w:t>整片都是</w:t>
      </w:r>
      <w:r>
        <w:rPr>
          <w:rFonts w:eastAsia="宋体"/>
          <w:lang w:eastAsia="zh-CN"/>
        </w:rPr>
        <w:t>ai</w:t>
      </w:r>
      <w:r>
        <w:rPr>
          <w:rFonts w:eastAsia="宋体"/>
          <w:lang w:eastAsia="zh-CN"/>
        </w:rPr>
        <w:t>痕迹，逻辑严重不通讯</w:t>
      </w:r>
      <w:r>
        <w:rPr>
          <w:rFonts w:eastAsia="宋体" w:hint="eastAsia"/>
          <w:lang w:eastAsia="zh-CN"/>
        </w:rPr>
        <w:t>.</w:t>
      </w:r>
    </w:p>
    <w:p w14:paraId="08C4AD41" w14:textId="6733F69B" w:rsidR="001840F9" w:rsidRPr="001840F9" w:rsidRDefault="001840F9">
      <w:pPr>
        <w:pStyle w:val="aff3"/>
        <w:rPr>
          <w:rFonts w:eastAsia="宋体" w:hint="eastAsia"/>
          <w:lang w:eastAsia="zh-CN"/>
        </w:rPr>
      </w:pPr>
      <w:r>
        <w:rPr>
          <w:rFonts w:eastAsia="宋体"/>
          <w:lang w:eastAsia="zh-CN"/>
        </w:rPr>
        <w:t>语句都不是很规范的专业写作水平。通篇看下来我都不知道你在讲什么</w:t>
      </w:r>
    </w:p>
  </w:comment>
  <w:comment w:id="37" w:author="Microsoft 帐户" w:date="2026-05-16T11:01:00Z" w:initials="M帐">
    <w:p w14:paraId="4F888C86" w14:textId="44EC5C9D" w:rsidR="001840F9" w:rsidRDefault="001840F9">
      <w:pPr>
        <w:pStyle w:val="aff3"/>
      </w:pPr>
      <w:r>
        <w:rPr>
          <w:rStyle w:val="aff2"/>
        </w:rPr>
        <w:annotationRef/>
      </w:r>
      <w:r>
        <w:t>又来</w:t>
      </w:r>
      <w:r>
        <w:rPr>
          <w:rFonts w:ascii="微软雅黑" w:eastAsia="微软雅黑" w:hAnsi="微软雅黑" w:cs="微软雅黑"/>
        </w:rPr>
        <w:t>这种语句。这是背景介绍，不能直接就调到你要讲的内容。</w:t>
      </w:r>
    </w:p>
  </w:comment>
  <w:comment w:id="43" w:author="Microsoft 帐户" w:date="2026-05-16T11:02:00Z" w:initials="M帐">
    <w:p w14:paraId="220C2EDB" w14:textId="05500767" w:rsidR="001840F9" w:rsidRPr="001840F9" w:rsidRDefault="001840F9">
      <w:pPr>
        <w:pStyle w:val="aff3"/>
        <w:rPr>
          <w:rFonts w:eastAsia="宋体" w:hint="eastAsia"/>
          <w:lang w:eastAsia="zh-CN"/>
        </w:rPr>
      </w:pPr>
      <w:r>
        <w:rPr>
          <w:rStyle w:val="aff2"/>
        </w:rPr>
        <w:annotationRef/>
      </w:r>
      <w:r>
        <w:rPr>
          <w:lang w:eastAsia="zh-CN"/>
        </w:rPr>
        <w:t>从来没有在背景介绍中</w:t>
      </w:r>
      <w:r>
        <w:rPr>
          <w:rFonts w:eastAsia="宋体"/>
          <w:lang w:eastAsia="zh-CN"/>
        </w:rPr>
        <w:t>呈现代码的，这个没有意义</w:t>
      </w:r>
    </w:p>
  </w:comment>
  <w:comment w:id="57" w:author="Microsoft 帐户" w:date="2026-05-16T11:03:00Z" w:initials="M帐">
    <w:p w14:paraId="010B1376" w14:textId="28549A0B" w:rsidR="001840F9" w:rsidRDefault="001840F9">
      <w:pPr>
        <w:pStyle w:val="aff3"/>
      </w:pPr>
      <w:r>
        <w:rPr>
          <w:rStyle w:val="aff2"/>
        </w:rPr>
        <w:annotationRef/>
      </w:r>
      <w:r>
        <w:t>每一章</w:t>
      </w:r>
      <w:bookmarkStart w:id="58" w:name="_GoBack"/>
      <w:bookmarkEnd w:id="58"/>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098A9D" w15:done="0"/>
  <w15:commentEx w15:paraId="680296DA" w15:done="0"/>
  <w15:commentEx w15:paraId="31F661F0" w15:done="0"/>
  <w15:commentEx w15:paraId="7EE0223B" w15:done="0"/>
  <w15:commentEx w15:paraId="713227FD" w15:done="0"/>
  <w15:commentEx w15:paraId="0EDA9082" w15:done="0"/>
  <w15:commentEx w15:paraId="08C4AD41" w15:done="0"/>
  <w15:commentEx w15:paraId="4F888C86" w15:done="0"/>
  <w15:commentEx w15:paraId="220C2EDB" w15:done="0"/>
  <w15:commentEx w15:paraId="010B137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FF257C" w14:textId="77777777" w:rsidR="009A64A8" w:rsidRDefault="009A64A8">
      <w:pPr>
        <w:spacing w:after="0" w:line="240" w:lineRule="auto"/>
      </w:pPr>
      <w:r>
        <w:separator/>
      </w:r>
    </w:p>
  </w:endnote>
  <w:endnote w:type="continuationSeparator" w:id="0">
    <w:p w14:paraId="44FFBD34" w14:textId="77777777" w:rsidR="009A64A8" w:rsidRDefault="009A6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方正行楷简体">
    <w:altName w:val="微软雅黑"/>
    <w:charset w:val="86"/>
    <w:family w:val="auto"/>
    <w:pitch w:val="variable"/>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4ECE8F" w14:textId="77777777" w:rsidR="009A64A8" w:rsidRDefault="009A64A8">
      <w:pPr>
        <w:spacing w:after="0" w:line="240" w:lineRule="auto"/>
      </w:pPr>
      <w:r>
        <w:separator/>
      </w:r>
    </w:p>
  </w:footnote>
  <w:footnote w:type="continuationSeparator" w:id="0">
    <w:p w14:paraId="58EFF415" w14:textId="77777777" w:rsidR="009A64A8" w:rsidRDefault="009A64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帐户">
    <w15:presenceInfo w15:providerId="Windows Live" w15:userId="2d27ad2a33708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hideSpellingErrors/>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1A0"/>
    <w:rsid w:val="00034616"/>
    <w:rsid w:val="0006063C"/>
    <w:rsid w:val="0008084F"/>
    <w:rsid w:val="000D4191"/>
    <w:rsid w:val="000F1317"/>
    <w:rsid w:val="0015074B"/>
    <w:rsid w:val="001752DB"/>
    <w:rsid w:val="001840F9"/>
    <w:rsid w:val="001C5344"/>
    <w:rsid w:val="00204F92"/>
    <w:rsid w:val="00211C75"/>
    <w:rsid w:val="002577D2"/>
    <w:rsid w:val="0029639D"/>
    <w:rsid w:val="002B6CA3"/>
    <w:rsid w:val="002D4922"/>
    <w:rsid w:val="002D6BD8"/>
    <w:rsid w:val="00326F90"/>
    <w:rsid w:val="003560AE"/>
    <w:rsid w:val="003B333E"/>
    <w:rsid w:val="003E6657"/>
    <w:rsid w:val="00481C32"/>
    <w:rsid w:val="004D7402"/>
    <w:rsid w:val="00591719"/>
    <w:rsid w:val="007B65EE"/>
    <w:rsid w:val="007B6CCC"/>
    <w:rsid w:val="00964323"/>
    <w:rsid w:val="009A64A8"/>
    <w:rsid w:val="009F31DD"/>
    <w:rsid w:val="00A65E40"/>
    <w:rsid w:val="00AA1D8D"/>
    <w:rsid w:val="00B47730"/>
    <w:rsid w:val="00B50733"/>
    <w:rsid w:val="00C46044"/>
    <w:rsid w:val="00CB0664"/>
    <w:rsid w:val="00CC7933"/>
    <w:rsid w:val="00E14013"/>
    <w:rsid w:val="00E2599C"/>
    <w:rsid w:val="00E621B6"/>
    <w:rsid w:val="00E73BE6"/>
    <w:rsid w:val="00EA61A5"/>
    <w:rsid w:val="00EF36C7"/>
    <w:rsid w:val="00EF4E26"/>
    <w:rsid w:val="00F55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310043"/>
  <w14:defaultImageDpi w14:val="300"/>
  <w15:docId w15:val="{AA919F36-AEA6-4F52-892D-392C1374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after="0" w:line="360" w:lineRule="auto"/>
      <w:jc w:val="center"/>
      <w:outlineLvl w:val="0"/>
    </w:pPr>
    <w:rPr>
      <w:rFonts w:asciiTheme="majorHAnsi" w:eastAsiaTheme="majorEastAsia" w:hAnsiTheme="majorHAnsi" w:cstheme="majorBidi"/>
      <w:bCs/>
      <w:color w:val="000000"/>
      <w:sz w:val="32"/>
      <w:szCs w:val="28"/>
    </w:rPr>
  </w:style>
  <w:style w:type="paragraph" w:styleId="21">
    <w:name w:val="heading 2"/>
    <w:basedOn w:val="a1"/>
    <w:next w:val="a1"/>
    <w:link w:val="2Char"/>
    <w:uiPriority w:val="9"/>
    <w:unhideWhenUsed/>
    <w:qFormat/>
    <w:rsid w:val="00FC693F"/>
    <w:pPr>
      <w:keepNext/>
      <w:keepLines/>
      <w:spacing w:after="0" w:line="360"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Char"/>
    <w:uiPriority w:val="9"/>
    <w:unhideWhenUsed/>
    <w:qFormat/>
    <w:rsid w:val="00FC693F"/>
    <w:pPr>
      <w:keepNext/>
      <w:keepLines/>
      <w:spacing w:after="0" w:line="360" w:lineRule="auto"/>
      <w:outlineLvl w:val="2"/>
    </w:pPr>
    <w:rPr>
      <w:rFonts w:asciiTheme="majorHAnsi" w:eastAsiaTheme="majorEastAsia" w:hAnsiTheme="majorHAnsi" w:cstheme="majorBidi"/>
      <w:bCs/>
      <w:color w:val="000000"/>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91719"/>
  </w:style>
  <w:style w:type="paragraph" w:styleId="28">
    <w:name w:val="toc 2"/>
    <w:basedOn w:val="a1"/>
    <w:next w:val="a1"/>
    <w:autoRedefine/>
    <w:uiPriority w:val="39"/>
    <w:unhideWhenUsed/>
    <w:rsid w:val="00591719"/>
    <w:pPr>
      <w:ind w:leftChars="200" w:left="420"/>
    </w:pPr>
  </w:style>
  <w:style w:type="paragraph" w:styleId="36">
    <w:name w:val="toc 3"/>
    <w:basedOn w:val="a1"/>
    <w:next w:val="a1"/>
    <w:autoRedefine/>
    <w:uiPriority w:val="39"/>
    <w:unhideWhenUsed/>
    <w:rsid w:val="00591719"/>
    <w:pPr>
      <w:ind w:leftChars="400" w:left="840"/>
    </w:pPr>
  </w:style>
  <w:style w:type="character" w:styleId="aff1">
    <w:name w:val="Hyperlink"/>
    <w:basedOn w:val="a2"/>
    <w:uiPriority w:val="99"/>
    <w:unhideWhenUsed/>
    <w:rsid w:val="007B6CCC"/>
    <w:rPr>
      <w:color w:val="0000FF" w:themeColor="hyperlink"/>
      <w:u w:val="single"/>
    </w:rPr>
  </w:style>
  <w:style w:type="character" w:customStyle="1" w:styleId="UnresolvedMention">
    <w:name w:val="Unresolved Mention"/>
    <w:basedOn w:val="a2"/>
    <w:uiPriority w:val="99"/>
    <w:semiHidden/>
    <w:unhideWhenUsed/>
    <w:rsid w:val="007B65EE"/>
    <w:rPr>
      <w:color w:val="605E5C"/>
      <w:shd w:val="clear" w:color="auto" w:fill="E1DFDD"/>
    </w:rPr>
  </w:style>
  <w:style w:type="character" w:styleId="aff2">
    <w:name w:val="annotation reference"/>
    <w:basedOn w:val="a2"/>
    <w:uiPriority w:val="99"/>
    <w:semiHidden/>
    <w:unhideWhenUsed/>
    <w:rsid w:val="001C5344"/>
    <w:rPr>
      <w:sz w:val="21"/>
      <w:szCs w:val="21"/>
    </w:rPr>
  </w:style>
  <w:style w:type="paragraph" w:styleId="aff3">
    <w:name w:val="annotation text"/>
    <w:basedOn w:val="a1"/>
    <w:link w:val="Char7"/>
    <w:uiPriority w:val="99"/>
    <w:semiHidden/>
    <w:unhideWhenUsed/>
    <w:rsid w:val="001C5344"/>
  </w:style>
  <w:style w:type="character" w:customStyle="1" w:styleId="Char7">
    <w:name w:val="批注文字 Char"/>
    <w:basedOn w:val="a2"/>
    <w:link w:val="aff3"/>
    <w:uiPriority w:val="99"/>
    <w:semiHidden/>
    <w:rsid w:val="001C5344"/>
  </w:style>
  <w:style w:type="paragraph" w:styleId="aff4">
    <w:name w:val="annotation subject"/>
    <w:basedOn w:val="aff3"/>
    <w:next w:val="aff3"/>
    <w:link w:val="Char8"/>
    <w:uiPriority w:val="99"/>
    <w:semiHidden/>
    <w:unhideWhenUsed/>
    <w:rsid w:val="001C5344"/>
    <w:rPr>
      <w:b/>
      <w:bCs/>
    </w:rPr>
  </w:style>
  <w:style w:type="character" w:customStyle="1" w:styleId="Char8">
    <w:name w:val="批注主题 Char"/>
    <w:basedOn w:val="Char7"/>
    <w:link w:val="aff4"/>
    <w:uiPriority w:val="99"/>
    <w:semiHidden/>
    <w:rsid w:val="001C5344"/>
    <w:rPr>
      <w:b/>
      <w:bCs/>
    </w:rPr>
  </w:style>
  <w:style w:type="paragraph" w:styleId="aff5">
    <w:name w:val="Balloon Text"/>
    <w:basedOn w:val="a1"/>
    <w:link w:val="Char9"/>
    <w:uiPriority w:val="99"/>
    <w:semiHidden/>
    <w:unhideWhenUsed/>
    <w:rsid w:val="001C5344"/>
    <w:pPr>
      <w:spacing w:after="0" w:line="240" w:lineRule="auto"/>
    </w:pPr>
    <w:rPr>
      <w:sz w:val="18"/>
      <w:szCs w:val="18"/>
    </w:rPr>
  </w:style>
  <w:style w:type="character" w:customStyle="1" w:styleId="Char9">
    <w:name w:val="批注框文本 Char"/>
    <w:basedOn w:val="a2"/>
    <w:link w:val="aff5"/>
    <w:uiPriority w:val="99"/>
    <w:semiHidden/>
    <w:rsid w:val="001C53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44B29-8FAC-4298-B74E-6CDC484B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2788</TotalTime>
  <Pages>1</Pages>
  <Words>12128</Words>
  <Characters>69133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帐户</cp:lastModifiedBy>
  <cp:revision>15</cp:revision>
  <dcterms:created xsi:type="dcterms:W3CDTF">2026-04-22T08:15:00Z</dcterms:created>
  <dcterms:modified xsi:type="dcterms:W3CDTF">2026-05-16T03:10:00Z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5ee87203d6211f1800073db000073db">
    <vt:lpwstr>CWMgMh4jCgKY/Mt3qIJfJasZH9Lk8/Era9824QgRiaGTq0Wb6mtHxEgY51GEn1eFyV2tlWUvf6uUuTCyUXQPFXf8Q==</vt:lpwstr>
  </property>
</Properties>
</file>